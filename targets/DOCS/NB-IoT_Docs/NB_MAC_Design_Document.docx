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BD8062" w14:textId="54FBBB26" w:rsidR="00EF67D9" w:rsidRPr="00F040A6" w:rsidRDefault="00EF67D9" w:rsidP="00511064">
      <w:pPr>
        <w:jc w:val="center"/>
        <w:rPr>
          <w:rFonts w:cs="Times New Roman"/>
          <w:sz w:val="40"/>
          <w:szCs w:val="40"/>
        </w:rPr>
      </w:pPr>
    </w:p>
    <w:p w14:paraId="11903294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63F118F4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33572388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30FAD88C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225238EB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475E62D7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0B02B949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  <w:r w:rsidRPr="00F040A6">
        <w:rPr>
          <w:rFonts w:cs="Times New Roman"/>
          <w:sz w:val="40"/>
          <w:szCs w:val="40"/>
        </w:rPr>
        <w:t>OpenAirInterface</w:t>
      </w:r>
    </w:p>
    <w:p w14:paraId="028ADD92" w14:textId="77777777" w:rsidR="00511064" w:rsidRPr="007766DE" w:rsidRDefault="00511064" w:rsidP="00511064">
      <w:pPr>
        <w:jc w:val="center"/>
        <w:rPr>
          <w:rFonts w:cs="Times New Roman"/>
          <w:sz w:val="40"/>
          <w:szCs w:val="40"/>
        </w:rPr>
      </w:pPr>
    </w:p>
    <w:p w14:paraId="3E63014B" w14:textId="77777777" w:rsidR="00410099" w:rsidRPr="00F040A6" w:rsidRDefault="00410099" w:rsidP="00410099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MAC</w:t>
      </w:r>
    </w:p>
    <w:p w14:paraId="7F156B6B" w14:textId="77777777" w:rsidR="00511064" w:rsidRPr="00410099" w:rsidRDefault="00511064" w:rsidP="00511064">
      <w:pPr>
        <w:jc w:val="center"/>
        <w:rPr>
          <w:rFonts w:cs="Times New Roman"/>
          <w:sz w:val="40"/>
          <w:szCs w:val="40"/>
        </w:rPr>
      </w:pPr>
    </w:p>
    <w:p w14:paraId="73C6E3F3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3023D9B0" w14:textId="294C0A90" w:rsidR="00BC7E9A" w:rsidRPr="00F040A6" w:rsidRDefault="00511064" w:rsidP="00511064">
      <w:pPr>
        <w:jc w:val="center"/>
        <w:rPr>
          <w:rFonts w:cs="Times New Roman"/>
          <w:sz w:val="40"/>
          <w:szCs w:val="40"/>
        </w:rPr>
      </w:pPr>
      <w:r w:rsidRPr="00F040A6">
        <w:rPr>
          <w:rFonts w:cs="Times New Roman"/>
          <w:sz w:val="40"/>
          <w:szCs w:val="40"/>
        </w:rPr>
        <w:t xml:space="preserve">Design Document </w:t>
      </w:r>
      <w:r w:rsidR="0009064A">
        <w:rPr>
          <w:rFonts w:cs="Times New Roman"/>
          <w:sz w:val="40"/>
          <w:szCs w:val="40"/>
        </w:rPr>
        <w:t>Template</w:t>
      </w:r>
    </w:p>
    <w:p w14:paraId="6A630AE1" w14:textId="01179250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74A540B0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02AF8FCF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242CB305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61DC90D9" w14:textId="77777777" w:rsidR="00511064" w:rsidRPr="00F040A6" w:rsidRDefault="00511064" w:rsidP="00511064">
      <w:pPr>
        <w:jc w:val="center"/>
        <w:rPr>
          <w:rFonts w:cs="Times New Roman"/>
          <w:sz w:val="40"/>
          <w:szCs w:val="40"/>
        </w:rPr>
      </w:pPr>
    </w:p>
    <w:p w14:paraId="3F400BDE" w14:textId="77777777" w:rsidR="00884CCC" w:rsidRDefault="00884CCC" w:rsidP="00251E55">
      <w:pPr>
        <w:rPr>
          <w:rFonts w:cs="Times New Roman"/>
          <w:sz w:val="40"/>
          <w:szCs w:val="40"/>
        </w:rPr>
        <w:sectPr w:rsidR="00884CCC" w:rsidSect="00774603">
          <w:footerReference w:type="default" r:id="rId8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3D1E841B" w14:textId="58ACC520" w:rsidR="00884CCC" w:rsidRPr="00884CCC" w:rsidRDefault="00884CCC" w:rsidP="00535E33">
      <w:pPr>
        <w:pStyle w:val="1"/>
        <w:ind w:firstLineChars="100" w:firstLine="521"/>
      </w:pPr>
      <w:bookmarkStart w:id="0" w:name="_Toc468707337"/>
      <w:r w:rsidRPr="00884CCC">
        <w:lastRenderedPageBreak/>
        <w:t>Document Revision History</w:t>
      </w:r>
      <w:bookmarkEnd w:id="0"/>
    </w:p>
    <w:tbl>
      <w:tblPr>
        <w:tblStyle w:val="a3"/>
        <w:tblW w:w="8557" w:type="dxa"/>
        <w:tblLook w:val="04A0" w:firstRow="1" w:lastRow="0" w:firstColumn="1" w:lastColumn="0" w:noHBand="0" w:noVBand="1"/>
      </w:tblPr>
      <w:tblGrid>
        <w:gridCol w:w="2057"/>
        <w:gridCol w:w="2147"/>
        <w:gridCol w:w="950"/>
        <w:gridCol w:w="3403"/>
      </w:tblGrid>
      <w:tr w:rsidR="00C54DA1" w:rsidRPr="00F040A6" w14:paraId="52E71E32" w14:textId="77777777" w:rsidTr="00263923">
        <w:tc>
          <w:tcPr>
            <w:tcW w:w="2057" w:type="dxa"/>
          </w:tcPr>
          <w:p w14:paraId="40A55C47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bCs/>
                <w:szCs w:val="40"/>
              </w:rPr>
              <w:t>Modified by</w:t>
            </w:r>
          </w:p>
        </w:tc>
        <w:tc>
          <w:tcPr>
            <w:tcW w:w="2147" w:type="dxa"/>
          </w:tcPr>
          <w:p w14:paraId="22D1EA89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bCs/>
                <w:szCs w:val="40"/>
              </w:rPr>
              <w:t>Date</w:t>
            </w:r>
          </w:p>
        </w:tc>
        <w:tc>
          <w:tcPr>
            <w:tcW w:w="950" w:type="dxa"/>
          </w:tcPr>
          <w:p w14:paraId="6A1F3BF8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bCs/>
                <w:szCs w:val="40"/>
              </w:rPr>
              <w:t>Version</w:t>
            </w:r>
          </w:p>
        </w:tc>
        <w:tc>
          <w:tcPr>
            <w:tcW w:w="3403" w:type="dxa"/>
          </w:tcPr>
          <w:p w14:paraId="4B4C8DC2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bCs/>
                <w:szCs w:val="40"/>
              </w:rPr>
              <w:t>Comments</w:t>
            </w:r>
          </w:p>
        </w:tc>
      </w:tr>
      <w:tr w:rsidR="00C54DA1" w:rsidRPr="00F040A6" w14:paraId="6CDC28E1" w14:textId="77777777" w:rsidTr="00263923">
        <w:tc>
          <w:tcPr>
            <w:tcW w:w="2057" w:type="dxa"/>
          </w:tcPr>
          <w:p w14:paraId="077E5263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Paul</w:t>
            </w:r>
          </w:p>
        </w:tc>
        <w:tc>
          <w:tcPr>
            <w:tcW w:w="2147" w:type="dxa"/>
          </w:tcPr>
          <w:p w14:paraId="142B5ADD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2016/01/02</w:t>
            </w:r>
          </w:p>
        </w:tc>
        <w:tc>
          <w:tcPr>
            <w:tcW w:w="950" w:type="dxa"/>
          </w:tcPr>
          <w:p w14:paraId="5E497AEB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1.0</w:t>
            </w:r>
          </w:p>
        </w:tc>
        <w:tc>
          <w:tcPr>
            <w:tcW w:w="3403" w:type="dxa"/>
          </w:tcPr>
          <w:p w14:paraId="43FD70C6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 xml:space="preserve">RRM Introduction, Modules, Function block introduction </w:t>
            </w:r>
          </w:p>
        </w:tc>
      </w:tr>
      <w:tr w:rsidR="00C54DA1" w:rsidRPr="00F040A6" w14:paraId="4F8014E1" w14:textId="77777777" w:rsidTr="00263923">
        <w:tc>
          <w:tcPr>
            <w:tcW w:w="2057" w:type="dxa"/>
          </w:tcPr>
          <w:p w14:paraId="55192E7B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Paul</w:t>
            </w:r>
          </w:p>
        </w:tc>
        <w:tc>
          <w:tcPr>
            <w:tcW w:w="2147" w:type="dxa"/>
          </w:tcPr>
          <w:p w14:paraId="42191081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2016/01/14</w:t>
            </w:r>
          </w:p>
        </w:tc>
        <w:tc>
          <w:tcPr>
            <w:tcW w:w="950" w:type="dxa"/>
          </w:tcPr>
          <w:p w14:paraId="569B0D50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1.1</w:t>
            </w:r>
          </w:p>
        </w:tc>
        <w:tc>
          <w:tcPr>
            <w:tcW w:w="3403" w:type="dxa"/>
          </w:tcPr>
          <w:p w14:paraId="155A97D9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Erase Finite State Machine</w:t>
            </w:r>
          </w:p>
        </w:tc>
      </w:tr>
      <w:tr w:rsidR="00C54DA1" w:rsidRPr="00F040A6" w14:paraId="69720202" w14:textId="77777777" w:rsidTr="00263923">
        <w:tc>
          <w:tcPr>
            <w:tcW w:w="2057" w:type="dxa"/>
          </w:tcPr>
          <w:p w14:paraId="7FADECA7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Vanessa</w:t>
            </w:r>
          </w:p>
        </w:tc>
        <w:tc>
          <w:tcPr>
            <w:tcW w:w="2147" w:type="dxa"/>
          </w:tcPr>
          <w:p w14:paraId="4E5CB89B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2016/03/03</w:t>
            </w:r>
          </w:p>
        </w:tc>
        <w:tc>
          <w:tcPr>
            <w:tcW w:w="950" w:type="dxa"/>
          </w:tcPr>
          <w:p w14:paraId="5622E88D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2.0</w:t>
            </w:r>
          </w:p>
        </w:tc>
        <w:tc>
          <w:tcPr>
            <w:tcW w:w="3403" w:type="dxa"/>
          </w:tcPr>
          <w:p w14:paraId="144045B0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(1) Modify Introduction</w:t>
            </w:r>
          </w:p>
          <w:p w14:paraId="00BE29F6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(2) Modify Modules</w:t>
            </w:r>
          </w:p>
          <w:p w14:paraId="1A5C7E9D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(3) Delete Function Blocks</w:t>
            </w:r>
          </w:p>
        </w:tc>
      </w:tr>
      <w:tr w:rsidR="00C54DA1" w:rsidRPr="00F040A6" w14:paraId="3018D774" w14:textId="77777777" w:rsidTr="00263923">
        <w:tc>
          <w:tcPr>
            <w:tcW w:w="2057" w:type="dxa"/>
          </w:tcPr>
          <w:p w14:paraId="55C3FC2D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Vanessa</w:t>
            </w:r>
          </w:p>
        </w:tc>
        <w:tc>
          <w:tcPr>
            <w:tcW w:w="2147" w:type="dxa"/>
          </w:tcPr>
          <w:p w14:paraId="5AAE2CA7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2016/03/04</w:t>
            </w:r>
          </w:p>
        </w:tc>
        <w:tc>
          <w:tcPr>
            <w:tcW w:w="950" w:type="dxa"/>
          </w:tcPr>
          <w:p w14:paraId="66F3E87E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2.1</w:t>
            </w:r>
          </w:p>
        </w:tc>
        <w:tc>
          <w:tcPr>
            <w:tcW w:w="3403" w:type="dxa"/>
          </w:tcPr>
          <w:p w14:paraId="362B2435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Add Fig. 1</w:t>
            </w:r>
          </w:p>
        </w:tc>
      </w:tr>
      <w:tr w:rsidR="00C54DA1" w:rsidRPr="00F040A6" w14:paraId="6D4495C3" w14:textId="77777777" w:rsidTr="00263923">
        <w:tc>
          <w:tcPr>
            <w:tcW w:w="2057" w:type="dxa"/>
          </w:tcPr>
          <w:p w14:paraId="440E3A95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Vanessa</w:t>
            </w:r>
          </w:p>
        </w:tc>
        <w:tc>
          <w:tcPr>
            <w:tcW w:w="2147" w:type="dxa"/>
          </w:tcPr>
          <w:p w14:paraId="70EA3DDE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2016/03/09</w:t>
            </w:r>
          </w:p>
        </w:tc>
        <w:tc>
          <w:tcPr>
            <w:tcW w:w="950" w:type="dxa"/>
          </w:tcPr>
          <w:p w14:paraId="65546263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2.2</w:t>
            </w:r>
          </w:p>
        </w:tc>
        <w:tc>
          <w:tcPr>
            <w:tcW w:w="3403" w:type="dxa"/>
          </w:tcPr>
          <w:p w14:paraId="714F49CD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(1) Add Fig. 2</w:t>
            </w:r>
          </w:p>
          <w:p w14:paraId="09CF3583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 w:rsidRPr="00F040A6">
              <w:rPr>
                <w:rFonts w:cs="Times New Roman"/>
                <w:szCs w:val="40"/>
              </w:rPr>
              <w:t>(2) Add Fig. 3</w:t>
            </w:r>
          </w:p>
        </w:tc>
      </w:tr>
      <w:tr w:rsidR="00C54DA1" w:rsidRPr="00F040A6" w14:paraId="07E35D91" w14:textId="77777777" w:rsidTr="00263923">
        <w:tc>
          <w:tcPr>
            <w:tcW w:w="2057" w:type="dxa"/>
          </w:tcPr>
          <w:p w14:paraId="7B325C5D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V</w:t>
            </w:r>
            <w:r>
              <w:rPr>
                <w:rFonts w:cs="Times New Roman"/>
                <w:szCs w:val="40"/>
              </w:rPr>
              <w:t>anessa</w:t>
            </w:r>
          </w:p>
        </w:tc>
        <w:tc>
          <w:tcPr>
            <w:tcW w:w="2147" w:type="dxa"/>
          </w:tcPr>
          <w:p w14:paraId="560E45CF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2016/03/15</w:t>
            </w:r>
          </w:p>
        </w:tc>
        <w:tc>
          <w:tcPr>
            <w:tcW w:w="950" w:type="dxa"/>
          </w:tcPr>
          <w:p w14:paraId="7C98F0EF" w14:textId="77777777" w:rsidR="00C54DA1" w:rsidRPr="00F040A6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2.3</w:t>
            </w:r>
          </w:p>
        </w:tc>
        <w:tc>
          <w:tcPr>
            <w:tcW w:w="3403" w:type="dxa"/>
          </w:tcPr>
          <w:p w14:paraId="125FFFC2" w14:textId="77777777" w:rsidR="00C54DA1" w:rsidRPr="00F040A6" w:rsidRDefault="00C54DA1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Modi</w:t>
            </w:r>
            <w:r>
              <w:rPr>
                <w:rFonts w:cs="Times New Roman"/>
                <w:szCs w:val="40"/>
              </w:rPr>
              <w:t>fy</w:t>
            </w:r>
            <w:r>
              <w:rPr>
                <w:rFonts w:cs="Times New Roman" w:hint="eastAsia"/>
                <w:szCs w:val="40"/>
              </w:rPr>
              <w:t xml:space="preserve"> </w:t>
            </w:r>
            <w:r w:rsidRPr="00E529CF">
              <w:rPr>
                <w:rFonts w:cs="Times New Roman"/>
                <w:szCs w:val="40"/>
              </w:rPr>
              <w:t>Function Flow of Each Module</w:t>
            </w:r>
          </w:p>
        </w:tc>
      </w:tr>
      <w:tr w:rsidR="00C54DA1" w:rsidRPr="00F040A6" w14:paraId="7917951D" w14:textId="77777777" w:rsidTr="00263923">
        <w:tc>
          <w:tcPr>
            <w:tcW w:w="2057" w:type="dxa"/>
          </w:tcPr>
          <w:p w14:paraId="38893DF9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Vanessa</w:t>
            </w:r>
          </w:p>
        </w:tc>
        <w:tc>
          <w:tcPr>
            <w:tcW w:w="2147" w:type="dxa"/>
          </w:tcPr>
          <w:p w14:paraId="041B3913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2016/03/</w:t>
            </w:r>
            <w:r>
              <w:rPr>
                <w:rFonts w:cs="Times New Roman"/>
                <w:szCs w:val="40"/>
              </w:rPr>
              <w:t>29</w:t>
            </w:r>
          </w:p>
        </w:tc>
        <w:tc>
          <w:tcPr>
            <w:tcW w:w="950" w:type="dxa"/>
          </w:tcPr>
          <w:p w14:paraId="2369498C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2.4</w:t>
            </w:r>
          </w:p>
        </w:tc>
        <w:tc>
          <w:tcPr>
            <w:tcW w:w="3403" w:type="dxa"/>
          </w:tcPr>
          <w:p w14:paraId="193749D1" w14:textId="77777777" w:rsidR="00C54DA1" w:rsidRDefault="00C54DA1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 xml:space="preserve">Modify </w:t>
            </w:r>
            <w:r>
              <w:rPr>
                <w:rFonts w:cs="Times New Roman"/>
                <w:szCs w:val="40"/>
              </w:rPr>
              <w:t>Fig.2</w:t>
            </w:r>
          </w:p>
        </w:tc>
      </w:tr>
      <w:tr w:rsidR="00C54DA1" w:rsidRPr="00F040A6" w14:paraId="624E69C2" w14:textId="77777777" w:rsidTr="00263923">
        <w:tc>
          <w:tcPr>
            <w:tcW w:w="2057" w:type="dxa"/>
          </w:tcPr>
          <w:p w14:paraId="18C07099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Vanessa</w:t>
            </w:r>
          </w:p>
        </w:tc>
        <w:tc>
          <w:tcPr>
            <w:tcW w:w="2147" w:type="dxa"/>
          </w:tcPr>
          <w:p w14:paraId="29AC6930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2016/04/02</w:t>
            </w:r>
          </w:p>
        </w:tc>
        <w:tc>
          <w:tcPr>
            <w:tcW w:w="950" w:type="dxa"/>
          </w:tcPr>
          <w:p w14:paraId="564C147A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2.5</w:t>
            </w:r>
          </w:p>
        </w:tc>
        <w:tc>
          <w:tcPr>
            <w:tcW w:w="3403" w:type="dxa"/>
          </w:tcPr>
          <w:p w14:paraId="3FBA7572" w14:textId="77777777" w:rsidR="00C54DA1" w:rsidRDefault="00C54DA1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(</w:t>
            </w:r>
            <w:r>
              <w:rPr>
                <w:rFonts w:cs="Times New Roman"/>
                <w:szCs w:val="40"/>
              </w:rPr>
              <w:t>1</w:t>
            </w:r>
            <w:r>
              <w:rPr>
                <w:rFonts w:cs="Times New Roman" w:hint="eastAsia"/>
                <w:szCs w:val="40"/>
              </w:rPr>
              <w:t>)</w:t>
            </w:r>
            <w:r>
              <w:rPr>
                <w:rFonts w:cs="Times New Roman"/>
                <w:szCs w:val="40"/>
              </w:rPr>
              <w:t xml:space="preserve"> </w:t>
            </w:r>
            <w:r w:rsidRPr="0043360E">
              <w:rPr>
                <w:rFonts w:cs="Times New Roman"/>
                <w:szCs w:val="40"/>
              </w:rPr>
              <w:t>Modify Fig.2</w:t>
            </w:r>
          </w:p>
          <w:p w14:paraId="6F386A2E" w14:textId="77777777" w:rsidR="00C54DA1" w:rsidRDefault="00C54DA1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(2) Modify Fig.3</w:t>
            </w:r>
          </w:p>
        </w:tc>
      </w:tr>
      <w:tr w:rsidR="00C54DA1" w:rsidRPr="00F040A6" w14:paraId="165FD974" w14:textId="77777777" w:rsidTr="00263923">
        <w:tc>
          <w:tcPr>
            <w:tcW w:w="2057" w:type="dxa"/>
          </w:tcPr>
          <w:p w14:paraId="753C2BD6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Eric</w:t>
            </w:r>
          </w:p>
        </w:tc>
        <w:tc>
          <w:tcPr>
            <w:tcW w:w="2147" w:type="dxa"/>
          </w:tcPr>
          <w:p w14:paraId="206AB452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2016</w:t>
            </w:r>
            <w:r>
              <w:rPr>
                <w:rFonts w:cs="Times New Roman"/>
                <w:szCs w:val="40"/>
              </w:rPr>
              <w:t>/04/03</w:t>
            </w:r>
          </w:p>
        </w:tc>
        <w:tc>
          <w:tcPr>
            <w:tcW w:w="950" w:type="dxa"/>
          </w:tcPr>
          <w:p w14:paraId="38945FC4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2.6</w:t>
            </w:r>
          </w:p>
        </w:tc>
        <w:tc>
          <w:tcPr>
            <w:tcW w:w="3403" w:type="dxa"/>
          </w:tcPr>
          <w:p w14:paraId="2F2AC1F6" w14:textId="77777777" w:rsidR="00C54DA1" w:rsidRDefault="00C54DA1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Ad</w:t>
            </w:r>
            <w:r>
              <w:rPr>
                <w:rFonts w:cs="Times New Roman"/>
                <w:szCs w:val="40"/>
              </w:rPr>
              <w:t>d Mudule/Process Table after System/Block Figures</w:t>
            </w:r>
          </w:p>
        </w:tc>
      </w:tr>
      <w:tr w:rsidR="00C54DA1" w:rsidRPr="00F040A6" w14:paraId="5E216C2D" w14:textId="77777777" w:rsidTr="00263923">
        <w:tc>
          <w:tcPr>
            <w:tcW w:w="2057" w:type="dxa"/>
          </w:tcPr>
          <w:p w14:paraId="7625FDDF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Eric</w:t>
            </w:r>
          </w:p>
        </w:tc>
        <w:tc>
          <w:tcPr>
            <w:tcW w:w="2147" w:type="dxa"/>
          </w:tcPr>
          <w:p w14:paraId="2A893FD6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2016</w:t>
            </w:r>
            <w:r>
              <w:rPr>
                <w:rFonts w:cs="Times New Roman"/>
                <w:szCs w:val="40"/>
              </w:rPr>
              <w:t>/06/08</w:t>
            </w:r>
          </w:p>
        </w:tc>
        <w:tc>
          <w:tcPr>
            <w:tcW w:w="950" w:type="dxa"/>
          </w:tcPr>
          <w:p w14:paraId="6E62B6E7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2.7</w:t>
            </w:r>
          </w:p>
        </w:tc>
        <w:tc>
          <w:tcPr>
            <w:tcW w:w="3403" w:type="dxa"/>
          </w:tcPr>
          <w:p w14:paraId="5C0FA4AB" w14:textId="77777777" w:rsidR="00C54DA1" w:rsidRPr="00F040A6" w:rsidRDefault="00C54DA1" w:rsidP="00263923">
            <w:pPr>
              <w:jc w:val="center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Modify</w:t>
            </w:r>
            <w:r>
              <w:rPr>
                <w:rFonts w:cs="Times New Roman"/>
                <w:szCs w:val="40"/>
              </w:rPr>
              <w:t xml:space="preserve"> </w:t>
            </w:r>
            <w:r>
              <w:rPr>
                <w:rFonts w:cs="Times New Roman"/>
              </w:rPr>
              <w:t>Parameters of signal lines Table Format in System/Block level</w:t>
            </w:r>
          </w:p>
          <w:p w14:paraId="5F2D0B90" w14:textId="77777777" w:rsidR="00C54DA1" w:rsidRPr="005E6513" w:rsidRDefault="00C54DA1" w:rsidP="00263923">
            <w:pPr>
              <w:rPr>
                <w:rFonts w:cs="Times New Roman"/>
                <w:szCs w:val="40"/>
              </w:rPr>
            </w:pPr>
          </w:p>
        </w:tc>
      </w:tr>
      <w:tr w:rsidR="00C54DA1" w:rsidRPr="00F040A6" w14:paraId="78C74053" w14:textId="77777777" w:rsidTr="00263923">
        <w:tc>
          <w:tcPr>
            <w:tcW w:w="2057" w:type="dxa"/>
          </w:tcPr>
          <w:p w14:paraId="433FE485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Er</w:t>
            </w:r>
            <w:r>
              <w:rPr>
                <w:rFonts w:cs="Times New Roman"/>
                <w:szCs w:val="40"/>
              </w:rPr>
              <w:t>ic</w:t>
            </w:r>
          </w:p>
        </w:tc>
        <w:tc>
          <w:tcPr>
            <w:tcW w:w="2147" w:type="dxa"/>
          </w:tcPr>
          <w:p w14:paraId="052EAAEC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2016/07/10</w:t>
            </w:r>
          </w:p>
        </w:tc>
        <w:tc>
          <w:tcPr>
            <w:tcW w:w="950" w:type="dxa"/>
          </w:tcPr>
          <w:p w14:paraId="6A5FC2B9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3.0</w:t>
            </w:r>
          </w:p>
        </w:tc>
        <w:tc>
          <w:tcPr>
            <w:tcW w:w="3403" w:type="dxa"/>
          </w:tcPr>
          <w:p w14:paraId="76BE2CBD" w14:textId="77777777" w:rsidR="00C54DA1" w:rsidRDefault="00C54DA1" w:rsidP="00263923">
            <w:pPr>
              <w:jc w:val="center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 xml:space="preserve">Draw left Process </w:t>
            </w:r>
            <w:r>
              <w:rPr>
                <w:rFonts w:cs="Times New Roman"/>
                <w:szCs w:val="40"/>
              </w:rPr>
              <w:t xml:space="preserve">Figures </w:t>
            </w:r>
            <w:r>
              <w:rPr>
                <w:rFonts w:cs="Times New Roman" w:hint="eastAsia"/>
                <w:szCs w:val="40"/>
              </w:rPr>
              <w:t>and</w:t>
            </w:r>
            <w:r>
              <w:rPr>
                <w:rFonts w:cs="Times New Roman"/>
                <w:szCs w:val="40"/>
              </w:rPr>
              <w:t xml:space="preserve"> revise </w:t>
            </w:r>
            <w:r>
              <w:rPr>
                <w:rFonts w:cs="Times New Roman" w:hint="eastAsia"/>
                <w:szCs w:val="40"/>
              </w:rPr>
              <w:t>table</w:t>
            </w:r>
            <w:r>
              <w:rPr>
                <w:rFonts w:cs="Times New Roman"/>
                <w:szCs w:val="40"/>
              </w:rPr>
              <w:t xml:space="preserve"> numbers</w:t>
            </w:r>
          </w:p>
        </w:tc>
      </w:tr>
      <w:tr w:rsidR="00C54DA1" w:rsidRPr="00F040A6" w14:paraId="6F6EB752" w14:textId="77777777" w:rsidTr="00263923">
        <w:tc>
          <w:tcPr>
            <w:tcW w:w="2057" w:type="dxa"/>
          </w:tcPr>
          <w:p w14:paraId="0EFB9F20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Eric</w:t>
            </w:r>
          </w:p>
        </w:tc>
        <w:tc>
          <w:tcPr>
            <w:tcW w:w="2147" w:type="dxa"/>
          </w:tcPr>
          <w:p w14:paraId="6614428C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</w:t>
            </w:r>
            <w:r>
              <w:rPr>
                <w:rFonts w:cs="Times New Roman"/>
                <w:szCs w:val="40"/>
              </w:rPr>
              <w:t>016/11/10</w:t>
            </w:r>
          </w:p>
        </w:tc>
        <w:tc>
          <w:tcPr>
            <w:tcW w:w="950" w:type="dxa"/>
          </w:tcPr>
          <w:p w14:paraId="3249F058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3.1</w:t>
            </w:r>
          </w:p>
        </w:tc>
        <w:tc>
          <w:tcPr>
            <w:tcW w:w="3403" w:type="dxa"/>
          </w:tcPr>
          <w:p w14:paraId="599620A1" w14:textId="77777777" w:rsidR="00C54DA1" w:rsidRDefault="00C54DA1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 xml:space="preserve">Modify DD Template base on Original DD and add Chapter 3 Channel, Chapter 4 Signal </w:t>
            </w:r>
          </w:p>
        </w:tc>
      </w:tr>
      <w:tr w:rsidR="00C54DA1" w:rsidRPr="00F040A6" w14:paraId="6F11F9C3" w14:textId="77777777" w:rsidTr="00263923">
        <w:tc>
          <w:tcPr>
            <w:tcW w:w="2057" w:type="dxa"/>
          </w:tcPr>
          <w:p w14:paraId="057BC824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Eric</w:t>
            </w:r>
          </w:p>
        </w:tc>
        <w:tc>
          <w:tcPr>
            <w:tcW w:w="2147" w:type="dxa"/>
          </w:tcPr>
          <w:p w14:paraId="78B9D096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</w:t>
            </w:r>
            <w:r>
              <w:rPr>
                <w:rFonts w:cs="Times New Roman"/>
                <w:szCs w:val="40"/>
              </w:rPr>
              <w:t>016/11/16</w:t>
            </w:r>
          </w:p>
        </w:tc>
        <w:tc>
          <w:tcPr>
            <w:tcW w:w="950" w:type="dxa"/>
          </w:tcPr>
          <w:p w14:paraId="0B83FD96" w14:textId="77777777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3.2</w:t>
            </w:r>
          </w:p>
        </w:tc>
        <w:tc>
          <w:tcPr>
            <w:tcW w:w="3403" w:type="dxa"/>
          </w:tcPr>
          <w:p w14:paraId="61A416F7" w14:textId="77777777" w:rsidR="00C54DA1" w:rsidRDefault="00C54DA1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 xml:space="preserve">Modify Chapter Channel in DD Template and Modify Chapter 4 from Signal to Data Structure </w:t>
            </w:r>
          </w:p>
        </w:tc>
      </w:tr>
      <w:tr w:rsidR="00DD281D" w:rsidRPr="00F040A6" w14:paraId="7F2E2C09" w14:textId="77777777" w:rsidTr="00263923">
        <w:tc>
          <w:tcPr>
            <w:tcW w:w="2057" w:type="dxa"/>
          </w:tcPr>
          <w:p w14:paraId="2C8C5BC8" w14:textId="04B11416" w:rsidR="00DD281D" w:rsidRDefault="00DD281D" w:rsidP="00DD281D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Kenny</w:t>
            </w:r>
          </w:p>
        </w:tc>
        <w:tc>
          <w:tcPr>
            <w:tcW w:w="2147" w:type="dxa"/>
          </w:tcPr>
          <w:p w14:paraId="1FA9D01D" w14:textId="02C345AE" w:rsidR="00DD281D" w:rsidRDefault="00DD281D" w:rsidP="00DD281D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2017/</w:t>
            </w:r>
            <w:r>
              <w:rPr>
                <w:rFonts w:cs="Times New Roman"/>
                <w:szCs w:val="40"/>
              </w:rPr>
              <w:t>1/19</w:t>
            </w:r>
          </w:p>
        </w:tc>
        <w:tc>
          <w:tcPr>
            <w:tcW w:w="950" w:type="dxa"/>
          </w:tcPr>
          <w:p w14:paraId="50A1B4D0" w14:textId="63C56B6B" w:rsidR="00DD281D" w:rsidRDefault="00DD281D" w:rsidP="00DD281D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3.3</w:t>
            </w:r>
          </w:p>
        </w:tc>
        <w:tc>
          <w:tcPr>
            <w:tcW w:w="3403" w:type="dxa"/>
          </w:tcPr>
          <w:p w14:paraId="66A265F4" w14:textId="464E731B" w:rsidR="00DD281D" w:rsidRDefault="00DD281D" w:rsidP="00DD281D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 xml:space="preserve">Complete Block PHY Config </w:t>
            </w:r>
          </w:p>
        </w:tc>
      </w:tr>
      <w:tr w:rsidR="00C54DA1" w:rsidRPr="00C54DA1" w14:paraId="20FC60BE" w14:textId="77777777" w:rsidTr="00263923">
        <w:tc>
          <w:tcPr>
            <w:tcW w:w="2057" w:type="dxa"/>
          </w:tcPr>
          <w:p w14:paraId="66085756" w14:textId="66609EEF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Kenny</w:t>
            </w:r>
          </w:p>
        </w:tc>
        <w:tc>
          <w:tcPr>
            <w:tcW w:w="2147" w:type="dxa"/>
          </w:tcPr>
          <w:p w14:paraId="690B66EB" w14:textId="7731A668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2017/</w:t>
            </w:r>
            <w:r>
              <w:rPr>
                <w:rFonts w:cs="Times New Roman"/>
                <w:szCs w:val="40"/>
              </w:rPr>
              <w:t>1/31</w:t>
            </w:r>
          </w:p>
        </w:tc>
        <w:tc>
          <w:tcPr>
            <w:tcW w:w="950" w:type="dxa"/>
          </w:tcPr>
          <w:p w14:paraId="75782CB2" w14:textId="322C23A2" w:rsidR="00C54DA1" w:rsidRDefault="00C54DA1" w:rsidP="0026392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</w:t>
            </w:r>
            <w:r w:rsidR="00DD281D">
              <w:rPr>
                <w:rFonts w:cs="Times New Roman"/>
                <w:szCs w:val="40"/>
              </w:rPr>
              <w:t>4</w:t>
            </w:r>
          </w:p>
        </w:tc>
        <w:tc>
          <w:tcPr>
            <w:tcW w:w="3403" w:type="dxa"/>
          </w:tcPr>
          <w:p w14:paraId="1E579503" w14:textId="4E842007" w:rsidR="00C54DA1" w:rsidRDefault="00DD281D" w:rsidP="00263923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I</w:t>
            </w:r>
            <w:r w:rsidR="00C54DA1">
              <w:rPr>
                <w:rFonts w:cs="Times New Roman" w:hint="eastAsia"/>
                <w:szCs w:val="40"/>
              </w:rPr>
              <w:t>nte</w:t>
            </w:r>
            <w:r w:rsidR="00C54DA1">
              <w:rPr>
                <w:rFonts w:cs="Times New Roman"/>
                <w:szCs w:val="40"/>
              </w:rPr>
              <w:t xml:space="preserve">grate All </w:t>
            </w:r>
            <w:r w:rsidR="005D29BB">
              <w:rPr>
                <w:rFonts w:cs="Times New Roman" w:hint="eastAsia"/>
                <w:szCs w:val="40"/>
              </w:rPr>
              <w:t>a</w:t>
            </w:r>
            <w:r w:rsidR="005D29BB">
              <w:rPr>
                <w:rFonts w:cs="Times New Roman"/>
                <w:szCs w:val="40"/>
              </w:rPr>
              <w:t xml:space="preserve">bout NB-IOT </w:t>
            </w:r>
            <w:r w:rsidR="00C54DA1">
              <w:rPr>
                <w:rFonts w:cs="Times New Roman"/>
                <w:szCs w:val="40"/>
              </w:rPr>
              <w:t>Design Document</w:t>
            </w:r>
          </w:p>
        </w:tc>
      </w:tr>
      <w:tr w:rsidR="006A33D0" w:rsidRPr="00C54DA1" w14:paraId="731529D8" w14:textId="77777777" w:rsidTr="00263923">
        <w:tc>
          <w:tcPr>
            <w:tcW w:w="2057" w:type="dxa"/>
          </w:tcPr>
          <w:p w14:paraId="32B7292A" w14:textId="4F973A42" w:rsidR="006A33D0" w:rsidRDefault="006A33D0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Eric</w:t>
            </w:r>
          </w:p>
        </w:tc>
        <w:tc>
          <w:tcPr>
            <w:tcW w:w="2147" w:type="dxa"/>
          </w:tcPr>
          <w:p w14:paraId="37B2EDED" w14:textId="7740568F" w:rsidR="006A33D0" w:rsidRDefault="006A33D0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2017/</w:t>
            </w:r>
            <w:r>
              <w:rPr>
                <w:rFonts w:cs="Times New Roman"/>
                <w:szCs w:val="40"/>
              </w:rPr>
              <w:t>1/31</w:t>
            </w:r>
          </w:p>
        </w:tc>
        <w:tc>
          <w:tcPr>
            <w:tcW w:w="950" w:type="dxa"/>
          </w:tcPr>
          <w:p w14:paraId="665E6361" w14:textId="6DE1277A" w:rsidR="006A33D0" w:rsidRDefault="006A33D0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</w:t>
            </w:r>
            <w:r>
              <w:rPr>
                <w:rFonts w:cs="Times New Roman"/>
                <w:szCs w:val="40"/>
              </w:rPr>
              <w:t>5</w:t>
            </w:r>
          </w:p>
        </w:tc>
        <w:tc>
          <w:tcPr>
            <w:tcW w:w="3403" w:type="dxa"/>
          </w:tcPr>
          <w:p w14:paraId="1F6821D2" w14:textId="77777777" w:rsidR="006A33D0" w:rsidRDefault="006A33D0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Complete List:</w:t>
            </w:r>
          </w:p>
          <w:p w14:paraId="511C5E65" w14:textId="0B2C7223" w:rsidR="006A33D0" w:rsidRPr="006A33D0" w:rsidRDefault="006A33D0" w:rsidP="006A33D0">
            <w:pPr>
              <w:pStyle w:val="aa"/>
              <w:numPr>
                <w:ilvl w:val="0"/>
                <w:numId w:val="12"/>
              </w:numPr>
              <w:ind w:leftChars="0"/>
              <w:rPr>
                <w:rFonts w:cs="Times New Roman"/>
                <w:szCs w:val="40"/>
              </w:rPr>
            </w:pPr>
            <w:r w:rsidRPr="006A33D0">
              <w:rPr>
                <w:rFonts w:cs="Times New Roman"/>
                <w:szCs w:val="40"/>
              </w:rPr>
              <w:t>3.1.3 MAC-PHY</w:t>
            </w:r>
            <w:r>
              <w:rPr>
                <w:rFonts w:cs="Times New Roman"/>
                <w:szCs w:val="40"/>
              </w:rPr>
              <w:t xml:space="preserve"> Primitives</w:t>
            </w:r>
          </w:p>
          <w:p w14:paraId="79FFDF61" w14:textId="1737355B" w:rsidR="006A33D0" w:rsidRPr="006A33D0" w:rsidRDefault="006A33D0" w:rsidP="006A33D0">
            <w:pPr>
              <w:pStyle w:val="aa"/>
              <w:numPr>
                <w:ilvl w:val="0"/>
                <w:numId w:val="12"/>
              </w:numPr>
              <w:ind w:leftChars="0"/>
              <w:rPr>
                <w:rFonts w:cs="Times New Roman"/>
                <w:szCs w:val="40"/>
              </w:rPr>
            </w:pPr>
            <w:r w:rsidRPr="006A33D0">
              <w:rPr>
                <w:rFonts w:cs="Times New Roman"/>
                <w:szCs w:val="40"/>
              </w:rPr>
              <w:lastRenderedPageBreak/>
              <w:t>4 Important Data Structure</w:t>
            </w:r>
          </w:p>
          <w:p w14:paraId="4E17689D" w14:textId="363046F4" w:rsidR="006A33D0" w:rsidRPr="006A33D0" w:rsidRDefault="006A33D0" w:rsidP="006A33D0">
            <w:pPr>
              <w:pStyle w:val="aa"/>
              <w:numPr>
                <w:ilvl w:val="0"/>
                <w:numId w:val="12"/>
              </w:numPr>
              <w:ind w:leftChars="0"/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 xml:space="preserve">Some block, process, procedure related </w:t>
            </w:r>
            <w:r>
              <w:rPr>
                <w:rFonts w:cs="Times New Roman" w:hint="eastAsia"/>
                <w:szCs w:val="40"/>
              </w:rPr>
              <w:t>s</w:t>
            </w:r>
            <w:r>
              <w:rPr>
                <w:rFonts w:cs="Times New Roman"/>
                <w:szCs w:val="40"/>
              </w:rPr>
              <w:t>cheduling</w:t>
            </w:r>
          </w:p>
        </w:tc>
      </w:tr>
      <w:tr w:rsidR="006A33D0" w:rsidRPr="00C54DA1" w14:paraId="45E61C25" w14:textId="77777777" w:rsidTr="00263923">
        <w:tc>
          <w:tcPr>
            <w:tcW w:w="2057" w:type="dxa"/>
          </w:tcPr>
          <w:p w14:paraId="43C72151" w14:textId="0EFBB5B5" w:rsidR="006A33D0" w:rsidRDefault="00535E33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lastRenderedPageBreak/>
              <w:t>Nick</w:t>
            </w:r>
          </w:p>
        </w:tc>
        <w:tc>
          <w:tcPr>
            <w:tcW w:w="2147" w:type="dxa"/>
          </w:tcPr>
          <w:p w14:paraId="49560AF9" w14:textId="25B55ECE" w:rsidR="006A33D0" w:rsidRDefault="00535E33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2017</w:t>
            </w:r>
            <w:r>
              <w:rPr>
                <w:rFonts w:cs="Times New Roman"/>
                <w:szCs w:val="40"/>
              </w:rPr>
              <w:t>/2/1</w:t>
            </w:r>
          </w:p>
        </w:tc>
        <w:tc>
          <w:tcPr>
            <w:tcW w:w="950" w:type="dxa"/>
          </w:tcPr>
          <w:p w14:paraId="04EFD78A" w14:textId="3A02D516" w:rsidR="006A33D0" w:rsidRDefault="00535E33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3.6</w:t>
            </w:r>
          </w:p>
        </w:tc>
        <w:tc>
          <w:tcPr>
            <w:tcW w:w="3403" w:type="dxa"/>
          </w:tcPr>
          <w:p w14:paraId="070C0C27" w14:textId="77777777" w:rsidR="006C15F5" w:rsidRDefault="006C15F5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</w:t>
            </w:r>
            <w:r>
              <w:rPr>
                <w:rFonts w:cs="Times New Roman" w:hint="eastAsia"/>
                <w:szCs w:val="40"/>
              </w:rPr>
              <w:t>1)3.1.1.2 mac_rr</w:t>
            </w:r>
            <w:r>
              <w:rPr>
                <w:rFonts w:cs="Times New Roman"/>
                <w:szCs w:val="40"/>
              </w:rPr>
              <w:t>c_data_ind</w:t>
            </w:r>
          </w:p>
          <w:p w14:paraId="6EC22FCE" w14:textId="77777777" w:rsidR="006C15F5" w:rsidRDefault="006C15F5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(</w:t>
            </w:r>
            <w:r>
              <w:rPr>
                <w:rFonts w:cs="Times New Roman"/>
                <w:szCs w:val="40"/>
              </w:rPr>
              <w:t>2</w:t>
            </w:r>
            <w:r>
              <w:rPr>
                <w:rFonts w:cs="Times New Roman" w:hint="eastAsia"/>
                <w:szCs w:val="40"/>
              </w:rPr>
              <w:t>)</w:t>
            </w:r>
            <w:r>
              <w:rPr>
                <w:rFonts w:cs="Times New Roman"/>
                <w:szCs w:val="40"/>
              </w:rPr>
              <w:t>3.1.2.1 mac_rlc_data_ind</w:t>
            </w:r>
          </w:p>
          <w:p w14:paraId="52D3656D" w14:textId="77777777" w:rsidR="006C15F5" w:rsidRDefault="006C15F5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(3)Complete 3.1.3 MAC-PHY Primitive about Random access procedure and UL scheduling</w:t>
            </w:r>
          </w:p>
          <w:p w14:paraId="03C736BD" w14:textId="77777777" w:rsidR="006C15F5" w:rsidRDefault="006C15F5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(4)5.2 Random_Access</w:t>
            </w:r>
          </w:p>
          <w:p w14:paraId="184762D1" w14:textId="77777777" w:rsidR="006C15F5" w:rsidRDefault="006C15F5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(5)6.1.5 rx_sdu</w:t>
            </w:r>
          </w:p>
          <w:p w14:paraId="1C323D4A" w14:textId="77777777" w:rsidR="006C15F5" w:rsidRDefault="006C15F5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(6)7.1.1.4.1 schedule_ulsch</w:t>
            </w:r>
          </w:p>
          <w:p w14:paraId="002C7DE3" w14:textId="04ED2E07" w:rsidR="006C15F5" w:rsidRPr="006A33D0" w:rsidRDefault="006C15F5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(7)7.2 Procedure of process rx_sdu</w:t>
            </w:r>
          </w:p>
        </w:tc>
      </w:tr>
      <w:tr w:rsidR="006A33D0" w:rsidRPr="00C54DA1" w14:paraId="4EFF5CA3" w14:textId="77777777" w:rsidTr="00263923">
        <w:tc>
          <w:tcPr>
            <w:tcW w:w="2057" w:type="dxa"/>
          </w:tcPr>
          <w:p w14:paraId="5A46C49C" w14:textId="091378DE" w:rsidR="006A33D0" w:rsidRDefault="00E155B6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Ca</w:t>
            </w:r>
            <w:r>
              <w:rPr>
                <w:rFonts w:cs="Times New Roman"/>
                <w:szCs w:val="40"/>
              </w:rPr>
              <w:t>lvin</w:t>
            </w:r>
          </w:p>
        </w:tc>
        <w:tc>
          <w:tcPr>
            <w:tcW w:w="2147" w:type="dxa"/>
          </w:tcPr>
          <w:p w14:paraId="67F18656" w14:textId="4B107FDD" w:rsidR="006A33D0" w:rsidRDefault="00E155B6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2017/2/2</w:t>
            </w:r>
          </w:p>
        </w:tc>
        <w:tc>
          <w:tcPr>
            <w:tcW w:w="950" w:type="dxa"/>
          </w:tcPr>
          <w:p w14:paraId="37BB8023" w14:textId="5306295C" w:rsidR="006A33D0" w:rsidRDefault="00E155B6" w:rsidP="006A33D0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3.7</w:t>
            </w:r>
          </w:p>
        </w:tc>
        <w:tc>
          <w:tcPr>
            <w:tcW w:w="3403" w:type="dxa"/>
          </w:tcPr>
          <w:p w14:paraId="196F91E4" w14:textId="1BDB2DA6" w:rsidR="006A33D0" w:rsidRDefault="00E155B6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(1) 5.4 Events</w:t>
            </w:r>
            <w:r w:rsidR="00EE2F18">
              <w:rPr>
                <w:rFonts w:cs="Times New Roman"/>
                <w:szCs w:val="40"/>
              </w:rPr>
              <w:t xml:space="preserve"> Block/Process/Procedure</w:t>
            </w:r>
          </w:p>
          <w:p w14:paraId="4E5748A7" w14:textId="42730907" w:rsidR="00E155B6" w:rsidRDefault="00E155B6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 xml:space="preserve">(2) </w:t>
            </w:r>
            <w:r w:rsidR="00EE2F18">
              <w:rPr>
                <w:rFonts w:cs="Times New Roman"/>
                <w:szCs w:val="40"/>
              </w:rPr>
              <w:t>6.1.2 get_dci_sdu Process</w:t>
            </w:r>
          </w:p>
          <w:p w14:paraId="7E23CB34" w14:textId="1D494018" w:rsidR="00EE2F18" w:rsidRDefault="00EE2F18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(3) 6.1.4 get_dlsch_sdu Process</w:t>
            </w:r>
          </w:p>
          <w:p w14:paraId="2F2F91F6" w14:textId="3A84F9D3" w:rsidR="00EE2F18" w:rsidRDefault="00EE2F18" w:rsidP="006A33D0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(4) 7.1.1.4.4 schedule_SI Procedures</w:t>
            </w:r>
          </w:p>
        </w:tc>
      </w:tr>
      <w:tr w:rsidR="002D6EAB" w:rsidRPr="00C54DA1" w14:paraId="6F3AFD8B" w14:textId="77777777" w:rsidTr="00263923">
        <w:tc>
          <w:tcPr>
            <w:tcW w:w="2057" w:type="dxa"/>
          </w:tcPr>
          <w:p w14:paraId="0752FC57" w14:textId="7393F675" w:rsidR="002D6EAB" w:rsidRDefault="002D6EAB" w:rsidP="002D6EAB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Xa</w:t>
            </w:r>
            <w:r>
              <w:rPr>
                <w:rFonts w:cs="Times New Roman"/>
                <w:szCs w:val="40"/>
              </w:rPr>
              <w:t>vier</w:t>
            </w:r>
          </w:p>
        </w:tc>
        <w:tc>
          <w:tcPr>
            <w:tcW w:w="2147" w:type="dxa"/>
          </w:tcPr>
          <w:p w14:paraId="15A741E4" w14:textId="034BF63E" w:rsidR="002D6EAB" w:rsidRDefault="002D6EAB" w:rsidP="002D6EAB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2017/2/3</w:t>
            </w:r>
          </w:p>
        </w:tc>
        <w:tc>
          <w:tcPr>
            <w:tcW w:w="950" w:type="dxa"/>
          </w:tcPr>
          <w:p w14:paraId="4C9788B7" w14:textId="10A79BCE" w:rsidR="002D6EAB" w:rsidRDefault="002D6EAB" w:rsidP="002D6EAB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3.8</w:t>
            </w:r>
          </w:p>
        </w:tc>
        <w:tc>
          <w:tcPr>
            <w:tcW w:w="3403" w:type="dxa"/>
          </w:tcPr>
          <w:p w14:paraId="3010F3B3" w14:textId="255ADBB5" w:rsidR="002D6EAB" w:rsidRDefault="002D6EAB" w:rsidP="002D6EAB">
            <w:pPr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(</w:t>
            </w:r>
            <w:r>
              <w:rPr>
                <w:rFonts w:cs="Times New Roman"/>
                <w:szCs w:val="40"/>
              </w:rPr>
              <w:t>1</w:t>
            </w:r>
            <w:r>
              <w:rPr>
                <w:rFonts w:cs="Times New Roman" w:hint="eastAsia"/>
                <w:szCs w:val="40"/>
              </w:rPr>
              <w:t>)</w:t>
            </w:r>
            <w:r>
              <w:rPr>
                <w:rFonts w:cs="Times New Roman"/>
                <w:szCs w:val="40"/>
              </w:rPr>
              <w:t xml:space="preserve"> 3.1.2.2 mac_rlc_data_req</w:t>
            </w:r>
          </w:p>
          <w:p w14:paraId="3B558BEA" w14:textId="48755261" w:rsidR="002D6EAB" w:rsidRDefault="002D6EAB" w:rsidP="002D6EAB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(2) 3.1.2.3 mac_rlc_status_ind</w:t>
            </w:r>
          </w:p>
          <w:p w14:paraId="2F0DA8BA" w14:textId="1732493A" w:rsidR="002D6EAB" w:rsidRDefault="002D6EAB" w:rsidP="002D6EAB">
            <w:pPr>
              <w:rPr>
                <w:rFonts w:cs="Times New Roman"/>
                <w:szCs w:val="40"/>
              </w:rPr>
            </w:pPr>
            <w:r>
              <w:rPr>
                <w:rFonts w:cs="Times New Roman" w:hint="eastAsia"/>
                <w:szCs w:val="40"/>
              </w:rPr>
              <w:t>(</w:t>
            </w:r>
            <w:r>
              <w:rPr>
                <w:rFonts w:cs="Times New Roman"/>
                <w:szCs w:val="40"/>
              </w:rPr>
              <w:t>3</w:t>
            </w:r>
            <w:r>
              <w:rPr>
                <w:rFonts w:cs="Times New Roman" w:hint="eastAsia"/>
                <w:szCs w:val="40"/>
              </w:rPr>
              <w:t>)</w:t>
            </w:r>
            <w:r>
              <w:rPr>
                <w:rFonts w:cs="Times New Roman"/>
                <w:szCs w:val="40"/>
              </w:rPr>
              <w:t xml:space="preserve"> 7.1.1.4.2 schedule_ue_spec</w:t>
            </w:r>
          </w:p>
          <w:p w14:paraId="6C64B9DB" w14:textId="1D593239" w:rsidR="002D6EAB" w:rsidRDefault="002D6EAB" w:rsidP="002D6EAB">
            <w:pPr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(4) 7.1.1.4.3 fill_DLSCH_dci</w:t>
            </w:r>
          </w:p>
        </w:tc>
        <w:bookmarkStart w:id="1" w:name="_GoBack"/>
        <w:bookmarkEnd w:id="1"/>
      </w:tr>
    </w:tbl>
    <w:p w14:paraId="1A72A700" w14:textId="72B12276" w:rsidR="00884CCC" w:rsidRPr="00C54DA1" w:rsidRDefault="00884CCC" w:rsidP="00251E55">
      <w:pPr>
        <w:rPr>
          <w:rFonts w:cs="Times New Roman"/>
          <w:sz w:val="40"/>
          <w:szCs w:val="40"/>
        </w:rPr>
      </w:pPr>
    </w:p>
    <w:p w14:paraId="621FA2B0" w14:textId="33225A87" w:rsidR="00511064" w:rsidRPr="00F040A6" w:rsidRDefault="00884CCC" w:rsidP="00884CCC">
      <w:pPr>
        <w:widowControl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br w:type="page"/>
      </w:r>
    </w:p>
    <w:p w14:paraId="3D92167D" w14:textId="77777777" w:rsidR="00511064" w:rsidRPr="00F040A6" w:rsidRDefault="00511064" w:rsidP="00524EAD">
      <w:pPr>
        <w:pStyle w:val="1"/>
        <w:rPr>
          <w:rFonts w:cs="Times New Roman"/>
          <w:sz w:val="40"/>
          <w:szCs w:val="40"/>
        </w:rPr>
      </w:pPr>
      <w:bookmarkStart w:id="2" w:name="_Toc473244950"/>
      <w:r w:rsidRPr="00F040A6">
        <w:rPr>
          <w:rFonts w:cs="Times New Roman"/>
          <w:sz w:val="40"/>
          <w:szCs w:val="40"/>
        </w:rPr>
        <w:lastRenderedPageBreak/>
        <w:t>Table of Content</w:t>
      </w:r>
      <w:bookmarkEnd w:id="2"/>
    </w:p>
    <w:sdt>
      <w:sdtPr>
        <w:rPr>
          <w:rFonts w:asciiTheme="minorHAnsi" w:eastAsiaTheme="minorEastAsia" w:hAnsiTheme="minorHAnsi" w:cs="Times New Roman"/>
          <w:color w:val="auto"/>
          <w:kern w:val="2"/>
          <w:sz w:val="24"/>
          <w:szCs w:val="24"/>
          <w:lang w:val="zh-TW"/>
        </w:rPr>
        <w:id w:val="135276016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287581A5" w14:textId="77777777" w:rsidR="00524EAD" w:rsidRPr="00F040A6" w:rsidRDefault="00524EAD">
          <w:pPr>
            <w:pStyle w:val="ab"/>
            <w:rPr>
              <w:rFonts w:cs="Times New Roman"/>
              <w:sz w:val="24"/>
              <w:szCs w:val="24"/>
            </w:rPr>
          </w:pPr>
        </w:p>
        <w:p w14:paraId="2C1F1CF0" w14:textId="01604ADD" w:rsidR="00CE187F" w:rsidRDefault="00524EAD">
          <w:pPr>
            <w:pStyle w:val="11"/>
            <w:tabs>
              <w:tab w:val="right" w:leader="dot" w:pos="8296"/>
            </w:tabs>
            <w:rPr>
              <w:noProof/>
            </w:rPr>
          </w:pPr>
          <w:r w:rsidRPr="00F040A6">
            <w:rPr>
              <w:rFonts w:cs="Times New Roman"/>
              <w:szCs w:val="24"/>
            </w:rPr>
            <w:fldChar w:fldCharType="begin"/>
          </w:r>
          <w:r w:rsidRPr="00F040A6">
            <w:rPr>
              <w:rFonts w:cs="Times New Roman"/>
              <w:szCs w:val="24"/>
            </w:rPr>
            <w:instrText xml:space="preserve"> TOC \o "1-3" \h \z \u </w:instrText>
          </w:r>
          <w:r w:rsidRPr="00F040A6">
            <w:rPr>
              <w:rFonts w:cs="Times New Roman"/>
              <w:szCs w:val="24"/>
            </w:rPr>
            <w:fldChar w:fldCharType="separate"/>
          </w:r>
          <w:hyperlink w:anchor="_Toc473244949" w:history="1">
            <w:r w:rsidR="00CE187F" w:rsidRPr="002C10CE">
              <w:rPr>
                <w:rStyle w:val="ac"/>
                <w:rFonts w:cs="Times New Roman"/>
                <w:noProof/>
              </w:rPr>
              <w:t>Document Revision History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_Toc473244949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0A5E68C" w14:textId="29A055C5" w:rsidR="00CE187F" w:rsidRDefault="00A53881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73244950" w:history="1">
            <w:r w:rsidR="00CE187F" w:rsidRPr="002C10CE">
              <w:rPr>
                <w:rStyle w:val="ac"/>
                <w:rFonts w:cs="Times New Roman"/>
                <w:noProof/>
              </w:rPr>
              <w:t>Table of Content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_Toc473244950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378A6E03" w14:textId="44281CD3" w:rsidR="00CE187F" w:rsidRDefault="00A53881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473244951" w:history="1">
            <w:r w:rsidR="00CE187F" w:rsidRPr="002C10CE">
              <w:rPr>
                <w:rStyle w:val="ac"/>
                <w:noProof/>
              </w:rPr>
              <w:t>1</w:t>
            </w:r>
            <w:r w:rsidR="00CE187F">
              <w:rPr>
                <w:noProof/>
              </w:rPr>
              <w:tab/>
            </w:r>
            <w:r w:rsidR="00CE187F" w:rsidRPr="002C10CE">
              <w:rPr>
                <w:rStyle w:val="ac"/>
                <w:noProof/>
              </w:rPr>
              <w:t>Reference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_Toc473244951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4AB4B2C" w14:textId="38663A60" w:rsidR="00CE187F" w:rsidRDefault="00A53881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473244952" w:history="1">
            <w:r w:rsidR="00CE187F" w:rsidRPr="002C10CE">
              <w:rPr>
                <w:rStyle w:val="ac"/>
                <w:noProof/>
              </w:rPr>
              <w:t>2</w:t>
            </w:r>
            <w:r w:rsidR="00CE187F">
              <w:rPr>
                <w:noProof/>
              </w:rPr>
              <w:tab/>
            </w:r>
            <w:r w:rsidR="00CE187F" w:rsidRPr="002C10CE">
              <w:rPr>
                <w:rStyle w:val="ac"/>
                <w:noProof/>
              </w:rPr>
              <w:t>Introduction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_Toc473244952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5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A6FA7E8" w14:textId="211D9094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53" w:history="1">
            <w:r w:rsidR="00CE187F" w:rsidRPr="002C10CE">
              <w:rPr>
                <w:rStyle w:val="ac"/>
                <w:noProof/>
              </w:rPr>
              <w:t>2.1 Definition and Abbreviations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_Toc473244953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5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38894FB7" w14:textId="24FF9DEF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54" w:history="1">
            <w:r w:rsidR="00CE187F" w:rsidRPr="002C10CE">
              <w:rPr>
                <w:rStyle w:val="ac"/>
                <w:noProof/>
              </w:rPr>
              <w:t>2.2 Overview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_Toc473244954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6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06C3F08F" w14:textId="5B5EAB47" w:rsidR="00CE187F" w:rsidRDefault="00A53881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473244955" w:history="1">
            <w:r w:rsidR="00CE187F" w:rsidRPr="002C10CE">
              <w:rPr>
                <w:rStyle w:val="ac"/>
                <w:noProof/>
              </w:rPr>
              <w:t>3</w:t>
            </w:r>
            <w:r w:rsidR="00CE187F">
              <w:rPr>
                <w:noProof/>
              </w:rPr>
              <w:tab/>
            </w:r>
            <w:r w:rsidR="00CE187F" w:rsidRPr="002C10CE">
              <w:rPr>
                <w:rStyle w:val="ac"/>
                <w:noProof/>
              </w:rPr>
              <w:t>Channel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_Toc473244955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8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25F03F98" w14:textId="749D1BE5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56" w:history="1">
            <w:r w:rsidR="00CE187F" w:rsidRPr="002C10CE">
              <w:rPr>
                <w:rStyle w:val="ac"/>
                <w:noProof/>
              </w:rPr>
              <w:t>3.1 Cross Layer Channel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_Toc473244956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8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0CC4730D" w14:textId="63A486C0" w:rsidR="00CE187F" w:rsidRDefault="00A53881">
          <w:pPr>
            <w:pStyle w:val="31"/>
            <w:rPr>
              <w:noProof/>
            </w:rPr>
          </w:pPr>
          <w:hyperlink w:anchor="_Toc473244957" w:history="1">
            <w:r w:rsidR="00CE187F" w:rsidRPr="002C10CE">
              <w:rPr>
                <w:rStyle w:val="ac"/>
                <w:noProof/>
              </w:rPr>
              <w:t>3.1.1 MAC-RRC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_Toc473244957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8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77E827A" w14:textId="2AE0B57F" w:rsidR="00CE187F" w:rsidRDefault="00A53881">
          <w:pPr>
            <w:pStyle w:val="31"/>
            <w:rPr>
              <w:noProof/>
            </w:rPr>
          </w:pPr>
          <w:hyperlink w:anchor="_Toc473244958" w:history="1">
            <w:r w:rsidR="00CE187F" w:rsidRPr="002C10CE">
              <w:rPr>
                <w:rStyle w:val="ac"/>
                <w:noProof/>
              </w:rPr>
              <w:t>3.1.2 MAC-RLC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_Toc473244958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B606A78" w14:textId="224CC584" w:rsidR="00CE187F" w:rsidRDefault="00A53881">
          <w:pPr>
            <w:pStyle w:val="31"/>
            <w:rPr>
              <w:noProof/>
            </w:rPr>
          </w:pPr>
          <w:hyperlink w:anchor="_Toc473244959" w:history="1">
            <w:r w:rsidR="00CE187F" w:rsidRPr="002C10CE">
              <w:rPr>
                <w:rStyle w:val="ac"/>
                <w:noProof/>
              </w:rPr>
              <w:t>3.1.3 MAC-PHY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_Toc473244959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3CE169DE" w14:textId="1AA60934" w:rsidR="00CE187F" w:rsidRDefault="00A53881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473244960" w:history="1">
            <w:r w:rsidR="00CE187F" w:rsidRPr="002C10CE">
              <w:rPr>
                <w:rStyle w:val="ac"/>
                <w:noProof/>
              </w:rPr>
              <w:t>4</w:t>
            </w:r>
            <w:r w:rsidR="00CE187F">
              <w:rPr>
                <w:noProof/>
              </w:rPr>
              <w:tab/>
            </w:r>
            <w:r w:rsidR="00CE187F" w:rsidRPr="002C10CE">
              <w:rPr>
                <w:rStyle w:val="ac"/>
                <w:noProof/>
              </w:rPr>
              <w:t>Important Data Structure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_Toc473244960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17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2EA72F42" w14:textId="2776D140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1" w:history="1">
            <w:r w:rsidR="00CE187F" w:rsidRPr="002C10CE">
              <w:rPr>
                <w:rStyle w:val="ac"/>
                <w:noProof/>
              </w:rPr>
              <w:t>4.1 eNB_MAC_INST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_Toc473244961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17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ECCC700" w14:textId="09F4EA93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2" w:history="1">
            <w:r w:rsidR="00CE187F" w:rsidRPr="002C10CE">
              <w:rPr>
                <w:rStyle w:val="ac"/>
                <w:noProof/>
              </w:rPr>
              <w:t>4.2 eNB common channels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_Toc473244962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18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0FB2489" w14:textId="59D8264C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3" w:history="1">
            <w:r w:rsidR="00CE187F" w:rsidRPr="002C10CE">
              <w:rPr>
                <w:rStyle w:val="ac"/>
                <w:noProof/>
              </w:rPr>
              <w:t>4.3 eNB *RA_template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_Toc473244963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DB59E4B" w14:textId="01323344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4" w:history="1">
            <w:r w:rsidR="00CE187F" w:rsidRPr="002C10CE">
              <w:rPr>
                <w:rStyle w:val="ac"/>
                <w:noProof/>
              </w:rPr>
              <w:t>4.4 eNB DCI_PDU*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_Toc473244964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B868D44" w14:textId="61775E98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5" w:history="1">
            <w:r w:rsidR="00CE187F" w:rsidRPr="002C10CE">
              <w:rPr>
                <w:rStyle w:val="ac"/>
                <w:noProof/>
              </w:rPr>
              <w:t>4.5 eNB ULSCH_PDU*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_Toc473244965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23E66ACE" w14:textId="0516B34E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6" w:history="1">
            <w:r w:rsidR="00CE187F" w:rsidRPr="002C10CE">
              <w:rPr>
                <w:rStyle w:val="ac"/>
                <w:noProof/>
              </w:rPr>
              <w:t>4.6 eNB DLSCH_PDU*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_Toc473244966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99C397A" w14:textId="2C728348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7" w:history="1">
            <w:r w:rsidR="00CE187F" w:rsidRPr="002C10CE">
              <w:rPr>
                <w:rStyle w:val="ac"/>
                <w:noProof/>
              </w:rPr>
              <w:t>4.7 eNB CCCH_PDU*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_Toc473244967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955D296" w14:textId="5D2D96C1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8" w:history="1">
            <w:r w:rsidR="00CE187F" w:rsidRPr="002C10CE">
              <w:rPr>
                <w:rStyle w:val="ac"/>
                <w:noProof/>
              </w:rPr>
              <w:t>4.8 eNB BCCH_PDU*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_Toc473244968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22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C7CB974" w14:textId="45AD56DC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69" w:history="1">
            <w:r w:rsidR="00CE187F" w:rsidRPr="002C10CE">
              <w:rPr>
                <w:rStyle w:val="ac"/>
                <w:noProof/>
              </w:rPr>
              <w:t>4.9 UE list*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_Toc473244969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22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7E385BC" w14:textId="24EB0B97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70" w:history="1">
            <w:r w:rsidR="00CE187F" w:rsidRPr="002C10CE">
              <w:rPr>
                <w:rStyle w:val="ac"/>
                <w:noProof/>
              </w:rPr>
              <w:t>4.10 mac_rlc_status_resp_t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_Toc473244970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23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1E8E5B09" w14:textId="7C008B62" w:rsidR="00CE187F" w:rsidRDefault="00A53881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473244971" w:history="1">
            <w:r w:rsidR="00CE187F" w:rsidRPr="002C10CE">
              <w:rPr>
                <w:rStyle w:val="ac"/>
                <w:noProof/>
              </w:rPr>
              <w:t>5</w:t>
            </w:r>
            <w:r w:rsidR="00CE187F">
              <w:rPr>
                <w:noProof/>
              </w:rPr>
              <w:tab/>
            </w:r>
            <w:r w:rsidR="00CE187F" w:rsidRPr="002C10CE">
              <w:rPr>
                <w:rStyle w:val="ac"/>
                <w:noProof/>
              </w:rPr>
              <w:t>Block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_Toc473244971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24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64724A9" w14:textId="26C6BAD3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72" w:history="1">
            <w:r w:rsidR="00CE187F" w:rsidRPr="002C10CE">
              <w:rPr>
                <w:rStyle w:val="ac"/>
                <w:noProof/>
              </w:rPr>
              <w:t xml:space="preserve">5.1 </w:t>
            </w:r>
            <w:r w:rsidR="00CE187F" w:rsidRPr="002C10CE">
              <w:rPr>
                <w:rStyle w:val="ac"/>
                <w:rFonts w:cs="Times New Roman"/>
                <w:noProof/>
              </w:rPr>
              <w:t>Scheduling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_Toc473244972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25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025650AC" w14:textId="257EF18B" w:rsidR="00CE187F" w:rsidRDefault="00A53881">
          <w:pPr>
            <w:pStyle w:val="31"/>
            <w:rPr>
              <w:noProof/>
            </w:rPr>
          </w:pPr>
          <w:hyperlink w:anchor="_Toc473244973" w:history="1">
            <w:r w:rsidR="00CE187F" w:rsidRPr="002C10CE">
              <w:rPr>
                <w:rStyle w:val="ac"/>
                <w:noProof/>
              </w:rPr>
              <w:t>5.1.1 Introduction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_Toc473244973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25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46191D4" w14:textId="566C33C9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74" w:history="1">
            <w:r w:rsidR="00CE187F" w:rsidRPr="002C10CE">
              <w:rPr>
                <w:rStyle w:val="ac"/>
                <w:noProof/>
              </w:rPr>
              <w:t xml:space="preserve">5.2 </w:t>
            </w:r>
            <w:r w:rsidR="00CE187F" w:rsidRPr="002C10CE">
              <w:rPr>
                <w:rStyle w:val="ac"/>
                <w:rFonts w:cs="Times New Roman"/>
                <w:noProof/>
              </w:rPr>
              <w:t>Random_Access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_Toc473244974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27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E244676" w14:textId="51191168" w:rsidR="00CE187F" w:rsidRDefault="00A53881">
          <w:pPr>
            <w:pStyle w:val="31"/>
            <w:rPr>
              <w:noProof/>
            </w:rPr>
          </w:pPr>
          <w:hyperlink w:anchor="_Toc473244975" w:history="1">
            <w:r w:rsidR="00CE187F" w:rsidRPr="002C10CE">
              <w:rPr>
                <w:rStyle w:val="ac"/>
                <w:noProof/>
              </w:rPr>
              <w:t>5.2.1 Introduction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_Toc473244975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27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00B0028D" w14:textId="2AEBF865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76" w:history="1">
            <w:r w:rsidR="00CE187F" w:rsidRPr="002C10CE">
              <w:rPr>
                <w:rStyle w:val="ac"/>
                <w:noProof/>
              </w:rPr>
              <w:t xml:space="preserve">5.3 </w:t>
            </w:r>
            <w:r w:rsidR="00CE187F" w:rsidRPr="002C10CE">
              <w:rPr>
                <w:rStyle w:val="ac"/>
                <w:rFonts w:cs="Times New Roman"/>
                <w:noProof/>
              </w:rPr>
              <w:t>PHY_Config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_Toc473244976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B5E7B10" w14:textId="04C48BEC" w:rsidR="00CE187F" w:rsidRDefault="00A53881">
          <w:pPr>
            <w:pStyle w:val="31"/>
            <w:rPr>
              <w:noProof/>
            </w:rPr>
          </w:pPr>
          <w:hyperlink w:anchor="_Toc473244977" w:history="1">
            <w:r w:rsidR="00CE187F" w:rsidRPr="002C10CE">
              <w:rPr>
                <w:rStyle w:val="ac"/>
                <w:noProof/>
              </w:rPr>
              <w:t>5.3.1 Introduction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_Toc473244977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2A41C95" w14:textId="3E2CA744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78" w:history="1">
            <w:r w:rsidR="00CE187F" w:rsidRPr="002C10CE">
              <w:rPr>
                <w:rStyle w:val="ac"/>
                <w:noProof/>
              </w:rPr>
              <w:t xml:space="preserve">5.4 </w:t>
            </w:r>
            <w:r w:rsidR="00CE187F" w:rsidRPr="002C10CE">
              <w:rPr>
                <w:rStyle w:val="ac"/>
                <w:rFonts w:cs="Times New Roman"/>
                <w:noProof/>
              </w:rPr>
              <w:t>Events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_Toc473244978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1CE96A9B" w14:textId="5DD5DF1E" w:rsidR="00CE187F" w:rsidRDefault="00A53881">
          <w:pPr>
            <w:pStyle w:val="31"/>
            <w:rPr>
              <w:noProof/>
            </w:rPr>
          </w:pPr>
          <w:hyperlink w:anchor="_Toc473244979" w:history="1">
            <w:r w:rsidR="00CE187F" w:rsidRPr="002C10CE">
              <w:rPr>
                <w:rStyle w:val="ac"/>
                <w:noProof/>
              </w:rPr>
              <w:t>5.4.1 Introduction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_Toc473244979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1AB7421" w14:textId="22F8A541" w:rsidR="00CE187F" w:rsidRDefault="00A53881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473244980" w:history="1">
            <w:r w:rsidR="00CE187F" w:rsidRPr="002C10CE">
              <w:rPr>
                <w:rStyle w:val="ac"/>
                <w:noProof/>
              </w:rPr>
              <w:t>6</w:t>
            </w:r>
            <w:r w:rsidR="00CE187F">
              <w:rPr>
                <w:noProof/>
              </w:rPr>
              <w:tab/>
            </w:r>
            <w:r w:rsidR="00CE187F" w:rsidRPr="002C10CE">
              <w:rPr>
                <w:rStyle w:val="ac"/>
                <w:noProof/>
              </w:rPr>
              <w:t>Process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_Toc473244980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33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992FC30" w14:textId="2013709F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81" w:history="1">
            <w:r w:rsidR="00CE187F" w:rsidRPr="002C10CE">
              <w:rPr>
                <w:rStyle w:val="ac"/>
                <w:noProof/>
              </w:rPr>
              <w:t>6.1 Process of block Scheduling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_Toc473244981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33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6E1B459" w14:textId="75260B33" w:rsidR="00CE187F" w:rsidRDefault="00A53881">
          <w:pPr>
            <w:pStyle w:val="31"/>
            <w:rPr>
              <w:noProof/>
            </w:rPr>
          </w:pPr>
          <w:hyperlink w:anchor="_Toc473244982" w:history="1">
            <w:r w:rsidR="00CE187F" w:rsidRPr="002C10CE">
              <w:rPr>
                <w:rStyle w:val="ac"/>
                <w:noProof/>
              </w:rPr>
              <w:t>6.1.1 Scheduler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_Toc473244982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33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BD09E49" w14:textId="1544672A" w:rsidR="00CE187F" w:rsidRDefault="00A53881">
          <w:pPr>
            <w:pStyle w:val="31"/>
            <w:rPr>
              <w:noProof/>
            </w:rPr>
          </w:pPr>
          <w:hyperlink w:anchor="_Toc473244983" w:history="1">
            <w:r w:rsidR="00CE187F" w:rsidRPr="002C10CE">
              <w:rPr>
                <w:rStyle w:val="ac"/>
                <w:noProof/>
              </w:rPr>
              <w:t>6.1.2 get_dci_sdu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_Toc473244983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35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D553C32" w14:textId="5A05F94B" w:rsidR="00CE187F" w:rsidRDefault="00A53881">
          <w:pPr>
            <w:pStyle w:val="31"/>
            <w:rPr>
              <w:noProof/>
            </w:rPr>
          </w:pPr>
          <w:hyperlink w:anchor="_Toc473244984" w:history="1">
            <w:r w:rsidR="00CE187F" w:rsidRPr="002C10CE">
              <w:rPr>
                <w:rStyle w:val="ac"/>
                <w:noProof/>
              </w:rPr>
              <w:t>6.1.3 get_mch_sdu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_Toc473244984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36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9F336A8" w14:textId="263420F6" w:rsidR="00CE187F" w:rsidRDefault="00A53881">
          <w:pPr>
            <w:pStyle w:val="31"/>
            <w:rPr>
              <w:noProof/>
            </w:rPr>
          </w:pPr>
          <w:hyperlink w:anchor="_Toc473244985" w:history="1">
            <w:r w:rsidR="00CE187F" w:rsidRPr="002C10CE">
              <w:rPr>
                <w:rStyle w:val="ac"/>
                <w:noProof/>
              </w:rPr>
              <w:t>6.1.4 get_dlsch_sdu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_Toc473244985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36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0284CBD6" w14:textId="4AF0A1A1" w:rsidR="00CE187F" w:rsidRDefault="00A53881">
          <w:pPr>
            <w:pStyle w:val="31"/>
            <w:rPr>
              <w:noProof/>
            </w:rPr>
          </w:pPr>
          <w:hyperlink w:anchor="_Toc473244986" w:history="1">
            <w:r w:rsidR="00CE187F" w:rsidRPr="002C10CE">
              <w:rPr>
                <w:rStyle w:val="ac"/>
                <w:noProof/>
              </w:rPr>
              <w:t>6.1.5 rx_sdu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_Toc473244986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38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3B8C8D82" w14:textId="64CD4A70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87" w:history="1">
            <w:r w:rsidR="00CE187F" w:rsidRPr="002C10CE">
              <w:rPr>
                <w:rStyle w:val="ac"/>
                <w:noProof/>
              </w:rPr>
              <w:t>6.2 Process of block Random_Access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_Toc473244987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40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1A1D99FC" w14:textId="41A21C2F" w:rsidR="00CE187F" w:rsidRDefault="00A53881">
          <w:pPr>
            <w:pStyle w:val="31"/>
            <w:rPr>
              <w:noProof/>
            </w:rPr>
          </w:pPr>
          <w:hyperlink w:anchor="_Toc473244988" w:history="1">
            <w:r w:rsidR="00CE187F" w:rsidRPr="002C10CE">
              <w:rPr>
                <w:rStyle w:val="ac"/>
                <w:noProof/>
              </w:rPr>
              <w:t>6.2.1 initiate_ra_proc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_Toc473244988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40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CA91649" w14:textId="745093AD" w:rsidR="00CE187F" w:rsidRDefault="00A53881">
          <w:pPr>
            <w:pStyle w:val="31"/>
            <w:rPr>
              <w:noProof/>
            </w:rPr>
          </w:pPr>
          <w:hyperlink w:anchor="_Toc473244989" w:history="1">
            <w:r w:rsidR="00CE187F" w:rsidRPr="002C10CE">
              <w:rPr>
                <w:rStyle w:val="ac"/>
                <w:noProof/>
              </w:rPr>
              <w:t>6.2.2 fill_rar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_Toc473244989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42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DC8E221" w14:textId="5A2C0ED3" w:rsidR="00CE187F" w:rsidRDefault="00A53881">
          <w:pPr>
            <w:pStyle w:val="31"/>
            <w:rPr>
              <w:noProof/>
            </w:rPr>
          </w:pPr>
          <w:hyperlink w:anchor="_Toc473244990" w:history="1">
            <w:r w:rsidR="00CE187F" w:rsidRPr="002C10CE">
              <w:rPr>
                <w:rStyle w:val="ac"/>
                <w:noProof/>
              </w:rPr>
              <w:t>6.2.3 cancel_ra_proc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_Toc473244990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43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1E9816AF" w14:textId="158B0038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91" w:history="1">
            <w:r w:rsidR="00CE187F" w:rsidRPr="002C10CE">
              <w:rPr>
                <w:rStyle w:val="ac"/>
                <w:noProof/>
              </w:rPr>
              <w:t>6.3 Process of block PHY_Config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_Toc473244991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44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BAAF371" w14:textId="4062B20C" w:rsidR="00CE187F" w:rsidRDefault="00A53881">
          <w:pPr>
            <w:pStyle w:val="31"/>
            <w:rPr>
              <w:noProof/>
            </w:rPr>
          </w:pPr>
          <w:hyperlink w:anchor="_Toc473244992" w:history="1">
            <w:r w:rsidR="00CE187F" w:rsidRPr="002C10CE">
              <w:rPr>
                <w:rStyle w:val="ac"/>
                <w:noProof/>
              </w:rPr>
              <w:t>6.3.1 Configure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_Toc473244992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44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84A14E8" w14:textId="0D82E2A9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93" w:history="1">
            <w:r w:rsidR="00CE187F" w:rsidRPr="002C10CE">
              <w:rPr>
                <w:rStyle w:val="ac"/>
                <w:noProof/>
              </w:rPr>
              <w:t>6.4 Process of block Events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_Toc473244993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46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D1106D6" w14:textId="3F2BCAC8" w:rsidR="00CE187F" w:rsidRDefault="00A53881">
          <w:pPr>
            <w:pStyle w:val="31"/>
            <w:rPr>
              <w:noProof/>
            </w:rPr>
          </w:pPr>
          <w:hyperlink w:anchor="_Toc473244994" w:history="1">
            <w:r w:rsidR="00CE187F" w:rsidRPr="002C10CE">
              <w:rPr>
                <w:rStyle w:val="ac"/>
                <w:noProof/>
              </w:rPr>
              <w:t>6.4.1 MRBCH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_Toc473244994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46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214011A4" w14:textId="44CBDA76" w:rsidR="00CE187F" w:rsidRDefault="00A53881">
          <w:pPr>
            <w:pStyle w:val="31"/>
            <w:rPr>
              <w:noProof/>
            </w:rPr>
          </w:pPr>
          <w:hyperlink w:anchor="_Toc473244995" w:history="1">
            <w:r w:rsidR="00CE187F" w:rsidRPr="002C10CE">
              <w:rPr>
                <w:rStyle w:val="ac"/>
                <w:noProof/>
              </w:rPr>
              <w:t>6.4.2 SR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_Toc473244995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47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31F18883" w14:textId="10C601A2" w:rsidR="00CE187F" w:rsidRDefault="00A53881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473244996" w:history="1">
            <w:r w:rsidR="00CE187F" w:rsidRPr="002C10CE">
              <w:rPr>
                <w:rStyle w:val="ac"/>
                <w:noProof/>
              </w:rPr>
              <w:t>7</w:t>
            </w:r>
            <w:r w:rsidR="00CE187F">
              <w:rPr>
                <w:noProof/>
              </w:rPr>
              <w:tab/>
            </w:r>
            <w:r w:rsidR="00CE187F" w:rsidRPr="002C10CE">
              <w:rPr>
                <w:rStyle w:val="ac"/>
                <w:noProof/>
              </w:rPr>
              <w:t>Procedure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_Toc473244996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1A0ECB74" w14:textId="23683DA6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97" w:history="1">
            <w:r w:rsidR="00CE187F" w:rsidRPr="002C10CE">
              <w:rPr>
                <w:rStyle w:val="ac"/>
                <w:noProof/>
              </w:rPr>
              <w:t>7.1 Procedure of process Scheduler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_Toc473244997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49FEE04" w14:textId="04FC78F4" w:rsidR="00CE187F" w:rsidRDefault="00A53881">
          <w:pPr>
            <w:pStyle w:val="31"/>
            <w:rPr>
              <w:noProof/>
            </w:rPr>
          </w:pPr>
          <w:hyperlink w:anchor="_Toc473244998" w:history="1">
            <w:r w:rsidR="00CE187F" w:rsidRPr="002C10CE">
              <w:rPr>
                <w:rStyle w:val="ac"/>
                <w:noProof/>
              </w:rPr>
              <w:t>7.1.1 eNB_dslch_ulsch_scheduler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_Toc473244998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49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67AF73B" w14:textId="053B24E7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4999" w:history="1">
            <w:r w:rsidR="00CE187F" w:rsidRPr="002C10CE">
              <w:rPr>
                <w:rStyle w:val="ac"/>
                <w:noProof/>
              </w:rPr>
              <w:t>7.2 Procedure of process rx_sdu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_Toc473244999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199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766B5BDC" w14:textId="6085993E" w:rsidR="00CE187F" w:rsidRDefault="00A53881">
          <w:pPr>
            <w:pStyle w:val="31"/>
            <w:rPr>
              <w:noProof/>
            </w:rPr>
          </w:pPr>
          <w:hyperlink w:anchor="_Toc473245000" w:history="1">
            <w:r w:rsidR="00CE187F" w:rsidRPr="002C10CE">
              <w:rPr>
                <w:rStyle w:val="ac"/>
                <w:noProof/>
              </w:rPr>
              <w:t>7.2.1 mac_eNB_rrc_ul_in_sync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_Toc473245000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199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0FB0076D" w14:textId="09BB1E6D" w:rsidR="00CE187F" w:rsidRDefault="00A53881">
          <w:pPr>
            <w:pStyle w:val="31"/>
            <w:rPr>
              <w:noProof/>
            </w:rPr>
          </w:pPr>
          <w:hyperlink w:anchor="_Toc473245001" w:history="1">
            <w:r w:rsidR="00CE187F" w:rsidRPr="002C10CE">
              <w:rPr>
                <w:rStyle w:val="ac"/>
                <w:noProof/>
              </w:rPr>
              <w:t>7.2.2 parse_ulsch_header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_Toc473245001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200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6F19A7DA" w14:textId="03024024" w:rsidR="00CE187F" w:rsidRDefault="00A53881">
          <w:pPr>
            <w:pStyle w:val="31"/>
            <w:rPr>
              <w:noProof/>
            </w:rPr>
          </w:pPr>
          <w:hyperlink w:anchor="_Toc473245002" w:history="1">
            <w:r w:rsidR="00CE187F" w:rsidRPr="002C10CE">
              <w:rPr>
                <w:rStyle w:val="ac"/>
                <w:noProof/>
              </w:rPr>
              <w:t>7.2.3 Receive_CE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_Toc473245002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201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46494C6F" w14:textId="2CD4726C" w:rsidR="00CE187F" w:rsidRDefault="00A53881">
          <w:pPr>
            <w:pStyle w:val="31"/>
            <w:rPr>
              <w:noProof/>
            </w:rPr>
          </w:pPr>
          <w:hyperlink w:anchor="_Toc473245003" w:history="1">
            <w:r w:rsidR="00CE187F" w:rsidRPr="002C10CE">
              <w:rPr>
                <w:rStyle w:val="ac"/>
                <w:noProof/>
              </w:rPr>
              <w:t>7.2.4 Receive_sdu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_Toc473245003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203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05060A15" w14:textId="55CF7FAD" w:rsidR="00CE187F" w:rsidRDefault="00A53881">
          <w:pPr>
            <w:pStyle w:val="31"/>
            <w:rPr>
              <w:noProof/>
            </w:rPr>
          </w:pPr>
          <w:hyperlink w:anchor="_Toc473245004" w:history="1">
            <w:r w:rsidR="00CE187F" w:rsidRPr="002C10CE">
              <w:rPr>
                <w:rStyle w:val="ac"/>
                <w:noProof/>
              </w:rPr>
              <w:t>7.2.5 error_detection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_Toc473245004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212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3BD6D3E" w14:textId="6AB169BF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5005" w:history="1">
            <w:r w:rsidR="00CE187F" w:rsidRPr="002C10CE">
              <w:rPr>
                <w:rStyle w:val="ac"/>
                <w:noProof/>
              </w:rPr>
              <w:t>7.3 Procedure of process SR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_Toc473245005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214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2514C468" w14:textId="2B38D406" w:rsidR="00CE187F" w:rsidRDefault="00A53881">
          <w:pPr>
            <w:pStyle w:val="31"/>
            <w:rPr>
              <w:noProof/>
            </w:rPr>
          </w:pPr>
          <w:hyperlink w:anchor="_Toc473245006" w:history="1">
            <w:r w:rsidR="00CE187F" w:rsidRPr="002C10CE">
              <w:rPr>
                <w:rStyle w:val="ac"/>
                <w:noProof/>
              </w:rPr>
              <w:t>7.3.1 SR_indication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_Toc473245006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214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28BF9E4D" w14:textId="2B04C4DB" w:rsidR="00CE187F" w:rsidRDefault="00A53881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3245007" w:history="1">
            <w:r w:rsidR="00CE187F" w:rsidRPr="002C10CE">
              <w:rPr>
                <w:rStyle w:val="ac"/>
                <w:noProof/>
              </w:rPr>
              <w:t>7.4 Procedure of process Configure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_Toc473245007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217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5A28C59D" w14:textId="00B2A542" w:rsidR="00CE187F" w:rsidRDefault="00A53881">
          <w:pPr>
            <w:pStyle w:val="31"/>
            <w:rPr>
              <w:noProof/>
            </w:rPr>
          </w:pPr>
          <w:hyperlink w:anchor="_Toc473245008" w:history="1">
            <w:r w:rsidR="00CE187F" w:rsidRPr="002C10CE">
              <w:rPr>
                <w:rStyle w:val="ac"/>
                <w:noProof/>
              </w:rPr>
              <w:t>7.4.1 mac_config_req</w:t>
            </w:r>
            <w:r w:rsidR="00CE187F">
              <w:rPr>
                <w:noProof/>
                <w:webHidden/>
              </w:rPr>
              <w:tab/>
            </w:r>
            <w:r w:rsidR="00CE187F">
              <w:rPr>
                <w:noProof/>
                <w:webHidden/>
              </w:rPr>
              <w:fldChar w:fldCharType="begin"/>
            </w:r>
            <w:r w:rsidR="00CE187F">
              <w:rPr>
                <w:noProof/>
                <w:webHidden/>
              </w:rPr>
              <w:instrText xml:space="preserve"> PAGEREF _Toc473245008 \h </w:instrText>
            </w:r>
            <w:r w:rsidR="00CE187F">
              <w:rPr>
                <w:noProof/>
                <w:webHidden/>
              </w:rPr>
            </w:r>
            <w:r w:rsidR="00CE187F">
              <w:rPr>
                <w:noProof/>
                <w:webHidden/>
              </w:rPr>
              <w:fldChar w:fldCharType="separate"/>
            </w:r>
            <w:r w:rsidR="00CE187F">
              <w:rPr>
                <w:noProof/>
                <w:webHidden/>
              </w:rPr>
              <w:t>217</w:t>
            </w:r>
            <w:r w:rsidR="00CE187F">
              <w:rPr>
                <w:noProof/>
                <w:webHidden/>
              </w:rPr>
              <w:fldChar w:fldCharType="end"/>
            </w:r>
          </w:hyperlink>
        </w:p>
        <w:p w14:paraId="293C8740" w14:textId="7215099F" w:rsidR="00524EAD" w:rsidRPr="003A5AA0" w:rsidRDefault="00524EAD">
          <w:pPr>
            <w:rPr>
              <w:rFonts w:cs="Times New Roman"/>
              <w:b/>
              <w:bCs/>
              <w:szCs w:val="24"/>
              <w:lang w:val="zh-TW"/>
            </w:rPr>
          </w:pPr>
          <w:r w:rsidRPr="00F040A6">
            <w:rPr>
              <w:rFonts w:cs="Times New Roman"/>
              <w:b/>
              <w:bCs/>
              <w:szCs w:val="24"/>
              <w:lang w:val="zh-TW"/>
            </w:rPr>
            <w:fldChar w:fldCharType="end"/>
          </w:r>
        </w:p>
      </w:sdtContent>
    </w:sdt>
    <w:p w14:paraId="06003C53" w14:textId="77777777" w:rsidR="001627DC" w:rsidRDefault="001627DC" w:rsidP="006D411C">
      <w:pPr>
        <w:pStyle w:val="1"/>
        <w:sectPr w:rsidR="001627DC" w:rsidSect="00774603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691BCF8B" w14:textId="5129C40B" w:rsidR="00511064" w:rsidRDefault="00B65B69" w:rsidP="00E45E69">
      <w:pPr>
        <w:pStyle w:val="1"/>
        <w:numPr>
          <w:ilvl w:val="0"/>
          <w:numId w:val="11"/>
        </w:numPr>
      </w:pPr>
      <w:bookmarkStart w:id="3" w:name="_Toc473244951"/>
      <w:r w:rsidRPr="00DA3880">
        <w:lastRenderedPageBreak/>
        <w:t>Reference</w:t>
      </w:r>
      <w:bookmarkEnd w:id="3"/>
    </w:p>
    <w:p w14:paraId="4A52BCFA" w14:textId="079BBCBF" w:rsidR="00CE187F" w:rsidRPr="00CE187F" w:rsidRDefault="00CE187F" w:rsidP="00CE187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t xml:space="preserve"> </w:t>
      </w:r>
      <w:r w:rsidRPr="00DD6F10">
        <w:t>Related work will be the chapter in this document.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4"/>
        <w:gridCol w:w="1851"/>
        <w:gridCol w:w="1678"/>
        <w:gridCol w:w="1396"/>
        <w:gridCol w:w="1627"/>
      </w:tblGrid>
      <w:tr w:rsidR="00CE187F" w:rsidRPr="00AE4B46" w14:paraId="0B2BFA80" w14:textId="77777777" w:rsidTr="00CE187F">
        <w:trPr>
          <w:trHeight w:val="434"/>
        </w:trPr>
        <w:tc>
          <w:tcPr>
            <w:tcW w:w="1744" w:type="dxa"/>
            <w:shd w:val="clear" w:color="auto" w:fill="D9D9D9" w:themeFill="background1" w:themeFillShade="D9"/>
          </w:tcPr>
          <w:p w14:paraId="6AF5FB1C" w14:textId="77777777" w:rsidR="00CE187F" w:rsidRPr="00AE4B46" w:rsidRDefault="00CE187F" w:rsidP="00AE4B46">
            <w:pPr>
              <w:jc w:val="center"/>
              <w:rPr>
                <w:rFonts w:cs="Times New Roman"/>
                <w:b/>
                <w:szCs w:val="40"/>
              </w:rPr>
            </w:pPr>
            <w:r w:rsidRPr="00AE4B46">
              <w:rPr>
                <w:rFonts w:cs="Times New Roman"/>
                <w:b/>
                <w:szCs w:val="40"/>
              </w:rPr>
              <w:t>Spec.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14:paraId="79AF456C" w14:textId="174D88C6" w:rsidR="00CE187F" w:rsidRPr="00AE4B46" w:rsidRDefault="00CE187F" w:rsidP="00464F03">
            <w:pPr>
              <w:jc w:val="center"/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Release </w:t>
            </w:r>
          </w:p>
        </w:tc>
        <w:tc>
          <w:tcPr>
            <w:tcW w:w="1678" w:type="dxa"/>
            <w:shd w:val="clear" w:color="auto" w:fill="D9D9D9" w:themeFill="background1" w:themeFillShade="D9"/>
          </w:tcPr>
          <w:p w14:paraId="540741EF" w14:textId="533E7FB4" w:rsidR="00CE187F" w:rsidRPr="00AE4B46" w:rsidRDefault="00CE187F" w:rsidP="00AE4B46">
            <w:pPr>
              <w:jc w:val="center"/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>P</w:t>
            </w:r>
            <w:r w:rsidRPr="00AE4B46">
              <w:rPr>
                <w:rFonts w:cs="Times New Roman"/>
                <w:b/>
                <w:szCs w:val="40"/>
              </w:rPr>
              <w:t>age</w:t>
            </w:r>
          </w:p>
        </w:tc>
        <w:tc>
          <w:tcPr>
            <w:tcW w:w="1396" w:type="dxa"/>
            <w:shd w:val="clear" w:color="auto" w:fill="D9D9D9" w:themeFill="background1" w:themeFillShade="D9"/>
          </w:tcPr>
          <w:p w14:paraId="0375FF00" w14:textId="77777777" w:rsidR="00CE187F" w:rsidRPr="00AE4B46" w:rsidRDefault="00CE187F" w:rsidP="00AE4B46">
            <w:pPr>
              <w:jc w:val="center"/>
              <w:rPr>
                <w:rFonts w:cs="Times New Roman"/>
                <w:b/>
                <w:szCs w:val="40"/>
              </w:rPr>
            </w:pPr>
          </w:p>
        </w:tc>
        <w:tc>
          <w:tcPr>
            <w:tcW w:w="1627" w:type="dxa"/>
            <w:shd w:val="clear" w:color="auto" w:fill="D9D9D9" w:themeFill="background1" w:themeFillShade="D9"/>
          </w:tcPr>
          <w:p w14:paraId="357957D9" w14:textId="300D25F5" w:rsidR="00CE187F" w:rsidRPr="00AE4B46" w:rsidRDefault="00CE187F" w:rsidP="00AE4B46">
            <w:pPr>
              <w:jc w:val="center"/>
              <w:rPr>
                <w:rFonts w:cs="Times New Roman"/>
                <w:b/>
                <w:szCs w:val="40"/>
              </w:rPr>
            </w:pPr>
            <w:r w:rsidRPr="00AE4B46">
              <w:rPr>
                <w:rFonts w:cs="Times New Roman"/>
                <w:b/>
                <w:szCs w:val="40"/>
              </w:rPr>
              <w:t>Related work</w:t>
            </w:r>
          </w:p>
        </w:tc>
      </w:tr>
      <w:tr w:rsidR="00CE187F" w:rsidRPr="00F040A6" w14:paraId="7BBC2914" w14:textId="77777777" w:rsidTr="00CE187F">
        <w:trPr>
          <w:trHeight w:val="357"/>
        </w:trPr>
        <w:tc>
          <w:tcPr>
            <w:tcW w:w="1744" w:type="dxa"/>
          </w:tcPr>
          <w:p w14:paraId="3135ABBC" w14:textId="5AE6A851" w:rsidR="00CE187F" w:rsidRPr="00F040A6" w:rsidRDefault="00CE187F" w:rsidP="00EC7318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3GPP 36.321</w:t>
            </w:r>
          </w:p>
        </w:tc>
        <w:tc>
          <w:tcPr>
            <w:tcW w:w="1851" w:type="dxa"/>
          </w:tcPr>
          <w:p w14:paraId="730A1DB7" w14:textId="29E85F21" w:rsidR="00CE187F" w:rsidRPr="00F040A6" w:rsidRDefault="00CE187F" w:rsidP="00410099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V8.6</w:t>
            </w:r>
          </w:p>
        </w:tc>
        <w:tc>
          <w:tcPr>
            <w:tcW w:w="1678" w:type="dxa"/>
          </w:tcPr>
          <w:p w14:paraId="6622EE30" w14:textId="77777777" w:rsidR="00CE187F" w:rsidRPr="00F040A6" w:rsidRDefault="00CE187F" w:rsidP="00B838E1">
            <w:pPr>
              <w:jc w:val="both"/>
              <w:rPr>
                <w:rFonts w:cs="Times New Roman"/>
                <w:szCs w:val="40"/>
              </w:rPr>
            </w:pPr>
          </w:p>
        </w:tc>
        <w:tc>
          <w:tcPr>
            <w:tcW w:w="1396" w:type="dxa"/>
          </w:tcPr>
          <w:p w14:paraId="668CBF9F" w14:textId="77777777" w:rsidR="00CE187F" w:rsidRPr="00F040A6" w:rsidRDefault="00CE187F" w:rsidP="00B838E1">
            <w:pPr>
              <w:jc w:val="both"/>
              <w:rPr>
                <w:rFonts w:cs="Times New Roman"/>
                <w:szCs w:val="40"/>
              </w:rPr>
            </w:pPr>
          </w:p>
        </w:tc>
        <w:tc>
          <w:tcPr>
            <w:tcW w:w="1627" w:type="dxa"/>
          </w:tcPr>
          <w:p w14:paraId="65189940" w14:textId="60C4520E" w:rsidR="00CE187F" w:rsidRPr="00F040A6" w:rsidRDefault="00CE187F" w:rsidP="00B838E1">
            <w:pPr>
              <w:jc w:val="both"/>
              <w:rPr>
                <w:rFonts w:cs="Times New Roman"/>
                <w:szCs w:val="40"/>
              </w:rPr>
            </w:pPr>
          </w:p>
        </w:tc>
      </w:tr>
      <w:tr w:rsidR="00CE187F" w:rsidRPr="00F040A6" w14:paraId="47C92E0D" w14:textId="77777777" w:rsidTr="00CE187F">
        <w:trPr>
          <w:trHeight w:val="357"/>
        </w:trPr>
        <w:tc>
          <w:tcPr>
            <w:tcW w:w="1744" w:type="dxa"/>
          </w:tcPr>
          <w:p w14:paraId="1330AD76" w14:textId="4422EAF3" w:rsidR="00CE187F" w:rsidRDefault="00CE187F" w:rsidP="00464F0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3GPP 36.321</w:t>
            </w:r>
          </w:p>
        </w:tc>
        <w:tc>
          <w:tcPr>
            <w:tcW w:w="1851" w:type="dxa"/>
          </w:tcPr>
          <w:p w14:paraId="4D7B3EF0" w14:textId="7681FFE1" w:rsidR="00CE187F" w:rsidRPr="00410099" w:rsidRDefault="00CE187F" w:rsidP="00464F03">
            <w:pPr>
              <w:jc w:val="both"/>
              <w:rPr>
                <w:rFonts w:cs="Times New Roman"/>
                <w:szCs w:val="40"/>
              </w:rPr>
            </w:pPr>
            <w:r>
              <w:rPr>
                <w:rFonts w:cs="Times New Roman"/>
                <w:szCs w:val="40"/>
              </w:rPr>
              <w:t>V13.2</w:t>
            </w:r>
          </w:p>
        </w:tc>
        <w:tc>
          <w:tcPr>
            <w:tcW w:w="1678" w:type="dxa"/>
          </w:tcPr>
          <w:p w14:paraId="0C2A6A70" w14:textId="77777777" w:rsidR="00CE187F" w:rsidRPr="00F040A6" w:rsidRDefault="00CE187F" w:rsidP="00464F03">
            <w:pPr>
              <w:jc w:val="both"/>
              <w:rPr>
                <w:rFonts w:cs="Times New Roman"/>
                <w:szCs w:val="40"/>
              </w:rPr>
            </w:pPr>
          </w:p>
        </w:tc>
        <w:tc>
          <w:tcPr>
            <w:tcW w:w="1396" w:type="dxa"/>
          </w:tcPr>
          <w:p w14:paraId="5989C005" w14:textId="77777777" w:rsidR="00CE187F" w:rsidRPr="00F040A6" w:rsidRDefault="00CE187F" w:rsidP="00464F03">
            <w:pPr>
              <w:jc w:val="both"/>
              <w:rPr>
                <w:rFonts w:cs="Times New Roman"/>
                <w:szCs w:val="40"/>
              </w:rPr>
            </w:pPr>
          </w:p>
        </w:tc>
        <w:tc>
          <w:tcPr>
            <w:tcW w:w="1627" w:type="dxa"/>
          </w:tcPr>
          <w:p w14:paraId="5241F7B8" w14:textId="40A01D1D" w:rsidR="00CE187F" w:rsidRPr="00F040A6" w:rsidRDefault="00CE187F" w:rsidP="00464F03">
            <w:pPr>
              <w:jc w:val="both"/>
              <w:rPr>
                <w:rFonts w:cs="Times New Roman"/>
                <w:szCs w:val="40"/>
              </w:rPr>
            </w:pPr>
          </w:p>
        </w:tc>
      </w:tr>
    </w:tbl>
    <w:p w14:paraId="15688E4F" w14:textId="038B4F8E" w:rsidR="004C2737" w:rsidRPr="00DD6F10" w:rsidRDefault="004C2737" w:rsidP="004C2737">
      <w:pPr>
        <w:jc w:val="center"/>
        <w:rPr>
          <w:rFonts w:cs="Times New Roman"/>
          <w:szCs w:val="40"/>
        </w:rPr>
      </w:pPr>
    </w:p>
    <w:p w14:paraId="462E31D4" w14:textId="77777777" w:rsidR="001627DC" w:rsidRDefault="001627DC" w:rsidP="00DA3880">
      <w:pPr>
        <w:pStyle w:val="1"/>
        <w:sectPr w:rsidR="001627D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328992E" w14:textId="7811D33C" w:rsidR="00792DF1" w:rsidRPr="00DA3880" w:rsidRDefault="00792DF1" w:rsidP="00E45E69">
      <w:pPr>
        <w:pStyle w:val="1"/>
        <w:numPr>
          <w:ilvl w:val="0"/>
          <w:numId w:val="11"/>
        </w:numPr>
      </w:pPr>
      <w:bookmarkStart w:id="4" w:name="_Toc473244952"/>
      <w:r w:rsidRPr="00DA3880">
        <w:lastRenderedPageBreak/>
        <w:t>Introduction</w:t>
      </w:r>
      <w:bookmarkEnd w:id="4"/>
    </w:p>
    <w:p w14:paraId="778969A7" w14:textId="7625194B" w:rsidR="0014493A" w:rsidRDefault="00121E2A" w:rsidP="00DA3880">
      <w:pPr>
        <w:pStyle w:val="2"/>
      </w:pPr>
      <w:bookmarkStart w:id="5" w:name="_Toc473244953"/>
      <w:r w:rsidRPr="00DA3880">
        <w:t>2.1 Definition and A</w:t>
      </w:r>
      <w:r w:rsidR="0014493A" w:rsidRPr="00DA3880">
        <w:t>bbreviations</w:t>
      </w:r>
      <w:bookmarkEnd w:id="5"/>
    </w:p>
    <w:p w14:paraId="08484B8F" w14:textId="6A679528" w:rsidR="00CE187F" w:rsidRPr="00CE187F" w:rsidRDefault="00CE187F" w:rsidP="00CE187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t xml:space="preserve"> A</w:t>
      </w:r>
      <w:r w:rsidRPr="00387708">
        <w:t>bbreviations</w:t>
      </w:r>
      <w:r>
        <w:t xml:space="preserve"> and definition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C7318" w:rsidRPr="00AE4B46" w14:paraId="17D924E6" w14:textId="77777777" w:rsidTr="00AE4B46">
        <w:tc>
          <w:tcPr>
            <w:tcW w:w="4148" w:type="dxa"/>
            <w:shd w:val="clear" w:color="auto" w:fill="D9D9D9" w:themeFill="background1" w:themeFillShade="D9"/>
          </w:tcPr>
          <w:p w14:paraId="6DA713E4" w14:textId="1FB5F7F5" w:rsidR="00EC7318" w:rsidRPr="00AE4B46" w:rsidRDefault="00EC7318" w:rsidP="00AE4B46">
            <w:pPr>
              <w:jc w:val="center"/>
              <w:rPr>
                <w:rFonts w:cs="Times New Roman"/>
                <w:b/>
                <w:szCs w:val="24"/>
              </w:rPr>
            </w:pPr>
            <w:r w:rsidRPr="00AE4B46">
              <w:rPr>
                <w:rFonts w:cs="Times New Roman"/>
                <w:b/>
                <w:szCs w:val="24"/>
              </w:rPr>
              <w:t>Term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3DB30525" w14:textId="77777777" w:rsidR="00EC7318" w:rsidRPr="00AE4B46" w:rsidRDefault="00EC7318" w:rsidP="00AE4B46">
            <w:pPr>
              <w:jc w:val="center"/>
              <w:rPr>
                <w:rFonts w:cs="Times New Roman"/>
                <w:b/>
                <w:szCs w:val="24"/>
              </w:rPr>
            </w:pPr>
            <w:r w:rsidRPr="00AE4B46">
              <w:rPr>
                <w:rFonts w:cs="Times New Roman"/>
                <w:b/>
                <w:szCs w:val="24"/>
              </w:rPr>
              <w:t>Definition</w:t>
            </w:r>
          </w:p>
        </w:tc>
      </w:tr>
      <w:tr w:rsidR="00EC7318" w:rsidRPr="00F040A6" w14:paraId="2002DBF8" w14:textId="77777777" w:rsidTr="00C11320">
        <w:tc>
          <w:tcPr>
            <w:tcW w:w="4148" w:type="dxa"/>
          </w:tcPr>
          <w:p w14:paraId="006957D6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RRM</w:t>
            </w:r>
          </w:p>
        </w:tc>
        <w:tc>
          <w:tcPr>
            <w:tcW w:w="4148" w:type="dxa"/>
          </w:tcPr>
          <w:p w14:paraId="645B5CC5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Radio Resource Management</w:t>
            </w:r>
          </w:p>
        </w:tc>
      </w:tr>
      <w:tr w:rsidR="00EC7318" w:rsidRPr="00F040A6" w14:paraId="297194E9" w14:textId="77777777" w:rsidTr="00C11320">
        <w:tc>
          <w:tcPr>
            <w:tcW w:w="4148" w:type="dxa"/>
          </w:tcPr>
          <w:p w14:paraId="4F0B3A78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RRC</w:t>
            </w:r>
          </w:p>
        </w:tc>
        <w:tc>
          <w:tcPr>
            <w:tcW w:w="4148" w:type="dxa"/>
          </w:tcPr>
          <w:p w14:paraId="7CCEED46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Radio Resource Control</w:t>
            </w:r>
          </w:p>
        </w:tc>
      </w:tr>
      <w:tr w:rsidR="00EC7318" w:rsidRPr="00F040A6" w14:paraId="56BE8819" w14:textId="77777777" w:rsidTr="00C11320">
        <w:tc>
          <w:tcPr>
            <w:tcW w:w="4148" w:type="dxa"/>
          </w:tcPr>
          <w:p w14:paraId="056A7980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PDCP</w:t>
            </w:r>
          </w:p>
        </w:tc>
        <w:tc>
          <w:tcPr>
            <w:tcW w:w="4148" w:type="dxa"/>
          </w:tcPr>
          <w:p w14:paraId="60C3E895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Packet Data Convergence Protocol</w:t>
            </w:r>
          </w:p>
        </w:tc>
      </w:tr>
      <w:tr w:rsidR="00EC7318" w:rsidRPr="00F040A6" w14:paraId="4D9B1A83" w14:textId="77777777" w:rsidTr="00C11320">
        <w:tc>
          <w:tcPr>
            <w:tcW w:w="4148" w:type="dxa"/>
          </w:tcPr>
          <w:p w14:paraId="66781D77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RLC</w:t>
            </w:r>
          </w:p>
        </w:tc>
        <w:tc>
          <w:tcPr>
            <w:tcW w:w="4148" w:type="dxa"/>
          </w:tcPr>
          <w:p w14:paraId="290F5E23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Radio Link Control</w:t>
            </w:r>
          </w:p>
        </w:tc>
      </w:tr>
      <w:tr w:rsidR="00EC7318" w:rsidRPr="00F040A6" w14:paraId="27BBB2D8" w14:textId="77777777" w:rsidTr="00C11320">
        <w:tc>
          <w:tcPr>
            <w:tcW w:w="4148" w:type="dxa"/>
          </w:tcPr>
          <w:p w14:paraId="5254FD76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MAC</w:t>
            </w:r>
          </w:p>
        </w:tc>
        <w:tc>
          <w:tcPr>
            <w:tcW w:w="4148" w:type="dxa"/>
          </w:tcPr>
          <w:p w14:paraId="218C8AF6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eastAsia="新細明體" w:cs="Times New Roman"/>
                <w:kern w:val="0"/>
                <w:szCs w:val="24"/>
              </w:rPr>
              <w:t>Media access control</w:t>
            </w:r>
          </w:p>
        </w:tc>
      </w:tr>
      <w:tr w:rsidR="00EC7318" w:rsidRPr="00F040A6" w14:paraId="489879D2" w14:textId="77777777" w:rsidTr="00C11320">
        <w:tc>
          <w:tcPr>
            <w:tcW w:w="4148" w:type="dxa"/>
          </w:tcPr>
          <w:p w14:paraId="66C8DA23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PHY</w:t>
            </w:r>
          </w:p>
        </w:tc>
        <w:tc>
          <w:tcPr>
            <w:tcW w:w="4148" w:type="dxa"/>
          </w:tcPr>
          <w:p w14:paraId="42657078" w14:textId="77777777" w:rsidR="00EC7318" w:rsidRPr="00F040A6" w:rsidRDefault="00EC7318" w:rsidP="00C11320">
            <w:pPr>
              <w:jc w:val="both"/>
              <w:rPr>
                <w:rFonts w:cs="Times New Roman"/>
                <w:szCs w:val="24"/>
              </w:rPr>
            </w:pPr>
            <w:r w:rsidRPr="00F040A6">
              <w:rPr>
                <w:rFonts w:cs="Times New Roman"/>
                <w:szCs w:val="24"/>
              </w:rPr>
              <w:t>Physical layer</w:t>
            </w:r>
          </w:p>
        </w:tc>
      </w:tr>
    </w:tbl>
    <w:p w14:paraId="17A17F44" w14:textId="77777777" w:rsidR="00CE187F" w:rsidRDefault="00CE187F" w:rsidP="00744F57">
      <w:pPr>
        <w:rPr>
          <w:rFonts w:cs="Times New Roman"/>
          <w:noProof/>
          <w:szCs w:val="40"/>
        </w:rPr>
      </w:pPr>
    </w:p>
    <w:p w14:paraId="125BC079" w14:textId="7CED3ECA" w:rsidR="00792DF1" w:rsidRPr="00DA3880" w:rsidRDefault="00792DF1" w:rsidP="00DA3880">
      <w:pPr>
        <w:pStyle w:val="2"/>
      </w:pPr>
      <w:bookmarkStart w:id="6" w:name="_Toc473244954"/>
      <w:r w:rsidRPr="00DA3880">
        <w:t>2.</w:t>
      </w:r>
      <w:r w:rsidR="0014493A" w:rsidRPr="00DA3880">
        <w:t>2</w:t>
      </w:r>
      <w:r w:rsidRPr="00DA3880">
        <w:t xml:space="preserve"> Overview</w:t>
      </w:r>
      <w:bookmarkEnd w:id="6"/>
    </w:p>
    <w:p w14:paraId="3642A695" w14:textId="6A265274" w:rsidR="009E0B32" w:rsidRPr="00F040A6" w:rsidRDefault="009E0B32" w:rsidP="00B838E1">
      <w:pPr>
        <w:jc w:val="both"/>
        <w:rPr>
          <w:rFonts w:cs="Times New Roman"/>
          <w:szCs w:val="40"/>
        </w:rPr>
      </w:pPr>
      <w:r w:rsidRPr="00F040A6">
        <w:rPr>
          <w:rFonts w:cs="Times New Roman"/>
          <w:szCs w:val="40"/>
        </w:rPr>
        <w:t xml:space="preserve">In </w:t>
      </w:r>
      <w:r w:rsidR="00983215">
        <w:rPr>
          <w:rFonts w:cs="Times New Roman"/>
          <w:szCs w:val="40"/>
        </w:rPr>
        <w:t>this chapter, need to point out</w:t>
      </w:r>
      <w:r w:rsidRPr="00F040A6">
        <w:rPr>
          <w:rFonts w:cs="Times New Roman"/>
          <w:szCs w:val="40"/>
        </w:rPr>
        <w:t>:</w:t>
      </w:r>
    </w:p>
    <w:p w14:paraId="35FD81AA" w14:textId="1CCF92B0" w:rsidR="009E0B32" w:rsidRPr="00F040A6" w:rsidRDefault="009E0B32" w:rsidP="00B838E1">
      <w:pPr>
        <w:jc w:val="both"/>
        <w:rPr>
          <w:rFonts w:cs="Times New Roman"/>
          <w:szCs w:val="40"/>
        </w:rPr>
      </w:pPr>
      <w:r w:rsidRPr="00F040A6">
        <w:rPr>
          <w:rFonts w:cs="Times New Roman"/>
          <w:szCs w:val="40"/>
        </w:rPr>
        <w:t xml:space="preserve">1. Modules within </w:t>
      </w:r>
      <w:r w:rsidR="00410099">
        <w:rPr>
          <w:rFonts w:cs="Times New Roman"/>
          <w:szCs w:val="40"/>
          <w:u w:val="single"/>
        </w:rPr>
        <w:t xml:space="preserve">  MAC</w:t>
      </w:r>
      <w:r w:rsidRPr="00F040A6">
        <w:rPr>
          <w:rFonts w:cs="Times New Roman"/>
          <w:szCs w:val="40"/>
          <w:u w:val="single"/>
        </w:rPr>
        <w:t xml:space="preserve">  </w:t>
      </w:r>
      <w:r w:rsidRPr="00F040A6">
        <w:rPr>
          <w:rFonts w:cs="Times New Roman"/>
          <w:szCs w:val="40"/>
        </w:rPr>
        <w:t xml:space="preserve"> layer</w:t>
      </w:r>
    </w:p>
    <w:p w14:paraId="24C8D7E5" w14:textId="51277794" w:rsidR="00AF1484" w:rsidRDefault="00D05A54" w:rsidP="00B838E1">
      <w:pPr>
        <w:jc w:val="both"/>
        <w:rPr>
          <w:rFonts w:cs="Times New Roman"/>
          <w:szCs w:val="40"/>
        </w:rPr>
      </w:pPr>
      <w:r>
        <w:rPr>
          <w:rFonts w:cs="Times New Roman"/>
          <w:szCs w:val="40"/>
        </w:rPr>
        <w:t>2. T</w:t>
      </w:r>
      <w:r w:rsidR="009E0B32" w:rsidRPr="00F040A6">
        <w:rPr>
          <w:rFonts w:cs="Times New Roman"/>
          <w:szCs w:val="40"/>
        </w:rPr>
        <w:t xml:space="preserve">he upper or lower relationship between Modules </w:t>
      </w:r>
    </w:p>
    <w:p w14:paraId="72233770" w14:textId="77777777" w:rsidR="00762D4E" w:rsidRDefault="00762D4E" w:rsidP="00B838E1">
      <w:pPr>
        <w:jc w:val="both"/>
        <w:rPr>
          <w:rFonts w:cs="Times New Roman"/>
          <w:szCs w:val="40"/>
        </w:rPr>
      </w:pPr>
    </w:p>
    <w:p w14:paraId="14A7BC2E" w14:textId="77777777" w:rsidR="00762D4E" w:rsidRDefault="00762D4E" w:rsidP="00762D4E">
      <w:r>
        <w:rPr>
          <w:rFonts w:cs="Times New Roman"/>
          <w:noProof/>
          <w:szCs w:val="40"/>
        </w:rPr>
        <w:lastRenderedPageBreak/>
        <w:drawing>
          <wp:inline distT="0" distB="0" distL="0" distR="0" wp14:anchorId="2C8B683D" wp14:editId="7B2AB7FD">
            <wp:extent cx="5274310" cy="52033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ECCF" w14:textId="77777777" w:rsidR="00762D4E" w:rsidRDefault="00762D4E" w:rsidP="00762D4E">
      <w:pPr>
        <w:pStyle w:val="Figure"/>
      </w:pPr>
      <w:r>
        <w:t xml:space="preserve">Figure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Figure \* ARABIC \s 1 ">
        <w:r>
          <w:rPr>
            <w:noProof/>
          </w:rPr>
          <w:t>1</w:t>
        </w:r>
      </w:fldSimple>
      <w:r>
        <w:t xml:space="preserve"> </w:t>
      </w:r>
      <w:r w:rsidRPr="00F040A6">
        <w:t xml:space="preserve">shows the modules implemented in the </w:t>
      </w:r>
      <w:r>
        <w:rPr>
          <w:u w:val="single"/>
        </w:rPr>
        <w:t xml:space="preserve"> MAC</w:t>
      </w:r>
      <w:r w:rsidRPr="00F040A6">
        <w:rPr>
          <w:u w:val="single"/>
        </w:rPr>
        <w:t xml:space="preserve"> </w:t>
      </w:r>
      <w:r w:rsidRPr="00F040A6">
        <w:t xml:space="preserve"> layer .</w:t>
      </w:r>
    </w:p>
    <w:p w14:paraId="20F04481" w14:textId="77777777" w:rsidR="00074611" w:rsidRPr="00762D4E" w:rsidRDefault="00074611" w:rsidP="00B838E1">
      <w:pPr>
        <w:jc w:val="both"/>
        <w:rPr>
          <w:rFonts w:cs="Times New Roman"/>
          <w:szCs w:val="40"/>
        </w:rPr>
      </w:pPr>
    </w:p>
    <w:p w14:paraId="0F86E020" w14:textId="4DDEF457" w:rsidR="00BB1D26" w:rsidRDefault="003E5A49" w:rsidP="003E5A49">
      <w:pPr>
        <w:pStyle w:val="Table"/>
        <w:rPr>
          <w:color w:val="FF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 w:rsidR="00BB1D26">
        <w:t xml:space="preserve"> System level of</w:t>
      </w:r>
      <w:r w:rsidR="00BB1D26" w:rsidRPr="00F040A6">
        <w:t xml:space="preserve"> </w:t>
      </w:r>
      <w:r w:rsidR="00BB1D26">
        <w:t>MAC</w:t>
      </w:r>
      <w:r w:rsidR="00BB1D26" w:rsidRPr="00F040A6">
        <w:t xml:space="preserve"> layer.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861"/>
        <w:gridCol w:w="3731"/>
      </w:tblGrid>
      <w:tr w:rsidR="0004250E" w:rsidRPr="00A338CF" w14:paraId="18A3F6AE" w14:textId="77777777" w:rsidTr="00B27720">
        <w:trPr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A0BAB53" w14:textId="77777777" w:rsidR="0004250E" w:rsidRPr="00D63B6F" w:rsidRDefault="0004250E" w:rsidP="00B27720">
            <w:pPr>
              <w:jc w:val="center"/>
              <w:rPr>
                <w:rFonts w:cs="Times New Roman"/>
                <w:b/>
                <w:color w:val="000000" w:themeColor="text1"/>
                <w:szCs w:val="40"/>
              </w:rPr>
            </w:pPr>
          </w:p>
        </w:tc>
        <w:tc>
          <w:tcPr>
            <w:tcW w:w="3861" w:type="dxa"/>
            <w:shd w:val="clear" w:color="auto" w:fill="D9D9D9" w:themeFill="background1" w:themeFillShade="D9"/>
            <w:vAlign w:val="center"/>
          </w:tcPr>
          <w:p w14:paraId="1CB865FF" w14:textId="77777777" w:rsidR="0004250E" w:rsidRPr="00D63B6F" w:rsidRDefault="0004250E" w:rsidP="00B27720">
            <w:pPr>
              <w:jc w:val="center"/>
              <w:rPr>
                <w:rFonts w:cs="Times New Roman"/>
                <w:b/>
                <w:color w:val="000000" w:themeColor="text1"/>
                <w:szCs w:val="40"/>
              </w:rPr>
            </w:pPr>
            <w:r>
              <w:rPr>
                <w:rFonts w:cs="Times New Roman"/>
                <w:b/>
                <w:color w:val="000000" w:themeColor="text1"/>
                <w:szCs w:val="40"/>
              </w:rPr>
              <w:t>Channel</w:t>
            </w:r>
          </w:p>
        </w:tc>
        <w:tc>
          <w:tcPr>
            <w:tcW w:w="3731" w:type="dxa"/>
            <w:shd w:val="clear" w:color="auto" w:fill="D9D9D9" w:themeFill="background1" w:themeFillShade="D9"/>
            <w:vAlign w:val="center"/>
          </w:tcPr>
          <w:p w14:paraId="692DAF1E" w14:textId="77777777" w:rsidR="0004250E" w:rsidRPr="00D63B6F" w:rsidRDefault="0004250E" w:rsidP="00B27720">
            <w:pPr>
              <w:jc w:val="center"/>
              <w:rPr>
                <w:rFonts w:cs="Times New Roman"/>
                <w:b/>
                <w:color w:val="000000" w:themeColor="text1"/>
                <w:szCs w:val="40"/>
              </w:rPr>
            </w:pPr>
            <w:r w:rsidRPr="00D63B6F">
              <w:rPr>
                <w:rFonts w:cs="Times New Roman" w:hint="eastAsia"/>
                <w:b/>
                <w:color w:val="000000" w:themeColor="text1"/>
                <w:szCs w:val="40"/>
              </w:rPr>
              <w:t>OAI</w:t>
            </w:r>
            <w:r>
              <w:rPr>
                <w:rFonts w:cs="Times New Roman"/>
                <w:b/>
                <w:color w:val="000000" w:themeColor="text1"/>
                <w:szCs w:val="40"/>
              </w:rPr>
              <w:t xml:space="preserve"> Interface</w:t>
            </w:r>
          </w:p>
        </w:tc>
      </w:tr>
      <w:tr w:rsidR="0004250E" w:rsidRPr="00A338CF" w14:paraId="07DBA2E0" w14:textId="77777777" w:rsidTr="00B27720">
        <w:trPr>
          <w:jc w:val="center"/>
        </w:trPr>
        <w:tc>
          <w:tcPr>
            <w:tcW w:w="704" w:type="dxa"/>
            <w:vMerge w:val="restart"/>
            <w:vAlign w:val="center"/>
          </w:tcPr>
          <w:p w14:paraId="653B3073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 w:rsidRPr="00A338CF">
              <w:rPr>
                <w:rFonts w:cs="Times New Roman"/>
                <w:color w:val="000000" w:themeColor="text1"/>
                <w:szCs w:val="40"/>
              </w:rPr>
              <w:t>RRC</w:t>
            </w:r>
          </w:p>
        </w:tc>
        <w:tc>
          <w:tcPr>
            <w:tcW w:w="3861" w:type="dxa"/>
            <w:vAlign w:val="center"/>
          </w:tcPr>
          <w:p w14:paraId="2ABE914F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 w:rsidRPr="00072EFE">
              <w:rPr>
                <w:rFonts w:cs="Times New Roman"/>
                <w:color w:val="000000" w:themeColor="text1"/>
                <w:szCs w:val="40"/>
              </w:rPr>
              <w:t>mac_rrc_data_req</w:t>
            </w:r>
          </w:p>
        </w:tc>
        <w:tc>
          <w:tcPr>
            <w:tcW w:w="3731" w:type="dxa"/>
            <w:vAlign w:val="center"/>
          </w:tcPr>
          <w:p w14:paraId="6BD93BE5" w14:textId="77777777" w:rsidR="0004250E" w:rsidRPr="00072EF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 w:rsidRPr="00072EFE">
              <w:rPr>
                <w:rFonts w:cs="Times New Roman"/>
                <w:color w:val="000000" w:themeColor="text1"/>
                <w:szCs w:val="40"/>
              </w:rPr>
              <w:t>mac_rrc_data_req</w:t>
            </w:r>
          </w:p>
        </w:tc>
      </w:tr>
      <w:tr w:rsidR="0004250E" w:rsidRPr="00A338CF" w14:paraId="7C05DCF8" w14:textId="77777777" w:rsidTr="00B27720">
        <w:trPr>
          <w:jc w:val="center"/>
        </w:trPr>
        <w:tc>
          <w:tcPr>
            <w:tcW w:w="704" w:type="dxa"/>
            <w:vMerge/>
          </w:tcPr>
          <w:p w14:paraId="10042765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0A681421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mac_rrc</w:t>
            </w:r>
            <w:r w:rsidRPr="00072EFE">
              <w:rPr>
                <w:rFonts w:cs="Times New Roman"/>
                <w:color w:val="000000" w:themeColor="text1"/>
                <w:szCs w:val="40"/>
              </w:rPr>
              <w:t>_data_ind</w:t>
            </w:r>
          </w:p>
        </w:tc>
        <w:tc>
          <w:tcPr>
            <w:tcW w:w="3731" w:type="dxa"/>
            <w:vAlign w:val="center"/>
          </w:tcPr>
          <w:p w14:paraId="55D8DF93" w14:textId="77777777" w:rsidR="0004250E" w:rsidRPr="00072EF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mac_rrc</w:t>
            </w:r>
            <w:r w:rsidRPr="00072EFE">
              <w:rPr>
                <w:rFonts w:cs="Times New Roman"/>
                <w:color w:val="000000" w:themeColor="text1"/>
                <w:szCs w:val="40"/>
              </w:rPr>
              <w:t>_data_ind</w:t>
            </w:r>
          </w:p>
        </w:tc>
      </w:tr>
      <w:tr w:rsidR="0004250E" w:rsidRPr="00A338CF" w14:paraId="220D666A" w14:textId="77777777" w:rsidTr="00B27720">
        <w:trPr>
          <w:jc w:val="center"/>
        </w:trPr>
        <w:tc>
          <w:tcPr>
            <w:tcW w:w="704" w:type="dxa"/>
            <w:vMerge/>
          </w:tcPr>
          <w:p w14:paraId="07FB1CBE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478A683C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 w:rsidRPr="00072EFE">
              <w:rPr>
                <w:rFonts w:cs="Times New Roman"/>
                <w:color w:val="000000" w:themeColor="text1"/>
                <w:szCs w:val="40"/>
              </w:rPr>
              <w:t>rrc_mac_config_req</w:t>
            </w:r>
          </w:p>
        </w:tc>
        <w:tc>
          <w:tcPr>
            <w:tcW w:w="3731" w:type="dxa"/>
            <w:vAlign w:val="center"/>
          </w:tcPr>
          <w:p w14:paraId="23CD9D04" w14:textId="77777777" w:rsidR="0004250E" w:rsidRPr="00072EF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 w:rsidRPr="00072EFE">
              <w:rPr>
                <w:rFonts w:cs="Times New Roman"/>
                <w:color w:val="000000" w:themeColor="text1"/>
                <w:szCs w:val="40"/>
              </w:rPr>
              <w:t>rrc_mac_config_req</w:t>
            </w:r>
          </w:p>
        </w:tc>
      </w:tr>
      <w:tr w:rsidR="0004250E" w:rsidRPr="00A338CF" w14:paraId="01C62D22" w14:textId="77777777" w:rsidTr="00B27720">
        <w:trPr>
          <w:jc w:val="center"/>
        </w:trPr>
        <w:tc>
          <w:tcPr>
            <w:tcW w:w="704" w:type="dxa"/>
            <w:vMerge w:val="restart"/>
            <w:vAlign w:val="center"/>
          </w:tcPr>
          <w:p w14:paraId="771EC0AE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 w:rsidRPr="00A338CF">
              <w:rPr>
                <w:rFonts w:cs="Times New Roman"/>
                <w:color w:val="000000" w:themeColor="text1"/>
                <w:szCs w:val="40"/>
              </w:rPr>
              <w:t>RLC</w:t>
            </w:r>
          </w:p>
        </w:tc>
        <w:tc>
          <w:tcPr>
            <w:tcW w:w="3861" w:type="dxa"/>
            <w:vAlign w:val="center"/>
          </w:tcPr>
          <w:p w14:paraId="71D2BAAF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mac_rlc_status_ind</w:t>
            </w:r>
          </w:p>
        </w:tc>
        <w:tc>
          <w:tcPr>
            <w:tcW w:w="3731" w:type="dxa"/>
            <w:vAlign w:val="center"/>
          </w:tcPr>
          <w:p w14:paraId="3C50C5EF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mac_rlc_status_ind</w:t>
            </w:r>
          </w:p>
        </w:tc>
      </w:tr>
      <w:tr w:rsidR="0004250E" w:rsidRPr="00A338CF" w14:paraId="0CFBAD34" w14:textId="77777777" w:rsidTr="00B27720">
        <w:trPr>
          <w:trHeight w:val="360"/>
          <w:jc w:val="center"/>
        </w:trPr>
        <w:tc>
          <w:tcPr>
            <w:tcW w:w="704" w:type="dxa"/>
            <w:vMerge/>
          </w:tcPr>
          <w:p w14:paraId="2ABE1385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 w:val="restart"/>
            <w:vAlign w:val="center"/>
          </w:tcPr>
          <w:p w14:paraId="58FFA890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mac_rlc_data_req</w:t>
            </w:r>
          </w:p>
        </w:tc>
        <w:tc>
          <w:tcPr>
            <w:tcW w:w="3731" w:type="dxa"/>
            <w:vAlign w:val="center"/>
          </w:tcPr>
          <w:p w14:paraId="62F28596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mac_rlc_data_req</w:t>
            </w:r>
          </w:p>
        </w:tc>
      </w:tr>
      <w:tr w:rsidR="0004250E" w:rsidRPr="00A338CF" w14:paraId="7E63D1D5" w14:textId="77777777" w:rsidTr="00B27720">
        <w:trPr>
          <w:trHeight w:val="360"/>
          <w:jc w:val="center"/>
        </w:trPr>
        <w:tc>
          <w:tcPr>
            <w:tcW w:w="704" w:type="dxa"/>
            <w:vMerge/>
          </w:tcPr>
          <w:p w14:paraId="2E3051F9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/>
            <w:vAlign w:val="center"/>
          </w:tcPr>
          <w:p w14:paraId="0EC58C23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731" w:type="dxa"/>
            <w:vAlign w:val="center"/>
          </w:tcPr>
          <w:p w14:paraId="4B9DC38D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mac_rlc_serialize_tb</w:t>
            </w:r>
          </w:p>
        </w:tc>
      </w:tr>
      <w:tr w:rsidR="0004250E" w:rsidRPr="00A338CF" w14:paraId="1DBB218C" w14:textId="77777777" w:rsidTr="00B27720">
        <w:trPr>
          <w:trHeight w:val="367"/>
          <w:jc w:val="center"/>
        </w:trPr>
        <w:tc>
          <w:tcPr>
            <w:tcW w:w="704" w:type="dxa"/>
            <w:vMerge/>
          </w:tcPr>
          <w:p w14:paraId="5675E1DF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03670DD8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mac_rlc_data_ind</w:t>
            </w:r>
          </w:p>
        </w:tc>
        <w:tc>
          <w:tcPr>
            <w:tcW w:w="3731" w:type="dxa"/>
            <w:vAlign w:val="center"/>
          </w:tcPr>
          <w:p w14:paraId="238AC52D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mac_rlc_data_ind</w:t>
            </w:r>
          </w:p>
        </w:tc>
      </w:tr>
      <w:tr w:rsidR="0004250E" w:rsidRPr="00A338CF" w14:paraId="4D9D6F3F" w14:textId="77777777" w:rsidTr="00B27720">
        <w:trPr>
          <w:jc w:val="center"/>
        </w:trPr>
        <w:tc>
          <w:tcPr>
            <w:tcW w:w="704" w:type="dxa"/>
            <w:vMerge w:val="restart"/>
            <w:vAlign w:val="center"/>
          </w:tcPr>
          <w:p w14:paraId="2F02B54D" w14:textId="77777777" w:rsidR="0004250E" w:rsidRPr="00A338CF" w:rsidRDefault="0004250E" w:rsidP="00B27720">
            <w:pPr>
              <w:rPr>
                <w:rFonts w:cs="Times New Roman"/>
                <w:color w:val="000000" w:themeColor="text1"/>
                <w:szCs w:val="40"/>
              </w:rPr>
            </w:pPr>
            <w:r w:rsidRPr="00A338CF">
              <w:rPr>
                <w:rFonts w:cs="Times New Roman"/>
                <w:color w:val="000000" w:themeColor="text1"/>
                <w:szCs w:val="40"/>
              </w:rPr>
              <w:t>PHY</w:t>
            </w:r>
          </w:p>
        </w:tc>
        <w:tc>
          <w:tcPr>
            <w:tcW w:w="3861" w:type="dxa"/>
            <w:vAlign w:val="center"/>
          </w:tcPr>
          <w:p w14:paraId="15F222B7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eNB_dlsch_ulsch_scheduler</w:t>
            </w:r>
          </w:p>
        </w:tc>
        <w:tc>
          <w:tcPr>
            <w:tcW w:w="3731" w:type="dxa"/>
            <w:vAlign w:val="center"/>
          </w:tcPr>
          <w:p w14:paraId="052A94DC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eNB_dlsch_ulsch_scheduler</w:t>
            </w:r>
          </w:p>
        </w:tc>
      </w:tr>
      <w:tr w:rsidR="0004250E" w:rsidRPr="00A338CF" w14:paraId="782C9C3B" w14:textId="77777777" w:rsidTr="00B27720">
        <w:trPr>
          <w:jc w:val="center"/>
        </w:trPr>
        <w:tc>
          <w:tcPr>
            <w:tcW w:w="704" w:type="dxa"/>
            <w:vMerge/>
          </w:tcPr>
          <w:p w14:paraId="2BC1ADFD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403C7E2E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get_dlsch_sdu</w:t>
            </w:r>
          </w:p>
        </w:tc>
        <w:tc>
          <w:tcPr>
            <w:tcW w:w="3731" w:type="dxa"/>
            <w:vAlign w:val="center"/>
          </w:tcPr>
          <w:p w14:paraId="6BC1782F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get_dlsch_sdu</w:t>
            </w:r>
          </w:p>
        </w:tc>
      </w:tr>
      <w:tr w:rsidR="0004250E" w:rsidRPr="00A338CF" w14:paraId="695AD211" w14:textId="77777777" w:rsidTr="00B27720">
        <w:trPr>
          <w:jc w:val="center"/>
        </w:trPr>
        <w:tc>
          <w:tcPr>
            <w:tcW w:w="704" w:type="dxa"/>
            <w:vMerge/>
          </w:tcPr>
          <w:p w14:paraId="627278B2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5C8D28D7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 xml:space="preserve">get_dci_sdu </w:t>
            </w:r>
          </w:p>
        </w:tc>
        <w:tc>
          <w:tcPr>
            <w:tcW w:w="3731" w:type="dxa"/>
            <w:vAlign w:val="center"/>
          </w:tcPr>
          <w:p w14:paraId="2E64BAB1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get_dci_sdu</w:t>
            </w:r>
          </w:p>
        </w:tc>
      </w:tr>
      <w:tr w:rsidR="0004250E" w:rsidRPr="00A338CF" w14:paraId="5C986828" w14:textId="77777777" w:rsidTr="00B27720">
        <w:trPr>
          <w:jc w:val="center"/>
        </w:trPr>
        <w:tc>
          <w:tcPr>
            <w:tcW w:w="704" w:type="dxa"/>
            <w:vMerge/>
            <w:vAlign w:val="center"/>
          </w:tcPr>
          <w:p w14:paraId="5C39D81A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322435F0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initiate_ra_proc</w:t>
            </w:r>
          </w:p>
        </w:tc>
        <w:tc>
          <w:tcPr>
            <w:tcW w:w="3731" w:type="dxa"/>
            <w:vAlign w:val="center"/>
          </w:tcPr>
          <w:p w14:paraId="3235FF85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initiate_ra_proc</w:t>
            </w:r>
          </w:p>
        </w:tc>
      </w:tr>
      <w:tr w:rsidR="0004250E" w:rsidRPr="00A338CF" w14:paraId="3BBF3B98" w14:textId="77777777" w:rsidTr="00B27720">
        <w:trPr>
          <w:jc w:val="center"/>
        </w:trPr>
        <w:tc>
          <w:tcPr>
            <w:tcW w:w="704" w:type="dxa"/>
            <w:vMerge/>
            <w:vAlign w:val="center"/>
          </w:tcPr>
          <w:p w14:paraId="5DE0B460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1074ABA8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fill_rar</w:t>
            </w:r>
          </w:p>
        </w:tc>
        <w:tc>
          <w:tcPr>
            <w:tcW w:w="3731" w:type="dxa"/>
            <w:vAlign w:val="center"/>
          </w:tcPr>
          <w:p w14:paraId="66EA0B45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fill_rar</w:t>
            </w:r>
          </w:p>
        </w:tc>
      </w:tr>
      <w:tr w:rsidR="0004250E" w:rsidRPr="00A338CF" w14:paraId="0EB400AC" w14:textId="77777777" w:rsidTr="00B27720">
        <w:trPr>
          <w:jc w:val="center"/>
        </w:trPr>
        <w:tc>
          <w:tcPr>
            <w:tcW w:w="704" w:type="dxa"/>
            <w:vMerge/>
          </w:tcPr>
          <w:p w14:paraId="325E14C8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5E4FF8F9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cancel_ra_proc</w:t>
            </w:r>
          </w:p>
        </w:tc>
        <w:tc>
          <w:tcPr>
            <w:tcW w:w="3731" w:type="dxa"/>
            <w:vAlign w:val="center"/>
          </w:tcPr>
          <w:p w14:paraId="3D0F4AC3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cancel_ra_proc</w:t>
            </w:r>
          </w:p>
        </w:tc>
      </w:tr>
      <w:tr w:rsidR="0004250E" w:rsidRPr="00A338CF" w14:paraId="69F7ADCA" w14:textId="77777777" w:rsidTr="00B27720">
        <w:trPr>
          <w:jc w:val="center"/>
        </w:trPr>
        <w:tc>
          <w:tcPr>
            <w:tcW w:w="704" w:type="dxa"/>
            <w:vMerge/>
          </w:tcPr>
          <w:p w14:paraId="2A8A7431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1C984E00" w14:textId="5BBE01B0" w:rsidR="0004250E" w:rsidRPr="00A338CF" w:rsidRDefault="00692D85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rx_sdu</w:t>
            </w:r>
          </w:p>
        </w:tc>
        <w:tc>
          <w:tcPr>
            <w:tcW w:w="3731" w:type="dxa"/>
            <w:vAlign w:val="center"/>
          </w:tcPr>
          <w:p w14:paraId="19F51372" w14:textId="56B577A7" w:rsidR="0004250E" w:rsidRPr="00A338CF" w:rsidRDefault="00692D85" w:rsidP="00692D85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 xml:space="preserve">rx_sdu </w:t>
            </w:r>
          </w:p>
        </w:tc>
      </w:tr>
      <w:tr w:rsidR="0004250E" w:rsidRPr="00A338CF" w14:paraId="60381581" w14:textId="77777777" w:rsidTr="00B27720">
        <w:trPr>
          <w:trHeight w:val="180"/>
          <w:jc w:val="center"/>
        </w:trPr>
        <w:tc>
          <w:tcPr>
            <w:tcW w:w="704" w:type="dxa"/>
            <w:vMerge/>
          </w:tcPr>
          <w:p w14:paraId="5DD3131F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059165F4" w14:textId="4B07357B" w:rsidR="0004250E" w:rsidRPr="00A338CF" w:rsidRDefault="00692D85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get_eNB_UE_stats</w:t>
            </w:r>
          </w:p>
        </w:tc>
        <w:tc>
          <w:tcPr>
            <w:tcW w:w="3731" w:type="dxa"/>
            <w:vAlign w:val="center"/>
          </w:tcPr>
          <w:p w14:paraId="36010560" w14:textId="02FF818E" w:rsidR="0004250E" w:rsidRPr="00A338CF" w:rsidRDefault="00692D85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get_eNB_UE_stats</w:t>
            </w:r>
          </w:p>
        </w:tc>
      </w:tr>
      <w:tr w:rsidR="0004250E" w:rsidRPr="00A338CF" w14:paraId="2753A07A" w14:textId="77777777" w:rsidTr="00B27720">
        <w:trPr>
          <w:trHeight w:val="180"/>
          <w:jc w:val="center"/>
        </w:trPr>
        <w:tc>
          <w:tcPr>
            <w:tcW w:w="704" w:type="dxa"/>
            <w:vMerge/>
          </w:tcPr>
          <w:p w14:paraId="629DE9B3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5F1B712F" w14:textId="3F894CD9" w:rsidR="0004250E" w:rsidRDefault="00692D85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SR_indication</w:t>
            </w:r>
          </w:p>
        </w:tc>
        <w:tc>
          <w:tcPr>
            <w:tcW w:w="3731" w:type="dxa"/>
            <w:vAlign w:val="center"/>
          </w:tcPr>
          <w:p w14:paraId="3AD20D43" w14:textId="2F18D4DE" w:rsidR="0004250E" w:rsidRDefault="00692D85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SR_indication</w:t>
            </w:r>
          </w:p>
        </w:tc>
      </w:tr>
      <w:tr w:rsidR="005268EA" w:rsidRPr="00A338CF" w14:paraId="57AD114A" w14:textId="77777777" w:rsidTr="00B27720">
        <w:trPr>
          <w:trHeight w:val="180"/>
          <w:jc w:val="center"/>
        </w:trPr>
        <w:tc>
          <w:tcPr>
            <w:tcW w:w="704" w:type="dxa"/>
            <w:vMerge/>
          </w:tcPr>
          <w:p w14:paraId="6B14253E" w14:textId="77777777" w:rsidR="005268EA" w:rsidRPr="00A338CF" w:rsidRDefault="005268EA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7EE5AD09" w14:textId="19AB1642" w:rsidR="005268EA" w:rsidRDefault="00692D85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</w:t>
            </w:r>
            <w:r>
              <w:rPr>
                <w:rFonts w:cs="Times New Roman" w:hint="eastAsia"/>
                <w:color w:val="000000" w:themeColor="text1"/>
                <w:szCs w:val="40"/>
              </w:rPr>
              <w:t>rbch_</w:t>
            </w:r>
            <w:r>
              <w:rPr>
                <w:rFonts w:cs="Times New Roman"/>
                <w:color w:val="000000" w:themeColor="text1"/>
                <w:szCs w:val="40"/>
              </w:rPr>
              <w:t>phy_sync_faliure</w:t>
            </w:r>
          </w:p>
        </w:tc>
        <w:tc>
          <w:tcPr>
            <w:tcW w:w="3731" w:type="dxa"/>
            <w:vAlign w:val="center"/>
          </w:tcPr>
          <w:p w14:paraId="4C2C39AA" w14:textId="3645BF27" w:rsidR="005268EA" w:rsidRDefault="00692D85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m</w:t>
            </w:r>
            <w:r>
              <w:rPr>
                <w:rFonts w:cs="Times New Roman" w:hint="eastAsia"/>
                <w:color w:val="000000" w:themeColor="text1"/>
                <w:szCs w:val="40"/>
              </w:rPr>
              <w:t>rbch_</w:t>
            </w:r>
            <w:r>
              <w:rPr>
                <w:rFonts w:cs="Times New Roman"/>
                <w:color w:val="000000" w:themeColor="text1"/>
                <w:szCs w:val="40"/>
              </w:rPr>
              <w:t>phy_sync_faliure</w:t>
            </w:r>
          </w:p>
        </w:tc>
      </w:tr>
      <w:tr w:rsidR="0004250E" w:rsidRPr="00A338CF" w14:paraId="1D34ED76" w14:textId="77777777" w:rsidTr="00B27720">
        <w:trPr>
          <w:jc w:val="center"/>
        </w:trPr>
        <w:tc>
          <w:tcPr>
            <w:tcW w:w="704" w:type="dxa"/>
            <w:vMerge/>
          </w:tcPr>
          <w:p w14:paraId="2209C07A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 w:val="restart"/>
            <w:vAlign w:val="center"/>
          </w:tcPr>
          <w:p w14:paraId="6B29C888" w14:textId="766A9DBF" w:rsidR="0004250E" w:rsidRPr="00A338CF" w:rsidRDefault="00886296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Helper Function</w:t>
            </w:r>
          </w:p>
        </w:tc>
        <w:tc>
          <w:tcPr>
            <w:tcW w:w="3731" w:type="dxa"/>
            <w:vAlign w:val="center"/>
          </w:tcPr>
          <w:p w14:paraId="3CFEFCCC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get_rballoc</w:t>
            </w:r>
          </w:p>
        </w:tc>
      </w:tr>
      <w:tr w:rsidR="0004250E" w:rsidRPr="00A338CF" w14:paraId="683FB96C" w14:textId="77777777" w:rsidTr="00B27720">
        <w:trPr>
          <w:jc w:val="center"/>
        </w:trPr>
        <w:tc>
          <w:tcPr>
            <w:tcW w:w="704" w:type="dxa"/>
            <w:vMerge/>
          </w:tcPr>
          <w:p w14:paraId="1286890F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/>
            <w:vAlign w:val="center"/>
          </w:tcPr>
          <w:p w14:paraId="4E44B8F9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731" w:type="dxa"/>
            <w:vAlign w:val="center"/>
          </w:tcPr>
          <w:p w14:paraId="3D790EF6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computeRIV</w:t>
            </w:r>
          </w:p>
        </w:tc>
      </w:tr>
      <w:tr w:rsidR="0004250E" w:rsidRPr="00A338CF" w14:paraId="4B3FF06C" w14:textId="77777777" w:rsidTr="00B27720">
        <w:trPr>
          <w:jc w:val="center"/>
        </w:trPr>
        <w:tc>
          <w:tcPr>
            <w:tcW w:w="704" w:type="dxa"/>
            <w:vMerge/>
          </w:tcPr>
          <w:p w14:paraId="6FB95E11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/>
            <w:vAlign w:val="center"/>
          </w:tcPr>
          <w:p w14:paraId="355A995A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731" w:type="dxa"/>
            <w:vAlign w:val="center"/>
          </w:tcPr>
          <w:p w14:paraId="6FB9F02D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get_ue_active_harq_pid</w:t>
            </w:r>
          </w:p>
        </w:tc>
      </w:tr>
      <w:tr w:rsidR="0004250E" w:rsidRPr="00A338CF" w14:paraId="3E5B92C7" w14:textId="77777777" w:rsidTr="00B27720">
        <w:trPr>
          <w:jc w:val="center"/>
        </w:trPr>
        <w:tc>
          <w:tcPr>
            <w:tcW w:w="704" w:type="dxa"/>
            <w:vMerge/>
          </w:tcPr>
          <w:p w14:paraId="6EF745A9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/>
            <w:vAlign w:val="center"/>
          </w:tcPr>
          <w:p w14:paraId="1F3849DA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731" w:type="dxa"/>
            <w:vAlign w:val="center"/>
          </w:tcPr>
          <w:p w14:paraId="4D75E193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get_TBS</w:t>
            </w:r>
          </w:p>
        </w:tc>
      </w:tr>
      <w:tr w:rsidR="0004250E" w:rsidRPr="00A338CF" w14:paraId="266AB9DC" w14:textId="77777777" w:rsidTr="00B27720">
        <w:trPr>
          <w:jc w:val="center"/>
        </w:trPr>
        <w:tc>
          <w:tcPr>
            <w:tcW w:w="704" w:type="dxa"/>
            <w:vMerge/>
          </w:tcPr>
          <w:p w14:paraId="5A1AB5FB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/>
            <w:vAlign w:val="center"/>
          </w:tcPr>
          <w:p w14:paraId="4DC44848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731" w:type="dxa"/>
            <w:vAlign w:val="center"/>
          </w:tcPr>
          <w:p w14:paraId="7E15D3C9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lte_frame_params</w:t>
            </w:r>
          </w:p>
        </w:tc>
      </w:tr>
      <w:tr w:rsidR="0004250E" w:rsidRPr="00A338CF" w14:paraId="4FCB0D3D" w14:textId="77777777" w:rsidTr="00B27720">
        <w:trPr>
          <w:jc w:val="center"/>
        </w:trPr>
        <w:tc>
          <w:tcPr>
            <w:tcW w:w="704" w:type="dxa"/>
            <w:vMerge/>
          </w:tcPr>
          <w:p w14:paraId="6EDDE2F2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/>
            <w:vAlign w:val="center"/>
          </w:tcPr>
          <w:p w14:paraId="51586037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731" w:type="dxa"/>
            <w:vAlign w:val="center"/>
          </w:tcPr>
          <w:p w14:paraId="466FF306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get_transmission_mode</w:t>
            </w:r>
          </w:p>
        </w:tc>
      </w:tr>
      <w:tr w:rsidR="0004250E" w:rsidRPr="00A338CF" w14:paraId="762DE07A" w14:textId="77777777" w:rsidTr="00B27720">
        <w:trPr>
          <w:jc w:val="center"/>
        </w:trPr>
        <w:tc>
          <w:tcPr>
            <w:tcW w:w="704" w:type="dxa"/>
            <w:vMerge/>
          </w:tcPr>
          <w:p w14:paraId="3BC7B1C1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Merge/>
            <w:vAlign w:val="center"/>
          </w:tcPr>
          <w:p w14:paraId="76FB15B9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731" w:type="dxa"/>
            <w:vAlign w:val="center"/>
          </w:tcPr>
          <w:p w14:paraId="197D4788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commentRangeStart w:id="7"/>
            <w:r>
              <w:rPr>
                <w:rFonts w:cs="Times New Roman"/>
                <w:color w:val="000000" w:themeColor="text1"/>
                <w:szCs w:val="40"/>
              </w:rPr>
              <w:t>get_nCCE_max</w:t>
            </w:r>
            <w:commentRangeEnd w:id="7"/>
            <w:r w:rsidR="00756C84">
              <w:rPr>
                <w:rStyle w:val="ad"/>
              </w:rPr>
              <w:commentReference w:id="7"/>
            </w:r>
          </w:p>
        </w:tc>
      </w:tr>
      <w:tr w:rsidR="0004250E" w:rsidRPr="00A338CF" w14:paraId="3FAF92F0" w14:textId="77777777" w:rsidTr="00B27720">
        <w:trPr>
          <w:jc w:val="center"/>
        </w:trPr>
        <w:tc>
          <w:tcPr>
            <w:tcW w:w="704" w:type="dxa"/>
            <w:vMerge/>
          </w:tcPr>
          <w:p w14:paraId="5909B1BD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63F47E98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phy_config_sib1_eNB</w:t>
            </w:r>
          </w:p>
        </w:tc>
        <w:tc>
          <w:tcPr>
            <w:tcW w:w="3731" w:type="dxa"/>
            <w:vAlign w:val="center"/>
          </w:tcPr>
          <w:p w14:paraId="35A96C61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phy_config_sib1_eNB</w:t>
            </w:r>
          </w:p>
        </w:tc>
      </w:tr>
      <w:tr w:rsidR="0004250E" w:rsidRPr="00A338CF" w14:paraId="626DF03F" w14:textId="77777777" w:rsidTr="00B27720">
        <w:trPr>
          <w:jc w:val="center"/>
        </w:trPr>
        <w:tc>
          <w:tcPr>
            <w:tcW w:w="704" w:type="dxa"/>
            <w:vMerge/>
          </w:tcPr>
          <w:p w14:paraId="4DA4E8E3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4A87354A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phy_config_sib2_eNB</w:t>
            </w:r>
          </w:p>
        </w:tc>
        <w:tc>
          <w:tcPr>
            <w:tcW w:w="3731" w:type="dxa"/>
            <w:vAlign w:val="center"/>
          </w:tcPr>
          <w:p w14:paraId="40143625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phy_config_sib2_eNB</w:t>
            </w:r>
          </w:p>
        </w:tc>
      </w:tr>
      <w:tr w:rsidR="0004250E" w:rsidRPr="00A338CF" w14:paraId="78E144C0" w14:textId="77777777" w:rsidTr="00B27720">
        <w:trPr>
          <w:trHeight w:val="180"/>
          <w:jc w:val="center"/>
        </w:trPr>
        <w:tc>
          <w:tcPr>
            <w:tcW w:w="704" w:type="dxa"/>
            <w:vMerge/>
          </w:tcPr>
          <w:p w14:paraId="2EA693AE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477C382D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phy_config_sib13_eNB</w:t>
            </w:r>
          </w:p>
        </w:tc>
        <w:tc>
          <w:tcPr>
            <w:tcW w:w="3731" w:type="dxa"/>
            <w:vAlign w:val="center"/>
          </w:tcPr>
          <w:p w14:paraId="0383F882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phy_config_sib13_eNB</w:t>
            </w:r>
          </w:p>
        </w:tc>
      </w:tr>
      <w:tr w:rsidR="0004250E" w:rsidRPr="00A338CF" w14:paraId="57DE73ED" w14:textId="77777777" w:rsidTr="00B27720">
        <w:trPr>
          <w:trHeight w:val="180"/>
          <w:jc w:val="center"/>
        </w:trPr>
        <w:tc>
          <w:tcPr>
            <w:tcW w:w="704" w:type="dxa"/>
            <w:vMerge/>
          </w:tcPr>
          <w:p w14:paraId="75177C6C" w14:textId="77777777" w:rsidR="0004250E" w:rsidRPr="00A338CF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</w:p>
        </w:tc>
        <w:tc>
          <w:tcPr>
            <w:tcW w:w="3861" w:type="dxa"/>
            <w:vAlign w:val="center"/>
          </w:tcPr>
          <w:p w14:paraId="210D330C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phy_config_dedicated_eNB</w:t>
            </w:r>
          </w:p>
        </w:tc>
        <w:tc>
          <w:tcPr>
            <w:tcW w:w="3731" w:type="dxa"/>
            <w:vAlign w:val="center"/>
          </w:tcPr>
          <w:p w14:paraId="126C17EC" w14:textId="77777777" w:rsidR="0004250E" w:rsidRDefault="0004250E" w:rsidP="00B27720">
            <w:pPr>
              <w:jc w:val="center"/>
              <w:rPr>
                <w:rFonts w:cs="Times New Roman"/>
                <w:color w:val="000000" w:themeColor="text1"/>
                <w:szCs w:val="40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phy_config_dedicated_eNB</w:t>
            </w:r>
          </w:p>
        </w:tc>
      </w:tr>
    </w:tbl>
    <w:p w14:paraId="682283E0" w14:textId="70C33CD2" w:rsidR="00B9407F" w:rsidRDefault="00B9407F" w:rsidP="002F1241">
      <w:pPr>
        <w:widowControl/>
        <w:rPr>
          <w:rFonts w:cs="Times New Roman"/>
          <w:color w:val="FF0000"/>
          <w:szCs w:val="40"/>
        </w:rPr>
      </w:pPr>
    </w:p>
    <w:p w14:paraId="316D8F2C" w14:textId="3FA00483" w:rsidR="002F1241" w:rsidRPr="00125FBB" w:rsidRDefault="002F1241" w:rsidP="002F1241">
      <w:pPr>
        <w:widowControl/>
        <w:rPr>
          <w:rFonts w:cs="Times New Roman"/>
          <w:color w:val="FF0000"/>
          <w:szCs w:val="40"/>
        </w:rPr>
      </w:pPr>
      <w:r>
        <w:rPr>
          <w:rFonts w:cs="Times New Roman"/>
          <w:color w:val="FF0000"/>
          <w:szCs w:val="40"/>
        </w:rPr>
        <w:br w:type="page"/>
      </w:r>
    </w:p>
    <w:p w14:paraId="3A020CDE" w14:textId="77777777" w:rsidR="001627DC" w:rsidRDefault="001627DC" w:rsidP="009E012C">
      <w:pPr>
        <w:pStyle w:val="1"/>
        <w:sectPr w:rsidR="001627D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411058B" w14:textId="388CBA7F" w:rsidR="009E012C" w:rsidRDefault="009E012C" w:rsidP="00E45E69">
      <w:pPr>
        <w:pStyle w:val="1"/>
        <w:numPr>
          <w:ilvl w:val="0"/>
          <w:numId w:val="11"/>
        </w:numPr>
      </w:pPr>
      <w:bookmarkStart w:id="8" w:name="_Toc473244955"/>
      <w:r w:rsidRPr="00F65437">
        <w:lastRenderedPageBreak/>
        <w:t>Channel</w:t>
      </w:r>
      <w:bookmarkEnd w:id="8"/>
      <w:r w:rsidRPr="00F65437">
        <w:t xml:space="preserve"> </w:t>
      </w:r>
    </w:p>
    <w:p w14:paraId="0233122C" w14:textId="301E0D91" w:rsidR="00B9407F" w:rsidRPr="00B9407F" w:rsidRDefault="00B9407F" w:rsidP="00B9407F">
      <w:pPr>
        <w:pStyle w:val="2"/>
      </w:pPr>
      <w:bookmarkStart w:id="9" w:name="_Toc473244956"/>
      <w:r>
        <w:rPr>
          <w:rFonts w:hint="eastAsia"/>
        </w:rPr>
        <w:t>3</w:t>
      </w:r>
      <w:r>
        <w:t xml:space="preserve">.1 </w:t>
      </w:r>
      <w:r w:rsidR="00394C50">
        <w:t>Cross</w:t>
      </w:r>
      <w:r>
        <w:t xml:space="preserve"> Layer Channel</w:t>
      </w:r>
      <w:bookmarkEnd w:id="9"/>
    </w:p>
    <w:p w14:paraId="0C0E809D" w14:textId="6A4EB893" w:rsidR="009E012C" w:rsidRDefault="009E012C" w:rsidP="00B9407F">
      <w:pPr>
        <w:pStyle w:val="3"/>
      </w:pPr>
      <w:bookmarkStart w:id="10" w:name="_Toc473244957"/>
      <w:r>
        <w:rPr>
          <w:rFonts w:hint="eastAsia"/>
        </w:rPr>
        <w:t>3.1</w:t>
      </w:r>
      <w:r w:rsidR="00B9407F">
        <w:t>.1</w:t>
      </w:r>
      <w:r w:rsidR="007A6638">
        <w:t xml:space="preserve"> </w:t>
      </w:r>
      <w:r>
        <w:t>MAC-RRC</w:t>
      </w:r>
      <w:bookmarkEnd w:id="10"/>
    </w:p>
    <w:p w14:paraId="3E7544F5" w14:textId="1D3F6B63" w:rsidR="006D2F06" w:rsidRDefault="006D2F06" w:rsidP="0012217E">
      <w:pPr>
        <w:pStyle w:val="4"/>
      </w:pPr>
      <w:r>
        <w:t xml:space="preserve">3.1.1.1 </w:t>
      </w:r>
      <w:r w:rsidRPr="00E82B0D">
        <w:t>m</w:t>
      </w:r>
      <w:r>
        <w:t>ac_rrc_config_req</w:t>
      </w:r>
    </w:p>
    <w:p w14:paraId="5BBA6869" w14:textId="475AEA90" w:rsidR="003E5A49" w:rsidRPr="009D3AF5" w:rsidRDefault="003E5A49" w:rsidP="003E5A4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t xml:space="preserve"> Parameters of mac_rrc_</w:t>
      </w:r>
      <w:r>
        <w:rPr>
          <w:rFonts w:hint="eastAsia"/>
        </w:rPr>
        <w:t>config</w:t>
      </w:r>
      <w:r>
        <w:t>_req</w:t>
      </w:r>
    </w:p>
    <w:tbl>
      <w:tblPr>
        <w:tblStyle w:val="a3"/>
        <w:tblW w:w="11052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410"/>
        <w:gridCol w:w="1559"/>
        <w:gridCol w:w="3969"/>
        <w:gridCol w:w="1418"/>
      </w:tblGrid>
      <w:tr w:rsidR="006D2F06" w14:paraId="777CE6EE" w14:textId="77777777" w:rsidTr="00945FC0">
        <w:trPr>
          <w:trHeight w:val="405"/>
          <w:jc w:val="center"/>
        </w:trPr>
        <w:tc>
          <w:tcPr>
            <w:tcW w:w="1696" w:type="dxa"/>
            <w:shd w:val="clear" w:color="auto" w:fill="D9D9D9" w:themeFill="background1" w:themeFillShade="D9"/>
          </w:tcPr>
          <w:p w14:paraId="38EB9B81" w14:textId="77777777" w:rsidR="006D2F06" w:rsidRPr="007C068A" w:rsidRDefault="006D2F06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41B9632E" w14:textId="77777777" w:rsidR="006D2F06" w:rsidRDefault="006D2F06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01EA1D9" w14:textId="77777777" w:rsidR="006D2F06" w:rsidRPr="00633FFA" w:rsidRDefault="006D2F06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4D66858" w14:textId="0CC135A8" w:rsidR="006D2F06" w:rsidRPr="00BA7D30" w:rsidRDefault="006D2F06" w:rsidP="00945FC0">
            <w:pPr>
              <w:rPr>
                <w:rFonts w:cs="Times New Roman"/>
                <w:b/>
              </w:rPr>
            </w:pPr>
            <w:commentRangeStart w:id="11"/>
            <w:r>
              <w:rPr>
                <w:rFonts w:cs="Times New Roman"/>
                <w:b/>
              </w:rPr>
              <w:t>Input Parameters</w:t>
            </w:r>
            <w:commentRangeEnd w:id="11"/>
            <w:r>
              <w:rPr>
                <w:rStyle w:val="ad"/>
              </w:rPr>
              <w:commentReference w:id="11"/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06D986A" w14:textId="77777777" w:rsidR="006D2F06" w:rsidRPr="00462754" w:rsidRDefault="006D2F06" w:rsidP="00945FC0">
            <w:pPr>
              <w:rPr>
                <w:rFonts w:cs="Times New Roman"/>
                <w:b/>
                <w:szCs w:val="40"/>
              </w:rPr>
            </w:pPr>
            <w:commentRangeStart w:id="12"/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  <w:commentRangeEnd w:id="12"/>
            <w:r>
              <w:rPr>
                <w:rStyle w:val="ad"/>
              </w:rPr>
              <w:commentReference w:id="12"/>
            </w:r>
          </w:p>
        </w:tc>
      </w:tr>
    </w:tbl>
    <w:p w14:paraId="0DB44328" w14:textId="77777777" w:rsidR="006D2F06" w:rsidDel="001175C0" w:rsidRDefault="006D2F06" w:rsidP="006D2F06">
      <w:pPr>
        <w:rPr>
          <w:del w:id="13" w:author="KroEmPa" w:date="2016-12-14T01:15:00Z"/>
        </w:rPr>
      </w:pPr>
    </w:p>
    <w:tbl>
      <w:tblPr>
        <w:tblStyle w:val="a3"/>
        <w:tblW w:w="11052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410"/>
        <w:gridCol w:w="1559"/>
        <w:gridCol w:w="3969"/>
        <w:gridCol w:w="1418"/>
      </w:tblGrid>
      <w:tr w:rsidR="006D2F06" w:rsidRPr="00765D28" w14:paraId="6C90E22E" w14:textId="77777777" w:rsidTr="00ED131B">
        <w:trPr>
          <w:trHeight w:val="841"/>
          <w:jc w:val="center"/>
        </w:trPr>
        <w:tc>
          <w:tcPr>
            <w:tcW w:w="1696" w:type="dxa"/>
          </w:tcPr>
          <w:p w14:paraId="57811166" w14:textId="77777777" w:rsidR="006D2F06" w:rsidRDefault="006D2F06" w:rsidP="006D2F06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PHY_Config</w:t>
            </w:r>
          </w:p>
        </w:tc>
        <w:tc>
          <w:tcPr>
            <w:tcW w:w="2410" w:type="dxa"/>
          </w:tcPr>
          <w:p w14:paraId="0D8554EB" w14:textId="77777777" w:rsidR="006D2F06" w:rsidRPr="00EE6E33" w:rsidRDefault="006D2F06" w:rsidP="006D2F06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mac_rrc_config_req()</w:t>
            </w:r>
          </w:p>
        </w:tc>
        <w:tc>
          <w:tcPr>
            <w:tcW w:w="1559" w:type="dxa"/>
          </w:tcPr>
          <w:p w14:paraId="4F176D33" w14:textId="77777777" w:rsidR="006D2F06" w:rsidRDefault="006D2F06" w:rsidP="006D2F06">
            <w:pPr>
              <w:rPr>
                <w:rFonts w:cs="Times New Roman"/>
              </w:rPr>
            </w:pPr>
            <w:r>
              <w:rPr>
                <w:rFonts w:cs="Times New Roman"/>
                <w:szCs w:val="24"/>
              </w:rPr>
              <w:t>RRC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 w:hint="eastAsia"/>
                <w:szCs w:val="24"/>
              </w:rPr>
              <w:t>MA</w:t>
            </w:r>
            <w:r>
              <w:rPr>
                <w:rFonts w:cs="Times New Roman"/>
                <w:szCs w:val="24"/>
              </w:rPr>
              <w:t>C</w:t>
            </w:r>
          </w:p>
        </w:tc>
        <w:tc>
          <w:tcPr>
            <w:tcW w:w="3969" w:type="dxa"/>
          </w:tcPr>
          <w:p w14:paraId="3E489FDC" w14:textId="1D0212AF" w:rsidR="006D2F06" w:rsidRDefault="006D2F06" w:rsidP="006D2F06">
            <w:r>
              <w:t>Mod_idP,</w:t>
            </w:r>
          </w:p>
          <w:p w14:paraId="0329893A" w14:textId="1F619028" w:rsidR="006D2F06" w:rsidRDefault="006D2F06" w:rsidP="006D2F06">
            <w:r>
              <w:t>CC_idP,</w:t>
            </w:r>
          </w:p>
          <w:p w14:paraId="6B82226D" w14:textId="5D555DEA" w:rsidR="006D2F06" w:rsidRDefault="006D2F06" w:rsidP="006D2F06">
            <w:r>
              <w:t>eNB_flagP,</w:t>
            </w:r>
          </w:p>
          <w:p w14:paraId="7A6F9DD1" w14:textId="50695602" w:rsidR="006D2F06" w:rsidRDefault="006D2F06" w:rsidP="006D2F06">
            <w:r>
              <w:t>rntiP,</w:t>
            </w:r>
          </w:p>
          <w:p w14:paraId="27065330" w14:textId="2A88787F" w:rsidR="006D2F06" w:rsidRDefault="006D2F06" w:rsidP="006D2F06">
            <w:r>
              <w:t>eNB_index,</w:t>
            </w:r>
          </w:p>
          <w:p w14:paraId="38B22072" w14:textId="1783B67C" w:rsidR="006D2F06" w:rsidRDefault="006D2F06" w:rsidP="006D2F06">
            <w:r>
              <w:t>radioResourceConfigCommon,</w:t>
            </w:r>
          </w:p>
          <w:p w14:paraId="276BD484" w14:textId="77777777" w:rsidR="006D2F06" w:rsidRDefault="006D2F06" w:rsidP="006D2F06">
            <w:r>
              <w:t>physicalConfigDedicated,</w:t>
            </w:r>
          </w:p>
          <w:p w14:paraId="4D3A2F88" w14:textId="77777777" w:rsidR="00ED131B" w:rsidRDefault="00ED131B" w:rsidP="006D2F06">
            <w:r w:rsidRPr="0049535C">
              <w:t>sCellToAddMod_r10</w:t>
            </w:r>
            <w:r>
              <w:t>,</w:t>
            </w:r>
          </w:p>
          <w:p w14:paraId="504CC335" w14:textId="4F1C9DCC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measObj</w:t>
            </w:r>
            <w:r>
              <w:rPr>
                <w:rFonts w:cs="Times New Roman"/>
              </w:rPr>
              <w:t>,</w:t>
            </w:r>
          </w:p>
          <w:p w14:paraId="2BE9B1AE" w14:textId="509DB3E7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mac_MainConfig</w:t>
            </w:r>
            <w:r>
              <w:rPr>
                <w:rFonts w:cs="Times New Roman"/>
              </w:rPr>
              <w:t>,</w:t>
            </w:r>
          </w:p>
          <w:p w14:paraId="3F52297E" w14:textId="4F6EA269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logicalChannelIdentity</w:t>
            </w:r>
            <w:r>
              <w:rPr>
                <w:rFonts w:cs="Times New Roman"/>
              </w:rPr>
              <w:t>,</w:t>
            </w:r>
          </w:p>
          <w:p w14:paraId="4E0E92FA" w14:textId="58B09217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logicalChannelConfig</w:t>
            </w:r>
            <w:r>
              <w:rPr>
                <w:rFonts w:cs="Times New Roman"/>
              </w:rPr>
              <w:t>,</w:t>
            </w:r>
          </w:p>
          <w:p w14:paraId="2029503F" w14:textId="6BA56576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measGapConfig</w:t>
            </w:r>
            <w:r>
              <w:rPr>
                <w:rFonts w:cs="Times New Roman"/>
              </w:rPr>
              <w:t>,</w:t>
            </w:r>
          </w:p>
          <w:p w14:paraId="6BF8490A" w14:textId="6A6AFB62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tdd_Config</w:t>
            </w:r>
            <w:r>
              <w:rPr>
                <w:rFonts w:cs="Times New Roman"/>
              </w:rPr>
              <w:t>,</w:t>
            </w:r>
          </w:p>
          <w:p w14:paraId="2F1701C4" w14:textId="6E9398CF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mobilityControlInfo</w:t>
            </w:r>
            <w:r>
              <w:rPr>
                <w:rFonts w:cs="Times New Roman"/>
              </w:rPr>
              <w:t>,</w:t>
            </w:r>
          </w:p>
          <w:p w14:paraId="20AB7CDE" w14:textId="0F70EDB3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SIwindowsize</w:t>
            </w:r>
            <w:r>
              <w:rPr>
                <w:rFonts w:cs="Times New Roman"/>
              </w:rPr>
              <w:t>,</w:t>
            </w:r>
          </w:p>
          <w:p w14:paraId="6DE2211E" w14:textId="13347722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SIperiod</w:t>
            </w:r>
            <w:r>
              <w:rPr>
                <w:rFonts w:cs="Times New Roman"/>
              </w:rPr>
              <w:t>,</w:t>
            </w:r>
          </w:p>
          <w:p w14:paraId="171D7F40" w14:textId="65429E8A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ul_CarrierFreq</w:t>
            </w:r>
            <w:r>
              <w:rPr>
                <w:rFonts w:cs="Times New Roman"/>
              </w:rPr>
              <w:t>,</w:t>
            </w:r>
          </w:p>
          <w:p w14:paraId="61A77DC2" w14:textId="3275D273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ul_Bandwidth</w:t>
            </w:r>
            <w:r>
              <w:rPr>
                <w:rFonts w:cs="Times New Roman"/>
              </w:rPr>
              <w:t>,</w:t>
            </w:r>
          </w:p>
          <w:p w14:paraId="71906E90" w14:textId="53450540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additionalSpectrumEmission</w:t>
            </w:r>
            <w:r>
              <w:rPr>
                <w:rFonts w:cs="Times New Roman"/>
              </w:rPr>
              <w:t>,</w:t>
            </w:r>
          </w:p>
          <w:p w14:paraId="4CEE8A84" w14:textId="7920C595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mbsfn_SubframeConfigList</w:t>
            </w:r>
            <w:r>
              <w:rPr>
                <w:rFonts w:cs="Times New Roman"/>
              </w:rPr>
              <w:t>,</w:t>
            </w:r>
          </w:p>
          <w:p w14:paraId="7E3CD85F" w14:textId="5D0EA7CB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MBMS_Flag</w:t>
            </w:r>
            <w:r>
              <w:rPr>
                <w:rFonts w:cs="Times New Roman"/>
              </w:rPr>
              <w:t>,</w:t>
            </w:r>
          </w:p>
          <w:p w14:paraId="7F45B89B" w14:textId="6DEEF020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t>mbsfn_AreaInfoList</w:t>
            </w:r>
            <w:r>
              <w:rPr>
                <w:rFonts w:cs="Times New Roman"/>
              </w:rPr>
              <w:t>,</w:t>
            </w:r>
          </w:p>
          <w:p w14:paraId="30C81B81" w14:textId="02D12D27" w:rsidR="00ED131B" w:rsidRPr="00ED131B" w:rsidRDefault="00ED131B" w:rsidP="00ED131B">
            <w:pPr>
              <w:rPr>
                <w:rFonts w:cs="Times New Roman"/>
              </w:rPr>
            </w:pPr>
            <w:r w:rsidRPr="00ED131B">
              <w:rPr>
                <w:rFonts w:cs="Times New Roman"/>
              </w:rPr>
              <w:lastRenderedPageBreak/>
              <w:t>pmch_InfoList</w:t>
            </w:r>
            <w:r>
              <w:rPr>
                <w:rFonts w:cs="Times New Roman"/>
              </w:rPr>
              <w:t>,</w:t>
            </w:r>
          </w:p>
          <w:p w14:paraId="74F58D9A" w14:textId="77777777" w:rsidR="00ED131B" w:rsidRDefault="00ED131B" w:rsidP="006D2F06">
            <w:r>
              <w:t>num_active_cba_groups,</w:t>
            </w:r>
          </w:p>
          <w:p w14:paraId="2530082B" w14:textId="5D6D2E99" w:rsidR="00ED131B" w:rsidRPr="00E73F27" w:rsidRDefault="00ED131B" w:rsidP="006D2F06">
            <w:pPr>
              <w:rPr>
                <w:rFonts w:cs="Times New Roman"/>
              </w:rPr>
            </w:pPr>
            <w:r w:rsidRPr="00991483">
              <w:t>cba_rnti</w:t>
            </w:r>
          </w:p>
        </w:tc>
        <w:tc>
          <w:tcPr>
            <w:tcW w:w="1418" w:type="dxa"/>
          </w:tcPr>
          <w:p w14:paraId="3EB62406" w14:textId="77777777" w:rsidR="006D2F06" w:rsidRPr="00765D28" w:rsidRDefault="006D2F06" w:rsidP="006D2F06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 w:hint="eastAsia"/>
              </w:rPr>
              <w:lastRenderedPageBreak/>
              <w:t>N/A</w:t>
            </w:r>
          </w:p>
        </w:tc>
      </w:tr>
    </w:tbl>
    <w:p w14:paraId="32C9E336" w14:textId="77777777" w:rsidR="006D2F06" w:rsidRDefault="006D2F06" w:rsidP="006D2F06"/>
    <w:p w14:paraId="78E3FFD1" w14:textId="743EEE97" w:rsidR="006549E8" w:rsidRPr="0012217E" w:rsidRDefault="006D2F06" w:rsidP="0012217E">
      <w:pPr>
        <w:pStyle w:val="4"/>
      </w:pPr>
      <w:r>
        <w:t>3.1.1.2</w:t>
      </w:r>
      <w:r w:rsidR="006549E8" w:rsidRPr="00111EF5">
        <w:t xml:space="preserve"> mac_rrc_data_ind</w:t>
      </w:r>
    </w:p>
    <w:p w14:paraId="5DD9EAB6" w14:textId="36AB1789" w:rsidR="006549E8" w:rsidRPr="003E5A49" w:rsidRDefault="003E5A49" w:rsidP="003E5A49">
      <w:pPr>
        <w:pStyle w:val="Table"/>
        <w:rPr>
          <w:rFonts w:asciiTheme="minorHAnsi" w:hAnsiTheme="minorHAnsi" w:cstheme="minorBidi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>
        <w:t xml:space="preserve"> </w:t>
      </w:r>
      <w:r w:rsidR="006549E8">
        <w:t>Parameters of mac_rrc_data_ind</w:t>
      </w:r>
    </w:p>
    <w:tbl>
      <w:tblPr>
        <w:tblStyle w:val="a3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126"/>
        <w:gridCol w:w="1559"/>
        <w:gridCol w:w="2127"/>
        <w:gridCol w:w="2409"/>
      </w:tblGrid>
      <w:tr w:rsidR="006549E8" w14:paraId="677393F3" w14:textId="77777777" w:rsidTr="006549E8">
        <w:trPr>
          <w:trHeight w:val="405"/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14:paraId="0C0E36A4" w14:textId="77777777" w:rsidR="006549E8" w:rsidRPr="007C068A" w:rsidRDefault="006549E8" w:rsidP="006549E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852E1FC" w14:textId="77777777" w:rsidR="006549E8" w:rsidRDefault="006549E8" w:rsidP="006549E8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EB4410F" w14:textId="77777777" w:rsidR="006549E8" w:rsidRPr="00633FFA" w:rsidRDefault="006549E8" w:rsidP="006549E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2430C55A" w14:textId="77777777" w:rsidR="006549E8" w:rsidRPr="00BA7D30" w:rsidRDefault="006549E8" w:rsidP="006549E8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E0FCC8F" w14:textId="77777777" w:rsidR="006549E8" w:rsidRDefault="006549E8" w:rsidP="006549E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  <w:p w14:paraId="3F277300" w14:textId="77777777" w:rsidR="006549E8" w:rsidRDefault="006549E8" w:rsidP="006549E8">
            <w:pPr>
              <w:rPr>
                <w:rFonts w:cs="Times New Roman"/>
              </w:rPr>
            </w:pPr>
          </w:p>
        </w:tc>
      </w:tr>
      <w:tr w:rsidR="006549E8" w:rsidRPr="00765D28" w14:paraId="1CDB148C" w14:textId="77777777" w:rsidTr="006549E8">
        <w:trPr>
          <w:trHeight w:val="4060"/>
          <w:jc w:val="center"/>
        </w:trPr>
        <w:tc>
          <w:tcPr>
            <w:tcW w:w="1980" w:type="dxa"/>
          </w:tcPr>
          <w:p w14:paraId="57FFC005" w14:textId="77777777" w:rsidR="006549E8" w:rsidRPr="009702D1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Scheduling</w:t>
            </w:r>
          </w:p>
        </w:tc>
        <w:tc>
          <w:tcPr>
            <w:tcW w:w="2126" w:type="dxa"/>
          </w:tcPr>
          <w:p w14:paraId="09766B7E" w14:textId="77777777" w:rsidR="006549E8" w:rsidRPr="009702D1" w:rsidRDefault="006549E8" w:rsidP="006549E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mac_rrc_data_ind()</w:t>
            </w:r>
          </w:p>
        </w:tc>
        <w:tc>
          <w:tcPr>
            <w:tcW w:w="1559" w:type="dxa"/>
          </w:tcPr>
          <w:p w14:paraId="1F0674ED" w14:textId="77777777" w:rsidR="006549E8" w:rsidRPr="009702D1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RRC</w:t>
            </w:r>
          </w:p>
        </w:tc>
        <w:tc>
          <w:tcPr>
            <w:tcW w:w="2127" w:type="dxa"/>
          </w:tcPr>
          <w:p w14:paraId="55C06BC2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module_idP,</w:t>
            </w:r>
          </w:p>
          <w:p w14:paraId="51F2CC24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CC_id,</w:t>
            </w:r>
          </w:p>
          <w:p w14:paraId="6A8E52AC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frameP,</w:t>
            </w:r>
          </w:p>
          <w:p w14:paraId="71068944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sub_frameP,</w:t>
            </w:r>
          </w:p>
          <w:p w14:paraId="22CCEE6A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rntiP,</w:t>
            </w:r>
          </w:p>
          <w:p w14:paraId="2AE323F6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srb_idP,</w:t>
            </w:r>
          </w:p>
          <w:p w14:paraId="66E76AD5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sduP,</w:t>
            </w:r>
          </w:p>
          <w:p w14:paraId="56FA5EBF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sdu_lenP,</w:t>
            </w:r>
          </w:p>
          <w:p w14:paraId="5E119868" w14:textId="77777777" w:rsidR="006549E8" w:rsidRPr="00331996" w:rsidRDefault="006549E8" w:rsidP="006549E8">
            <w:pPr>
              <w:rPr>
                <w:rFonts w:cs="Times New Roman"/>
                <w:szCs w:val="24"/>
              </w:rPr>
            </w:pPr>
            <w:r w:rsidRPr="00331996">
              <w:rPr>
                <w:rFonts w:cs="Times New Roman"/>
                <w:szCs w:val="24"/>
              </w:rPr>
              <w:t>eNB_flagP,</w:t>
            </w:r>
          </w:p>
          <w:p w14:paraId="6410B182" w14:textId="77777777" w:rsidR="006549E8" w:rsidRPr="009702D1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eNB_indexP,  </w:t>
            </w:r>
            <w:r w:rsidRPr="00331996">
              <w:rPr>
                <w:rFonts w:cs="Times New Roman"/>
                <w:szCs w:val="24"/>
              </w:rPr>
              <w:t>mbsfn_sync_areaP</w:t>
            </w:r>
          </w:p>
        </w:tc>
        <w:tc>
          <w:tcPr>
            <w:tcW w:w="2409" w:type="dxa"/>
          </w:tcPr>
          <w:p w14:paraId="6F76BF5C" w14:textId="77777777" w:rsidR="006549E8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sduP</w:t>
            </w:r>
          </w:p>
          <w:p w14:paraId="39982548" w14:textId="77777777" w:rsidR="006549E8" w:rsidRPr="009702D1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sdu_lenP</w:t>
            </w:r>
          </w:p>
        </w:tc>
      </w:tr>
    </w:tbl>
    <w:p w14:paraId="21790D11" w14:textId="30E14B64" w:rsidR="00F11F77" w:rsidRDefault="00F11F77" w:rsidP="00F11F77">
      <w:pPr>
        <w:rPr>
          <w:rFonts w:cs="Times New Roman"/>
        </w:rPr>
      </w:pPr>
    </w:p>
    <w:p w14:paraId="78908130" w14:textId="4E492539" w:rsidR="00A156F4" w:rsidRDefault="006549E8" w:rsidP="0012217E">
      <w:pPr>
        <w:pStyle w:val="4"/>
      </w:pPr>
      <w:r w:rsidRPr="00111EF5">
        <w:t>3.1.1.</w:t>
      </w:r>
      <w:r w:rsidR="00E017AA">
        <w:t>3</w:t>
      </w:r>
      <w:r w:rsidR="00A156F4">
        <w:t xml:space="preserve"> rrc_rx_tx</w:t>
      </w:r>
    </w:p>
    <w:p w14:paraId="3BE7CEC3" w14:textId="6F96450A" w:rsidR="006549E8" w:rsidRDefault="006549E8" w:rsidP="00A156F4">
      <w:r w:rsidRPr="00E57434">
        <w:t>(N/A in NB-IoT)</w:t>
      </w:r>
    </w:p>
    <w:p w14:paraId="72E382AC" w14:textId="77777777" w:rsidR="00A26704" w:rsidRPr="0012217E" w:rsidRDefault="00A26704" w:rsidP="00A156F4"/>
    <w:p w14:paraId="361DDA70" w14:textId="4BD1D435" w:rsidR="009E012C" w:rsidRPr="0012217E" w:rsidRDefault="009E012C" w:rsidP="0012217E">
      <w:pPr>
        <w:pStyle w:val="3"/>
      </w:pPr>
      <w:bookmarkStart w:id="14" w:name="_Toc473244958"/>
      <w:r>
        <w:t>3</w:t>
      </w:r>
      <w:r w:rsidR="00E740FA">
        <w:t>.1</w:t>
      </w:r>
      <w:r>
        <w:t>.2 MAC-RLC</w:t>
      </w:r>
      <w:bookmarkEnd w:id="14"/>
    </w:p>
    <w:p w14:paraId="6AC55FB2" w14:textId="46726FEC" w:rsidR="006549E8" w:rsidRPr="0012217E" w:rsidRDefault="006549E8" w:rsidP="0012217E">
      <w:pPr>
        <w:pStyle w:val="4"/>
      </w:pPr>
      <w:r w:rsidRPr="00111EF5">
        <w:t>3.</w:t>
      </w:r>
      <w:r w:rsidR="00E017AA">
        <w:t>1</w:t>
      </w:r>
      <w:r w:rsidRPr="00111EF5">
        <w:t>.</w:t>
      </w:r>
      <w:r w:rsidR="00E017AA">
        <w:t>2.1</w:t>
      </w:r>
      <w:r w:rsidRPr="00111EF5">
        <w:t xml:space="preserve"> </w:t>
      </w:r>
      <w:r>
        <w:t>mac_rlc_data_ind</w:t>
      </w:r>
    </w:p>
    <w:p w14:paraId="30F528E6" w14:textId="4DD36546" w:rsidR="006549E8" w:rsidRPr="009D3AF5" w:rsidRDefault="003E5A49" w:rsidP="003E5A4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>
        <w:t xml:space="preserve"> </w:t>
      </w:r>
      <w:r w:rsidR="006549E8">
        <w:t>Parameters of mac_rlc_data_ind</w:t>
      </w:r>
    </w:p>
    <w:tbl>
      <w:tblPr>
        <w:tblStyle w:val="a3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126"/>
        <w:gridCol w:w="1559"/>
        <w:gridCol w:w="2268"/>
        <w:gridCol w:w="2977"/>
      </w:tblGrid>
      <w:tr w:rsidR="006549E8" w14:paraId="4B41CC60" w14:textId="77777777" w:rsidTr="006549E8">
        <w:trPr>
          <w:trHeight w:val="405"/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14:paraId="482ED57F" w14:textId="77777777" w:rsidR="006549E8" w:rsidRPr="007C068A" w:rsidRDefault="006549E8" w:rsidP="006549E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7C15017" w14:textId="77777777" w:rsidR="006549E8" w:rsidRDefault="006549E8" w:rsidP="006549E8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E2A4BDC" w14:textId="77777777" w:rsidR="006549E8" w:rsidRPr="00633FFA" w:rsidRDefault="006549E8" w:rsidP="006549E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7AD1808" w14:textId="77777777" w:rsidR="006549E8" w:rsidRPr="00BA7D30" w:rsidRDefault="006549E8" w:rsidP="006549E8">
            <w:pPr>
              <w:rPr>
                <w:rFonts w:cs="Times New Roman"/>
                <w:b/>
              </w:rPr>
            </w:pPr>
            <w:commentRangeStart w:id="15"/>
            <w:r>
              <w:rPr>
                <w:rFonts w:cs="Times New Roman"/>
                <w:b/>
              </w:rPr>
              <w:t>Input Parameters</w:t>
            </w:r>
            <w:commentRangeEnd w:id="15"/>
            <w:r>
              <w:rPr>
                <w:rStyle w:val="ad"/>
              </w:rPr>
              <w:commentReference w:id="15"/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667FADF7" w14:textId="77777777" w:rsidR="006549E8" w:rsidRDefault="006549E8" w:rsidP="006549E8">
            <w:pPr>
              <w:rPr>
                <w:rFonts w:cs="Times New Roman"/>
              </w:rPr>
            </w:pPr>
            <w:commentRangeStart w:id="16"/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  <w:commentRangeEnd w:id="16"/>
            <w:r>
              <w:rPr>
                <w:rStyle w:val="ad"/>
              </w:rPr>
              <w:commentReference w:id="16"/>
            </w:r>
          </w:p>
        </w:tc>
      </w:tr>
      <w:tr w:rsidR="006549E8" w14:paraId="6DA5C531" w14:textId="77777777" w:rsidTr="006549E8">
        <w:trPr>
          <w:trHeight w:val="4184"/>
          <w:jc w:val="center"/>
        </w:trPr>
        <w:tc>
          <w:tcPr>
            <w:tcW w:w="1980" w:type="dxa"/>
          </w:tcPr>
          <w:p w14:paraId="364A4B14" w14:textId="77777777" w:rsidR="006549E8" w:rsidRPr="003D71F7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Scheduling</w:t>
            </w:r>
          </w:p>
        </w:tc>
        <w:tc>
          <w:tcPr>
            <w:tcW w:w="2126" w:type="dxa"/>
          </w:tcPr>
          <w:p w14:paraId="5B2F0DB0" w14:textId="77777777" w:rsidR="006549E8" w:rsidRPr="003D71F7" w:rsidRDefault="006549E8" w:rsidP="006549E8">
            <w:pPr>
              <w:rPr>
                <w:rFonts w:cs="Times New Roman"/>
                <w:szCs w:val="24"/>
              </w:rPr>
            </w:pPr>
            <w:r w:rsidRPr="003D71F7">
              <w:rPr>
                <w:rFonts w:cs="Times New Roman"/>
                <w:szCs w:val="24"/>
              </w:rPr>
              <w:t>mac_rlc_data_ind()</w:t>
            </w:r>
          </w:p>
        </w:tc>
        <w:tc>
          <w:tcPr>
            <w:tcW w:w="1559" w:type="dxa"/>
          </w:tcPr>
          <w:p w14:paraId="372D0775" w14:textId="77777777" w:rsidR="006549E8" w:rsidRPr="003D71F7" w:rsidRDefault="006549E8" w:rsidP="006549E8">
            <w:pPr>
              <w:rPr>
                <w:rFonts w:cs="Times New Roman"/>
                <w:szCs w:val="24"/>
              </w:rPr>
            </w:pPr>
            <w:r w:rsidRPr="003D71F7">
              <w:rPr>
                <w:rFonts w:cs="Times New Roman"/>
                <w:szCs w:val="24"/>
              </w:rPr>
              <w:t>MAC→RLC</w:t>
            </w:r>
          </w:p>
        </w:tc>
        <w:tc>
          <w:tcPr>
            <w:tcW w:w="2268" w:type="dxa"/>
          </w:tcPr>
          <w:p w14:paraId="5583EA45" w14:textId="77777777" w:rsidR="006549E8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module_idP,</w:t>
            </w:r>
          </w:p>
          <w:p w14:paraId="40BF3FF1" w14:textId="77777777" w:rsidR="006549E8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rntiP,</w:t>
            </w:r>
          </w:p>
          <w:p w14:paraId="0404E974" w14:textId="77777777" w:rsidR="006549E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eNB_inde</w:t>
            </w:r>
            <w:r>
              <w:rPr>
                <w:rFonts w:cs="Times New Roman"/>
                <w:szCs w:val="24"/>
              </w:rPr>
              <w:t>x,</w:t>
            </w:r>
          </w:p>
          <w:p w14:paraId="4B7CC601" w14:textId="77777777" w:rsidR="006549E8" w:rsidRDefault="006549E8" w:rsidP="006549E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frameP,</w:t>
            </w:r>
          </w:p>
          <w:p w14:paraId="0CC4FD6B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enb_flagP,</w:t>
            </w:r>
          </w:p>
          <w:p w14:paraId="7C3A984E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MBMS_flagP,</w:t>
            </w:r>
          </w:p>
          <w:p w14:paraId="6EF1EF81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channel_idP,</w:t>
            </w:r>
          </w:p>
          <w:p w14:paraId="527E1BC7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*buffer_pP,</w:t>
            </w:r>
          </w:p>
          <w:p w14:paraId="4AFC7B22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tb_sizeP,</w:t>
            </w:r>
          </w:p>
          <w:p w14:paraId="530C9906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num_tbP,</w:t>
            </w:r>
          </w:p>
          <w:p w14:paraId="25575492" w14:textId="77777777" w:rsidR="006549E8" w:rsidRPr="003D71F7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*crcs_pP</w:t>
            </w:r>
          </w:p>
        </w:tc>
        <w:tc>
          <w:tcPr>
            <w:tcW w:w="2977" w:type="dxa"/>
          </w:tcPr>
          <w:p w14:paraId="22543344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*buffer_pP,</w:t>
            </w:r>
          </w:p>
          <w:p w14:paraId="133F8375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tb_sizeP,</w:t>
            </w:r>
          </w:p>
          <w:p w14:paraId="06A2EB7C" w14:textId="77777777" w:rsidR="006549E8" w:rsidRPr="00E42268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num_tbP,</w:t>
            </w:r>
          </w:p>
          <w:p w14:paraId="3330AE91" w14:textId="77777777" w:rsidR="006549E8" w:rsidRPr="003D71F7" w:rsidRDefault="006549E8" w:rsidP="006549E8">
            <w:pPr>
              <w:rPr>
                <w:rFonts w:cs="Times New Roman"/>
                <w:szCs w:val="24"/>
              </w:rPr>
            </w:pPr>
            <w:r w:rsidRPr="00E42268">
              <w:rPr>
                <w:rFonts w:cs="Times New Roman"/>
                <w:szCs w:val="24"/>
              </w:rPr>
              <w:t>*crcs_pP</w:t>
            </w:r>
          </w:p>
        </w:tc>
      </w:tr>
    </w:tbl>
    <w:p w14:paraId="4BC6C919" w14:textId="77777777" w:rsidR="006549E8" w:rsidRPr="006549E8" w:rsidRDefault="006549E8" w:rsidP="006549E8"/>
    <w:p w14:paraId="6D841E81" w14:textId="26B44E08" w:rsidR="002A41AE" w:rsidRPr="00485D75" w:rsidRDefault="002A41AE" w:rsidP="00485D75">
      <w:pPr>
        <w:pStyle w:val="4"/>
      </w:pPr>
      <w:r w:rsidRPr="00111EF5">
        <w:t>3.</w:t>
      </w:r>
      <w:r w:rsidR="00E017AA">
        <w:t>1.</w:t>
      </w:r>
      <w:r w:rsidRPr="00111EF5">
        <w:t>2.</w:t>
      </w:r>
      <w:r w:rsidR="00E017AA">
        <w:t>2</w:t>
      </w:r>
      <w:r w:rsidRPr="00111EF5">
        <w:t xml:space="preserve"> </w:t>
      </w:r>
      <w:r w:rsidR="005268EA" w:rsidRPr="005268EA">
        <w:t>mac_rlc_data_req</w:t>
      </w:r>
    </w:p>
    <w:p w14:paraId="46CC1ACC" w14:textId="6E6A3313" w:rsidR="0012217E" w:rsidRPr="009D3AF5" w:rsidRDefault="003E5A49" w:rsidP="003E5A4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</w:t>
      </w:r>
      <w:r w:rsidR="00A53881">
        <w:rPr>
          <w:noProof/>
        </w:rPr>
        <w:fldChar w:fldCharType="end"/>
      </w:r>
      <w:r w:rsidR="0012217E">
        <w:t xml:space="preserve"> Parameters of mac_rlc_data_req</w:t>
      </w:r>
    </w:p>
    <w:tbl>
      <w:tblPr>
        <w:tblStyle w:val="a3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126"/>
        <w:gridCol w:w="1559"/>
        <w:gridCol w:w="2268"/>
        <w:gridCol w:w="2977"/>
      </w:tblGrid>
      <w:tr w:rsidR="001E513D" w14:paraId="4769F21F" w14:textId="77777777" w:rsidTr="00BF5188">
        <w:trPr>
          <w:trHeight w:val="405"/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14:paraId="05669147" w14:textId="77777777" w:rsidR="001E513D" w:rsidRPr="007C068A" w:rsidRDefault="001E513D" w:rsidP="00BF518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AE00013" w14:textId="77777777" w:rsidR="001E513D" w:rsidRDefault="001E513D" w:rsidP="00BF5188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E6FA3FC" w14:textId="77777777" w:rsidR="001E513D" w:rsidRPr="00633FFA" w:rsidRDefault="001E513D" w:rsidP="00BF518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BF2AE2C" w14:textId="77777777" w:rsidR="001E513D" w:rsidRPr="00BA7D30" w:rsidRDefault="001E513D" w:rsidP="00BF5188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12E0715F" w14:textId="0DF1309C" w:rsidR="001E513D" w:rsidRPr="00F3794F" w:rsidRDefault="001E513D" w:rsidP="00F3794F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E513D" w14:paraId="6A530F4F" w14:textId="77777777" w:rsidTr="00BF5188">
        <w:trPr>
          <w:trHeight w:val="2058"/>
          <w:jc w:val="center"/>
        </w:trPr>
        <w:tc>
          <w:tcPr>
            <w:tcW w:w="1980" w:type="dxa"/>
          </w:tcPr>
          <w:p w14:paraId="467A7A56" w14:textId="77777777" w:rsidR="001E513D" w:rsidRPr="009702D1" w:rsidRDefault="001E513D" w:rsidP="00BF518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 w:hint="eastAsia"/>
                <w:szCs w:val="24"/>
              </w:rPr>
              <w:t>DLS</w:t>
            </w:r>
            <w:r w:rsidRPr="009702D1">
              <w:rPr>
                <w:rFonts w:cs="Times New Roman"/>
                <w:szCs w:val="24"/>
              </w:rPr>
              <w:t>C</w:t>
            </w:r>
            <w:r w:rsidRPr="009702D1">
              <w:rPr>
                <w:rFonts w:cs="Times New Roman" w:hint="eastAsia"/>
                <w:szCs w:val="24"/>
              </w:rPr>
              <w:t>H_Process</w:t>
            </w:r>
          </w:p>
        </w:tc>
        <w:tc>
          <w:tcPr>
            <w:tcW w:w="2126" w:type="dxa"/>
          </w:tcPr>
          <w:p w14:paraId="63B3FE5F" w14:textId="77777777" w:rsidR="001E513D" w:rsidRPr="009702D1" w:rsidRDefault="001E513D" w:rsidP="00BF518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mac_rlc_data_req()</w:t>
            </w:r>
          </w:p>
        </w:tc>
        <w:tc>
          <w:tcPr>
            <w:tcW w:w="1559" w:type="dxa"/>
          </w:tcPr>
          <w:p w14:paraId="0B326725" w14:textId="77777777" w:rsidR="001E513D" w:rsidRPr="009702D1" w:rsidRDefault="001E513D" w:rsidP="00BF518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RLC</w:t>
            </w:r>
          </w:p>
        </w:tc>
        <w:tc>
          <w:tcPr>
            <w:tcW w:w="2268" w:type="dxa"/>
          </w:tcPr>
          <w:p w14:paraId="27ABA7BF" w14:textId="77777777" w:rsidR="001E513D" w:rsidRPr="009702D1" w:rsidRDefault="001E513D" w:rsidP="00BF518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module_idP</w:t>
            </w:r>
            <w:r w:rsidRPr="009702D1">
              <w:rPr>
                <w:rFonts w:cs="Times New Roman" w:hint="eastAsia"/>
                <w:szCs w:val="24"/>
              </w:rPr>
              <w:t>,</w:t>
            </w:r>
            <w:r w:rsidRPr="009702D1">
              <w:rPr>
                <w:rFonts w:cs="Times New Roman"/>
                <w:szCs w:val="24"/>
              </w:rPr>
              <w:t xml:space="preserve"> rntiP, eNB_index, frameP, enb_flagP,  channel_idP, buffer_pP</w:t>
            </w:r>
          </w:p>
        </w:tc>
        <w:tc>
          <w:tcPr>
            <w:tcW w:w="2977" w:type="dxa"/>
          </w:tcPr>
          <w:p w14:paraId="7F4F11CA" w14:textId="77777777" w:rsidR="001E513D" w:rsidRPr="009702D1" w:rsidRDefault="001E513D" w:rsidP="00BF518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ret_tb_size</w:t>
            </w:r>
          </w:p>
          <w:p w14:paraId="176A768F" w14:textId="77777777" w:rsidR="001E513D" w:rsidRPr="009702D1" w:rsidRDefault="001E513D" w:rsidP="00BF518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Put RLC data from different mode to MAC dlsch_buffer</w:t>
            </w:r>
          </w:p>
        </w:tc>
      </w:tr>
    </w:tbl>
    <w:p w14:paraId="2F27A51B" w14:textId="77777777" w:rsidR="00A26704" w:rsidRDefault="00A26704" w:rsidP="00A26704"/>
    <w:p w14:paraId="10C0C65E" w14:textId="381F986F" w:rsidR="005268EA" w:rsidRPr="00485D75" w:rsidRDefault="005268EA" w:rsidP="00485D75">
      <w:pPr>
        <w:pStyle w:val="4"/>
      </w:pPr>
      <w:r w:rsidRPr="00111EF5">
        <w:t>3.</w:t>
      </w:r>
      <w:r w:rsidR="00E017AA">
        <w:t>1.</w:t>
      </w:r>
      <w:r w:rsidRPr="00111EF5">
        <w:t>2.</w:t>
      </w:r>
      <w:r w:rsidRPr="00111EF5">
        <w:rPr>
          <w:rFonts w:hint="eastAsia"/>
        </w:rPr>
        <w:t>3</w:t>
      </w:r>
      <w:r w:rsidRPr="00111EF5">
        <w:t xml:space="preserve"> </w:t>
      </w:r>
      <w:r w:rsidRPr="005268EA">
        <w:t>mac_rlc_status_ind</w:t>
      </w:r>
    </w:p>
    <w:p w14:paraId="6A2FFD7F" w14:textId="27521D19" w:rsidR="00485D75" w:rsidRPr="009D3AF5" w:rsidRDefault="003E5A49" w:rsidP="003E5A4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>
        <w:t xml:space="preserve"> </w:t>
      </w:r>
      <w:r w:rsidR="00485D75">
        <w:t xml:space="preserve">Parameters of </w:t>
      </w:r>
      <w:r w:rsidR="00485D75" w:rsidRPr="0012217E">
        <w:t>mac_rlc_</w:t>
      </w:r>
      <w:r>
        <w:t>status_ind</w:t>
      </w:r>
    </w:p>
    <w:tbl>
      <w:tblPr>
        <w:tblStyle w:val="a3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126"/>
        <w:gridCol w:w="1559"/>
        <w:gridCol w:w="2268"/>
        <w:gridCol w:w="2977"/>
      </w:tblGrid>
      <w:tr w:rsidR="005268EA" w:rsidRPr="000D2CF9" w14:paraId="3DF34B1A" w14:textId="77777777" w:rsidTr="00692D85">
        <w:trPr>
          <w:trHeight w:val="405"/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14:paraId="54EA4A4E" w14:textId="77777777" w:rsidR="005268EA" w:rsidRPr="007C068A" w:rsidRDefault="005268EA" w:rsidP="00692D85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B31813B" w14:textId="77777777" w:rsidR="005268EA" w:rsidRDefault="005268EA" w:rsidP="00692D85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53787AD" w14:textId="77777777" w:rsidR="005268EA" w:rsidRPr="00633FFA" w:rsidRDefault="005268EA" w:rsidP="00692D85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E5CF07B" w14:textId="77777777" w:rsidR="005268EA" w:rsidRPr="00BA7D30" w:rsidRDefault="005268EA" w:rsidP="00692D85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70E5E0F0" w14:textId="3F3EDDC6" w:rsidR="005268EA" w:rsidRPr="00F3794F" w:rsidRDefault="005268EA" w:rsidP="00F3794F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5268EA" w:rsidRPr="009702D1" w14:paraId="21E82D60" w14:textId="77777777" w:rsidTr="00692D85">
        <w:trPr>
          <w:trHeight w:val="2058"/>
          <w:jc w:val="center"/>
        </w:trPr>
        <w:tc>
          <w:tcPr>
            <w:tcW w:w="1980" w:type="dxa"/>
          </w:tcPr>
          <w:p w14:paraId="3994FE49" w14:textId="77777777" w:rsidR="005268EA" w:rsidRPr="009702D1" w:rsidRDefault="005268EA" w:rsidP="00692D85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 w:hint="eastAsia"/>
                <w:szCs w:val="24"/>
              </w:rPr>
              <w:t>DLS</w:t>
            </w:r>
            <w:r w:rsidRPr="009702D1">
              <w:rPr>
                <w:rFonts w:cs="Times New Roman"/>
                <w:szCs w:val="24"/>
              </w:rPr>
              <w:t>C</w:t>
            </w:r>
            <w:r w:rsidRPr="009702D1">
              <w:rPr>
                <w:rFonts w:cs="Times New Roman" w:hint="eastAsia"/>
                <w:szCs w:val="24"/>
              </w:rPr>
              <w:t>H_Process</w:t>
            </w:r>
          </w:p>
        </w:tc>
        <w:tc>
          <w:tcPr>
            <w:tcW w:w="2126" w:type="dxa"/>
          </w:tcPr>
          <w:p w14:paraId="23EC0832" w14:textId="5295EAD1" w:rsidR="005268EA" w:rsidRPr="009702D1" w:rsidRDefault="005268EA" w:rsidP="00692D85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mac_rlc_status_ind ()</w:t>
            </w:r>
          </w:p>
        </w:tc>
        <w:tc>
          <w:tcPr>
            <w:tcW w:w="1559" w:type="dxa"/>
          </w:tcPr>
          <w:p w14:paraId="31031931" w14:textId="77777777" w:rsidR="005268EA" w:rsidRPr="009702D1" w:rsidRDefault="005268EA" w:rsidP="00692D8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RLC</w:t>
            </w:r>
          </w:p>
        </w:tc>
        <w:tc>
          <w:tcPr>
            <w:tcW w:w="2268" w:type="dxa"/>
          </w:tcPr>
          <w:p w14:paraId="5EEA3B06" w14:textId="77777777" w:rsidR="005268EA" w:rsidRPr="009702D1" w:rsidRDefault="005268EA" w:rsidP="00692D85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module_idP</w:t>
            </w:r>
            <w:r w:rsidRPr="009702D1">
              <w:rPr>
                <w:rFonts w:cs="Times New Roman" w:hint="eastAsia"/>
                <w:szCs w:val="24"/>
              </w:rPr>
              <w:t>,</w:t>
            </w:r>
            <w:r w:rsidRPr="009702D1">
              <w:rPr>
                <w:rFonts w:cs="Times New Roman"/>
                <w:szCs w:val="24"/>
              </w:rPr>
              <w:t xml:space="preserve"> rntiP, eNB_index, frameP, enb_flagP,  channel_idP, buffer_pP</w:t>
            </w:r>
          </w:p>
        </w:tc>
        <w:tc>
          <w:tcPr>
            <w:tcW w:w="2977" w:type="dxa"/>
          </w:tcPr>
          <w:p w14:paraId="5AE7474B" w14:textId="77777777" w:rsidR="005268EA" w:rsidRPr="009702D1" w:rsidRDefault="005268EA" w:rsidP="00692D85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ret_tb_size</w:t>
            </w:r>
          </w:p>
          <w:p w14:paraId="75A6FA95" w14:textId="77777777" w:rsidR="005268EA" w:rsidRPr="009702D1" w:rsidRDefault="005268EA" w:rsidP="00692D85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Put RLC data from different mode to MAC dlsch_buffer</w:t>
            </w:r>
          </w:p>
        </w:tc>
      </w:tr>
    </w:tbl>
    <w:p w14:paraId="49E16303" w14:textId="77777777" w:rsidR="002A41AE" w:rsidRPr="002A41AE" w:rsidRDefault="002A41AE" w:rsidP="002A41AE">
      <w:pPr>
        <w:rPr>
          <w:rFonts w:cs="Times New Roman"/>
        </w:rPr>
      </w:pPr>
    </w:p>
    <w:p w14:paraId="367C1CE3" w14:textId="79F5FEA1" w:rsidR="00426B8B" w:rsidRPr="00485D75" w:rsidRDefault="009E012C" w:rsidP="00485D75">
      <w:pPr>
        <w:pStyle w:val="3"/>
      </w:pPr>
      <w:bookmarkStart w:id="17" w:name="_Toc473244959"/>
      <w:r w:rsidRPr="00FB12C5">
        <w:lastRenderedPageBreak/>
        <w:t>3.</w:t>
      </w:r>
      <w:r w:rsidR="00E740FA" w:rsidRPr="00FB12C5">
        <w:t>1.</w:t>
      </w:r>
      <w:r w:rsidRPr="00FB12C5">
        <w:t>3 MAC-PHY</w:t>
      </w:r>
      <w:bookmarkEnd w:id="17"/>
    </w:p>
    <w:p w14:paraId="6E86A7BF" w14:textId="3AD2A450" w:rsidR="001D1509" w:rsidRPr="00485D75" w:rsidRDefault="001D1509" w:rsidP="001D1509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1</w:t>
      </w:r>
      <w:r>
        <w:t xml:space="preserve"> </w:t>
      </w:r>
      <w:r w:rsidRPr="00C352C1">
        <w:t>initiate_ra_proc</w:t>
      </w:r>
    </w:p>
    <w:p w14:paraId="3EDE2C9E" w14:textId="5A3CC022" w:rsidR="001D1509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>
        <w:t xml:space="preserve"> </w:t>
      </w:r>
      <w:r w:rsidR="001D1509">
        <w:t>Parameters o</w:t>
      </w:r>
      <w:r w:rsidR="001D1509" w:rsidRPr="0001661F">
        <w:t>f initiate_ra_proc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1559"/>
        <w:gridCol w:w="2410"/>
        <w:gridCol w:w="2552"/>
      </w:tblGrid>
      <w:tr w:rsidR="001D1509" w:rsidRPr="00C352C1" w14:paraId="7F28A684" w14:textId="77777777" w:rsidTr="00C7109A">
        <w:trPr>
          <w:trHeight w:val="405"/>
          <w:jc w:val="center"/>
        </w:trPr>
        <w:tc>
          <w:tcPr>
            <w:tcW w:w="2405" w:type="dxa"/>
            <w:shd w:val="clear" w:color="auto" w:fill="D9D9D9" w:themeFill="background1" w:themeFillShade="D9"/>
          </w:tcPr>
          <w:p w14:paraId="6C628855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B15040A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048C17D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52338152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1CF50760" w14:textId="77777777" w:rsidR="001D1509" w:rsidRPr="00C352C1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C7109A" w:rsidRPr="00C352C1" w14:paraId="259911EA" w14:textId="77777777" w:rsidTr="00C7109A">
        <w:trPr>
          <w:trHeight w:val="405"/>
          <w:jc w:val="center"/>
        </w:trPr>
        <w:tc>
          <w:tcPr>
            <w:tcW w:w="2405" w:type="dxa"/>
            <w:shd w:val="clear" w:color="auto" w:fill="auto"/>
          </w:tcPr>
          <w:p w14:paraId="5EE12122" w14:textId="724A3A1A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szCs w:val="24"/>
              </w:rPr>
              <w:t>Random_Access</w:t>
            </w:r>
          </w:p>
        </w:tc>
        <w:tc>
          <w:tcPr>
            <w:tcW w:w="2268" w:type="dxa"/>
            <w:shd w:val="clear" w:color="auto" w:fill="auto"/>
          </w:tcPr>
          <w:p w14:paraId="24A3EB10" w14:textId="77777777" w:rsidR="00C7109A" w:rsidRPr="009702D1" w:rsidRDefault="00C7109A" w:rsidP="00C7109A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initiate_ra_proc()</w:t>
            </w:r>
          </w:p>
          <w:p w14:paraId="7DC10B49" w14:textId="77777777" w:rsidR="00C7109A" w:rsidRDefault="00C7109A" w:rsidP="00C7109A">
            <w:pPr>
              <w:rPr>
                <w:rFonts w:cs="Times New Roman"/>
                <w:b/>
              </w:rPr>
            </w:pPr>
          </w:p>
        </w:tc>
        <w:tc>
          <w:tcPr>
            <w:tcW w:w="1559" w:type="dxa"/>
            <w:shd w:val="clear" w:color="auto" w:fill="auto"/>
          </w:tcPr>
          <w:p w14:paraId="71DAEBF9" w14:textId="3F7D82C7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410" w:type="dxa"/>
            <w:shd w:val="clear" w:color="auto" w:fill="auto"/>
          </w:tcPr>
          <w:p w14:paraId="4D0EEE73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module_idP, </w:t>
            </w:r>
          </w:p>
          <w:p w14:paraId="50DE89AB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CC_id,</w:t>
            </w:r>
            <w:r w:rsidRPr="00FC705E">
              <w:rPr>
                <w:rFonts w:cs="Times New Roman"/>
                <w:szCs w:val="24"/>
              </w:rPr>
              <w:t xml:space="preserve"> </w:t>
            </w:r>
          </w:p>
          <w:p w14:paraId="04544170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frameP, preamble_index,</w:t>
            </w:r>
          </w:p>
          <w:p w14:paraId="2F5F10C6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timing_offset, </w:t>
            </w:r>
          </w:p>
          <w:p w14:paraId="6D134069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sect_id, </w:t>
            </w:r>
          </w:p>
          <w:p w14:paraId="769BA46B" w14:textId="169AFD19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/>
                <w:szCs w:val="24"/>
              </w:rPr>
              <w:t xml:space="preserve">subframeP,             </w:t>
            </w:r>
            <w:r w:rsidRPr="00FC705E">
              <w:rPr>
                <w:rFonts w:cs="Times New Roman"/>
                <w:szCs w:val="24"/>
              </w:rPr>
              <w:t>f_id</w:t>
            </w:r>
          </w:p>
        </w:tc>
        <w:tc>
          <w:tcPr>
            <w:tcW w:w="2552" w:type="dxa"/>
            <w:shd w:val="clear" w:color="auto" w:fill="auto"/>
          </w:tcPr>
          <w:p w14:paraId="4BFF8B8A" w14:textId="52EC72C9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 w:rsidRPr="009702D1">
              <w:rPr>
                <w:rFonts w:cs="Times New Roman"/>
                <w:szCs w:val="24"/>
              </w:rPr>
              <w:t>(RA_TEMPLATE *)&amp;eNB_mac_inst[module_idP].common_channels[CC_id].RA_template[0]</w:t>
            </w:r>
          </w:p>
        </w:tc>
      </w:tr>
    </w:tbl>
    <w:p w14:paraId="403DFF1C" w14:textId="77777777" w:rsidR="001D1509" w:rsidRDefault="001D1509" w:rsidP="001D1509"/>
    <w:p w14:paraId="11324836" w14:textId="5C3D278C" w:rsidR="001D1509" w:rsidRPr="00485D75" w:rsidRDefault="001D1509" w:rsidP="001D1509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2</w:t>
      </w:r>
      <w:r>
        <w:t xml:space="preserve"> </w:t>
      </w:r>
      <w:r w:rsidRPr="00C352C1">
        <w:t>fill_rar</w:t>
      </w:r>
    </w:p>
    <w:p w14:paraId="5109042D" w14:textId="75EDC48C" w:rsidR="001D1509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>
        <w:t xml:space="preserve"> </w:t>
      </w:r>
      <w:r w:rsidR="001D1509">
        <w:t>Paramete</w:t>
      </w:r>
      <w:r w:rsidR="001D1509" w:rsidRPr="00F90F39">
        <w:t>rs of fill_rar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1559"/>
        <w:gridCol w:w="2410"/>
        <w:gridCol w:w="2552"/>
      </w:tblGrid>
      <w:tr w:rsidR="001D1509" w:rsidRPr="00C352C1" w14:paraId="652968F4" w14:textId="77777777" w:rsidTr="00945FC0">
        <w:trPr>
          <w:trHeight w:val="405"/>
          <w:jc w:val="center"/>
        </w:trPr>
        <w:tc>
          <w:tcPr>
            <w:tcW w:w="2405" w:type="dxa"/>
            <w:shd w:val="clear" w:color="auto" w:fill="D9D9D9" w:themeFill="background1" w:themeFillShade="D9"/>
          </w:tcPr>
          <w:p w14:paraId="61F213E7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EF271CB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604294C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78B13D6B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428E38E4" w14:textId="77777777" w:rsidR="001D1509" w:rsidRPr="00C352C1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C7109A" w:rsidRPr="00C352C1" w14:paraId="01B20018" w14:textId="77777777" w:rsidTr="00C7109A">
        <w:trPr>
          <w:trHeight w:val="405"/>
          <w:jc w:val="center"/>
        </w:trPr>
        <w:tc>
          <w:tcPr>
            <w:tcW w:w="2405" w:type="dxa"/>
            <w:shd w:val="clear" w:color="auto" w:fill="auto"/>
          </w:tcPr>
          <w:p w14:paraId="0CFBFC7E" w14:textId="7D426A20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szCs w:val="24"/>
              </w:rPr>
              <w:t>Random_Access</w:t>
            </w:r>
          </w:p>
        </w:tc>
        <w:tc>
          <w:tcPr>
            <w:tcW w:w="2268" w:type="dxa"/>
            <w:shd w:val="clear" w:color="auto" w:fill="auto"/>
          </w:tcPr>
          <w:p w14:paraId="3A1233C2" w14:textId="77EE3B51" w:rsidR="00C7109A" w:rsidRDefault="00C7109A" w:rsidP="00C7109A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fill_rar()</w:t>
            </w:r>
          </w:p>
        </w:tc>
        <w:tc>
          <w:tcPr>
            <w:tcW w:w="1559" w:type="dxa"/>
            <w:shd w:val="clear" w:color="auto" w:fill="auto"/>
          </w:tcPr>
          <w:p w14:paraId="675865FA" w14:textId="09668FA2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410" w:type="dxa"/>
            <w:shd w:val="clear" w:color="auto" w:fill="auto"/>
          </w:tcPr>
          <w:p w14:paraId="3EA10169" w14:textId="77777777" w:rsidR="00C7109A" w:rsidRPr="005173BC" w:rsidRDefault="00C7109A" w:rsidP="00C7109A">
            <w:pPr>
              <w:rPr>
                <w:rFonts w:cs="Times New Roman"/>
                <w:szCs w:val="24"/>
              </w:rPr>
            </w:pPr>
            <w:r w:rsidRPr="005173BC">
              <w:rPr>
                <w:rFonts w:cs="Times New Roman"/>
                <w:szCs w:val="24"/>
              </w:rPr>
              <w:t>module_idP,</w:t>
            </w:r>
          </w:p>
          <w:p w14:paraId="41BFDE87" w14:textId="77777777" w:rsidR="00C7109A" w:rsidRPr="005173BC" w:rsidRDefault="00C7109A" w:rsidP="00C7109A">
            <w:pPr>
              <w:rPr>
                <w:rFonts w:cs="Times New Roman"/>
                <w:szCs w:val="24"/>
              </w:rPr>
            </w:pPr>
            <w:r w:rsidRPr="005173BC">
              <w:rPr>
                <w:rFonts w:cs="Times New Roman"/>
                <w:szCs w:val="24"/>
              </w:rPr>
              <w:t>CC_id,</w:t>
            </w:r>
          </w:p>
          <w:p w14:paraId="78C8C286" w14:textId="77777777" w:rsidR="00C7109A" w:rsidRPr="005173BC" w:rsidRDefault="00C7109A" w:rsidP="00C7109A">
            <w:pPr>
              <w:rPr>
                <w:rFonts w:cs="Times New Roman"/>
                <w:szCs w:val="24"/>
              </w:rPr>
            </w:pPr>
            <w:r w:rsidRPr="005173BC">
              <w:rPr>
                <w:rFonts w:cs="Times New Roman"/>
                <w:szCs w:val="24"/>
              </w:rPr>
              <w:t>frameP,</w:t>
            </w:r>
          </w:p>
          <w:p w14:paraId="48DB7495" w14:textId="77777777" w:rsidR="00C7109A" w:rsidRPr="005173BC" w:rsidRDefault="00C7109A" w:rsidP="00C7109A">
            <w:pPr>
              <w:rPr>
                <w:rFonts w:cs="Times New Roman"/>
                <w:szCs w:val="24"/>
              </w:rPr>
            </w:pPr>
            <w:r w:rsidRPr="005173BC">
              <w:rPr>
                <w:rFonts w:cs="Times New Roman"/>
                <w:szCs w:val="24"/>
              </w:rPr>
              <w:t>dlsch_buffer,</w:t>
            </w:r>
          </w:p>
          <w:p w14:paraId="454D131E" w14:textId="2614532B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/>
                <w:szCs w:val="24"/>
              </w:rPr>
              <w:t>N_RB_UL,</w:t>
            </w:r>
            <w:r w:rsidRPr="005173BC">
              <w:rPr>
                <w:rFonts w:cs="Times New Roman"/>
                <w:szCs w:val="24"/>
              </w:rPr>
              <w:t xml:space="preserve"> input_buffer_length</w:t>
            </w:r>
          </w:p>
        </w:tc>
        <w:tc>
          <w:tcPr>
            <w:tcW w:w="2552" w:type="dxa"/>
            <w:shd w:val="clear" w:color="auto" w:fill="auto"/>
          </w:tcPr>
          <w:p w14:paraId="74C766B2" w14:textId="77777777" w:rsidR="00C7109A" w:rsidRPr="009702D1" w:rsidRDefault="00C7109A" w:rsidP="00C7109A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eNB_mac_inst[module_idP].common_channels[CC_id].RA_template[ra_idx].rnti,</w:t>
            </w:r>
          </w:p>
          <w:p w14:paraId="38E343EF" w14:textId="20BB9ED8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 w:rsidRPr="009702D1">
              <w:rPr>
                <w:rFonts w:cs="Times New Roman"/>
                <w:szCs w:val="24"/>
              </w:rPr>
              <w:t>*rar</w:t>
            </w:r>
          </w:p>
        </w:tc>
      </w:tr>
    </w:tbl>
    <w:p w14:paraId="63B04196" w14:textId="77777777" w:rsidR="001D1509" w:rsidRPr="00C352C1" w:rsidRDefault="001D1509" w:rsidP="001D1509">
      <w:pPr>
        <w:widowControl/>
        <w:rPr>
          <w:rFonts w:cs="Times New Roman"/>
          <w:szCs w:val="40"/>
        </w:rPr>
      </w:pPr>
    </w:p>
    <w:p w14:paraId="65CCA78A" w14:textId="14623CDE" w:rsidR="001D1509" w:rsidRDefault="001D1509" w:rsidP="001D1509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3</w:t>
      </w:r>
      <w:r>
        <w:t xml:space="preserve"> </w:t>
      </w:r>
      <w:commentRangeStart w:id="18"/>
      <w:r w:rsidRPr="00C352C1">
        <w:t>cancel_ra_proc</w:t>
      </w:r>
      <w:commentRangeEnd w:id="18"/>
      <w:r w:rsidRPr="00C352C1">
        <w:commentReference w:id="18"/>
      </w:r>
    </w:p>
    <w:p w14:paraId="77444361" w14:textId="7737FEC3" w:rsidR="001D1509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</w:t>
      </w:r>
      <w:r w:rsidR="00A53881">
        <w:rPr>
          <w:noProof/>
        </w:rPr>
        <w:fldChar w:fldCharType="end"/>
      </w:r>
      <w:r>
        <w:t xml:space="preserve"> </w:t>
      </w:r>
      <w:r w:rsidR="001D1509">
        <w:t xml:space="preserve">Parameters </w:t>
      </w:r>
      <w:r w:rsidR="001D1509" w:rsidRPr="00F90F39">
        <w:t xml:space="preserve">of </w:t>
      </w:r>
      <w:commentRangeStart w:id="19"/>
      <w:r w:rsidR="001D1509" w:rsidRPr="00F90F39">
        <w:t>cancel_ra_proc</w:t>
      </w:r>
      <w:commentRangeEnd w:id="19"/>
      <w:r w:rsidR="001D1509" w:rsidRPr="00F90F39">
        <w:commentReference w:id="19"/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1559"/>
        <w:gridCol w:w="2410"/>
        <w:gridCol w:w="2552"/>
      </w:tblGrid>
      <w:tr w:rsidR="001D1509" w:rsidRPr="00C352C1" w14:paraId="73A76BA0" w14:textId="77777777" w:rsidTr="00945FC0">
        <w:trPr>
          <w:trHeight w:val="405"/>
          <w:jc w:val="center"/>
        </w:trPr>
        <w:tc>
          <w:tcPr>
            <w:tcW w:w="2405" w:type="dxa"/>
            <w:shd w:val="clear" w:color="auto" w:fill="D9D9D9" w:themeFill="background1" w:themeFillShade="D9"/>
          </w:tcPr>
          <w:p w14:paraId="10D9CFCF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0F05FD83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3DB3EBD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3D02C2AF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DF38E50" w14:textId="77777777" w:rsidR="001D1509" w:rsidRPr="00C352C1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C7109A" w:rsidRPr="00C352C1" w14:paraId="7DE81426" w14:textId="77777777" w:rsidTr="00C7109A">
        <w:trPr>
          <w:trHeight w:val="405"/>
          <w:jc w:val="center"/>
        </w:trPr>
        <w:tc>
          <w:tcPr>
            <w:tcW w:w="2405" w:type="dxa"/>
            <w:shd w:val="clear" w:color="auto" w:fill="auto"/>
          </w:tcPr>
          <w:p w14:paraId="703D0CD4" w14:textId="440979FC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szCs w:val="24"/>
              </w:rPr>
              <w:t>Random_Access</w:t>
            </w:r>
          </w:p>
        </w:tc>
        <w:tc>
          <w:tcPr>
            <w:tcW w:w="2268" w:type="dxa"/>
            <w:shd w:val="clear" w:color="auto" w:fill="auto"/>
          </w:tcPr>
          <w:p w14:paraId="7122238A" w14:textId="320D2091" w:rsidR="00C7109A" w:rsidRDefault="00C7109A" w:rsidP="00C7109A">
            <w:pPr>
              <w:rPr>
                <w:rFonts w:cs="Times New Roman"/>
                <w:b/>
              </w:rPr>
            </w:pPr>
            <w:commentRangeStart w:id="20"/>
            <w:r w:rsidRPr="009702D1">
              <w:rPr>
                <w:rFonts w:cs="Times New Roman"/>
                <w:szCs w:val="24"/>
              </w:rPr>
              <w:t>cancel_ra_proc</w:t>
            </w:r>
            <w:commentRangeEnd w:id="20"/>
            <w:r w:rsidRPr="009702D1">
              <w:rPr>
                <w:rFonts w:cs="Times New Roman"/>
                <w:szCs w:val="24"/>
              </w:rPr>
              <w:commentReference w:id="20"/>
            </w:r>
            <w:r>
              <w:rPr>
                <w:rFonts w:cs="Times New Roman"/>
                <w:szCs w:val="24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45BA4F28" w14:textId="7269B33A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410" w:type="dxa"/>
            <w:shd w:val="clear" w:color="auto" w:fill="auto"/>
          </w:tcPr>
          <w:p w14:paraId="5C0DAE61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module_idP, </w:t>
            </w:r>
          </w:p>
          <w:p w14:paraId="13E7B840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CC_id,</w:t>
            </w:r>
          </w:p>
          <w:p w14:paraId="3B943023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frameP,</w:t>
            </w:r>
          </w:p>
          <w:p w14:paraId="177B8C46" w14:textId="3F079418" w:rsidR="00C7109A" w:rsidRDefault="00C7109A" w:rsidP="00C7109A">
            <w:pPr>
              <w:rPr>
                <w:rFonts w:cs="Times New Roman"/>
                <w:b/>
              </w:rPr>
            </w:pPr>
            <w:r w:rsidRPr="00FC705E">
              <w:rPr>
                <w:rFonts w:cs="Times New Roman"/>
                <w:szCs w:val="24"/>
              </w:rPr>
              <w:t>rnti</w:t>
            </w:r>
          </w:p>
        </w:tc>
        <w:tc>
          <w:tcPr>
            <w:tcW w:w="2552" w:type="dxa"/>
            <w:shd w:val="clear" w:color="auto" w:fill="auto"/>
          </w:tcPr>
          <w:p w14:paraId="79C10BA1" w14:textId="20C92D58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 w:rsidRPr="009702D1">
              <w:rPr>
                <w:rFonts w:cs="Times New Roman"/>
                <w:szCs w:val="24"/>
              </w:rPr>
              <w:t>(RA_TEMPLATE *)&amp;eNB_mac_inst[module_idP].common_channels[CC_id].RA_templ</w:t>
            </w:r>
            <w:r w:rsidRPr="009702D1">
              <w:rPr>
                <w:rFonts w:cs="Times New Roman"/>
                <w:szCs w:val="24"/>
              </w:rPr>
              <w:lastRenderedPageBreak/>
              <w:t>ate[0]</w:t>
            </w:r>
          </w:p>
        </w:tc>
      </w:tr>
    </w:tbl>
    <w:p w14:paraId="21ACBA33" w14:textId="77777777" w:rsidR="00A26704" w:rsidRDefault="00A26704" w:rsidP="00A26704"/>
    <w:p w14:paraId="7018FF0E" w14:textId="35127F5C" w:rsidR="001D1509" w:rsidRDefault="001D1509" w:rsidP="001D1509">
      <w:pPr>
        <w:pStyle w:val="4"/>
        <w:rPr>
          <w:rFonts w:cs="Times New Roman"/>
          <w:color w:val="000000" w:themeColor="text1"/>
          <w:szCs w:val="40"/>
        </w:rPr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4</w:t>
      </w:r>
      <w:r w:rsidRPr="00111EF5">
        <w:t xml:space="preserve"> </w:t>
      </w:r>
      <w:r>
        <w:rPr>
          <w:rFonts w:cs="Times New Roman"/>
          <w:color w:val="000000" w:themeColor="text1"/>
          <w:szCs w:val="40"/>
        </w:rPr>
        <w:t>phy_config_sib1_eNB</w:t>
      </w:r>
    </w:p>
    <w:p w14:paraId="09FDBEEA" w14:textId="64C016C5" w:rsidR="001D1509" w:rsidRPr="009D3AF5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</w:t>
      </w:r>
      <w:r w:rsidR="00A53881">
        <w:rPr>
          <w:noProof/>
        </w:rPr>
        <w:fldChar w:fldCharType="end"/>
      </w:r>
      <w:r>
        <w:t xml:space="preserve"> </w:t>
      </w:r>
      <w:r w:rsidR="001D1509">
        <w:t xml:space="preserve">Parameters of </w:t>
      </w:r>
      <w:r>
        <w:rPr>
          <w:color w:val="000000" w:themeColor="text1"/>
        </w:rPr>
        <w:t>phy_config_sib1_eNB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119"/>
        <w:gridCol w:w="2268"/>
      </w:tblGrid>
      <w:tr w:rsidR="001D1509" w:rsidRPr="004C5FC3" w14:paraId="011DCF24" w14:textId="77777777" w:rsidTr="00945FC0">
        <w:trPr>
          <w:trHeight w:val="405"/>
          <w:jc w:val="center"/>
        </w:trPr>
        <w:tc>
          <w:tcPr>
            <w:tcW w:w="1555" w:type="dxa"/>
            <w:shd w:val="clear" w:color="auto" w:fill="D9D9D9" w:themeFill="background1" w:themeFillShade="D9"/>
          </w:tcPr>
          <w:p w14:paraId="6691D02D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2EC3EE5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C3583ED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6C12DF6F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2B1288FB" w14:textId="77777777" w:rsidR="001D1509" w:rsidRPr="004C5FC3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D1509" w:rsidRPr="009702D1" w14:paraId="5936141A" w14:textId="77777777" w:rsidTr="00945FC0">
        <w:trPr>
          <w:trHeight w:val="1574"/>
          <w:jc w:val="center"/>
        </w:trPr>
        <w:tc>
          <w:tcPr>
            <w:tcW w:w="1555" w:type="dxa"/>
            <w:vMerge w:val="restart"/>
          </w:tcPr>
          <w:p w14:paraId="6FA05644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PHY_Config</w:t>
            </w:r>
          </w:p>
        </w:tc>
        <w:tc>
          <w:tcPr>
            <w:tcW w:w="2693" w:type="dxa"/>
          </w:tcPr>
          <w:p w14:paraId="751A65C3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phy_config_sib1_eNB()</w:t>
            </w:r>
          </w:p>
        </w:tc>
        <w:tc>
          <w:tcPr>
            <w:tcW w:w="1559" w:type="dxa"/>
          </w:tcPr>
          <w:p w14:paraId="10BEE759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3119" w:type="dxa"/>
          </w:tcPr>
          <w:p w14:paraId="06BDFE67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Mod_idP,</w:t>
            </w:r>
          </w:p>
          <w:p w14:paraId="41D56A51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CC_idP,</w:t>
            </w:r>
          </w:p>
          <w:p w14:paraId="335C8868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tdd_Config,</w:t>
            </w:r>
          </w:p>
          <w:p w14:paraId="7FE9D598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14265C">
              <w:rPr>
                <w:rFonts w:cs="Times New Roman"/>
                <w:szCs w:val="24"/>
              </w:rPr>
              <w:t>*SIwindowsize, *SIperiod</w:t>
            </w:r>
          </w:p>
        </w:tc>
        <w:tc>
          <w:tcPr>
            <w:tcW w:w="2268" w:type="dxa"/>
          </w:tcPr>
          <w:p w14:paraId="48B423ED" w14:textId="77777777" w:rsidR="001D1509" w:rsidRDefault="001D1509" w:rsidP="00945FC0">
            <w:pPr>
              <w:rPr>
                <w:rFonts w:cs="Times New Roman"/>
                <w:szCs w:val="24"/>
              </w:rPr>
            </w:pPr>
            <w:commentRangeStart w:id="21"/>
            <w:r w:rsidRPr="0014265C">
              <w:rPr>
                <w:rFonts w:cs="Times New Roman"/>
                <w:szCs w:val="24"/>
              </w:rPr>
              <w:t>lte_frame_parms-&gt;tdd_config</w:t>
            </w:r>
            <w:r>
              <w:rPr>
                <w:rFonts w:cs="Times New Roman"/>
                <w:szCs w:val="24"/>
              </w:rPr>
              <w:t>,</w:t>
            </w:r>
          </w:p>
          <w:p w14:paraId="41D310BE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14265C">
              <w:rPr>
                <w:rFonts w:cs="Times New Roman"/>
                <w:szCs w:val="24"/>
              </w:rPr>
              <w:t>lte_frame_parms-&gt;tdd_config_S</w:t>
            </w:r>
            <w:commentRangeEnd w:id="21"/>
            <w:r>
              <w:rPr>
                <w:rStyle w:val="ad"/>
              </w:rPr>
              <w:commentReference w:id="21"/>
            </w:r>
          </w:p>
        </w:tc>
      </w:tr>
    </w:tbl>
    <w:p w14:paraId="2673D5EB" w14:textId="77777777" w:rsidR="00A26704" w:rsidRDefault="00A26704" w:rsidP="00A26704"/>
    <w:p w14:paraId="0AAE0370" w14:textId="1CD4B015" w:rsidR="001D1509" w:rsidRDefault="001D1509" w:rsidP="001D1509">
      <w:pPr>
        <w:pStyle w:val="4"/>
        <w:rPr>
          <w:rFonts w:cs="Times New Roman"/>
          <w:color w:val="000000" w:themeColor="text1"/>
          <w:szCs w:val="40"/>
        </w:rPr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5</w:t>
      </w:r>
      <w:r w:rsidRPr="00111EF5">
        <w:t xml:space="preserve"> </w:t>
      </w:r>
      <w:r>
        <w:rPr>
          <w:rFonts w:cs="Times New Roman"/>
          <w:color w:val="000000" w:themeColor="text1"/>
          <w:szCs w:val="40"/>
        </w:rPr>
        <w:t>phy_config_sib2_eNB</w:t>
      </w:r>
    </w:p>
    <w:p w14:paraId="50C698EF" w14:textId="28520C2A" w:rsidR="001D1509" w:rsidRPr="009D3AF5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</w:t>
      </w:r>
      <w:r w:rsidR="00A53881">
        <w:rPr>
          <w:noProof/>
        </w:rPr>
        <w:fldChar w:fldCharType="end"/>
      </w:r>
      <w:r>
        <w:t xml:space="preserve"> </w:t>
      </w:r>
      <w:r w:rsidR="001D1509">
        <w:t xml:space="preserve">Parameters of </w:t>
      </w:r>
      <w:r>
        <w:rPr>
          <w:color w:val="000000" w:themeColor="text1"/>
        </w:rPr>
        <w:t>phy_config_sib2_eNB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119"/>
        <w:gridCol w:w="2268"/>
      </w:tblGrid>
      <w:tr w:rsidR="001D1509" w:rsidRPr="004C5FC3" w14:paraId="5F71F3A5" w14:textId="77777777" w:rsidTr="00945FC0">
        <w:trPr>
          <w:trHeight w:val="405"/>
          <w:jc w:val="center"/>
        </w:trPr>
        <w:tc>
          <w:tcPr>
            <w:tcW w:w="1555" w:type="dxa"/>
            <w:shd w:val="clear" w:color="auto" w:fill="D9D9D9" w:themeFill="background1" w:themeFillShade="D9"/>
          </w:tcPr>
          <w:p w14:paraId="6DE5D9F8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25E7F46F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E990B2F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604EE124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4D1FFE77" w14:textId="77777777" w:rsidR="001D1509" w:rsidRPr="004C5FC3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D1509" w:rsidRPr="009702D1" w14:paraId="347ADDF5" w14:textId="77777777" w:rsidTr="00945FC0">
        <w:trPr>
          <w:trHeight w:val="1574"/>
          <w:jc w:val="center"/>
        </w:trPr>
        <w:tc>
          <w:tcPr>
            <w:tcW w:w="1555" w:type="dxa"/>
            <w:vMerge w:val="restart"/>
          </w:tcPr>
          <w:p w14:paraId="319CE7AB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PHY_Config</w:t>
            </w:r>
          </w:p>
        </w:tc>
        <w:tc>
          <w:tcPr>
            <w:tcW w:w="2693" w:type="dxa"/>
          </w:tcPr>
          <w:p w14:paraId="6B706615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commentRangeStart w:id="22"/>
            <w:r w:rsidRPr="009702D1">
              <w:rPr>
                <w:rFonts w:cs="Times New Roman"/>
                <w:szCs w:val="24"/>
              </w:rPr>
              <w:t>phy_config_sib2_eNB()</w:t>
            </w:r>
            <w:commentRangeEnd w:id="22"/>
            <w:r w:rsidRPr="009702D1">
              <w:rPr>
                <w:rFonts w:cs="Times New Roman"/>
                <w:szCs w:val="24"/>
              </w:rPr>
              <w:commentReference w:id="22"/>
            </w:r>
          </w:p>
        </w:tc>
        <w:tc>
          <w:tcPr>
            <w:tcW w:w="1559" w:type="dxa"/>
          </w:tcPr>
          <w:p w14:paraId="52092119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3119" w:type="dxa"/>
          </w:tcPr>
          <w:p w14:paraId="4347A475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 xml:space="preserve">Mod_id, </w:t>
            </w:r>
          </w:p>
          <w:p w14:paraId="2E7CF752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CC_id, radioResourceConfigCommon,</w:t>
            </w:r>
          </w:p>
          <w:p w14:paraId="0B28BDF7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ul_CarrierFreq, ul_Bandwidth, additionalSpectrumEmission, mbsfn_SubframeConfigList</w:t>
            </w:r>
          </w:p>
        </w:tc>
        <w:tc>
          <w:tcPr>
            <w:tcW w:w="2268" w:type="dxa"/>
          </w:tcPr>
          <w:p w14:paraId="350C508C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&amp;PHY_vars_eNB_g[Mod_id][CC_id]-&gt;lte_frame_parms</w:t>
            </w:r>
          </w:p>
        </w:tc>
      </w:tr>
    </w:tbl>
    <w:p w14:paraId="1B43E4E8" w14:textId="77777777" w:rsidR="00A26704" w:rsidRDefault="00A26704" w:rsidP="00A26704"/>
    <w:p w14:paraId="68A1C456" w14:textId="2672C031" w:rsidR="001D1509" w:rsidRDefault="001D1509" w:rsidP="001D1509">
      <w:pPr>
        <w:pStyle w:val="4"/>
        <w:rPr>
          <w:rFonts w:cs="Times New Roman"/>
          <w:color w:val="000000" w:themeColor="text1"/>
          <w:szCs w:val="40"/>
        </w:rPr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6</w:t>
      </w:r>
      <w:r w:rsidRPr="00111EF5">
        <w:t xml:space="preserve"> </w:t>
      </w:r>
      <w:r>
        <w:rPr>
          <w:rFonts w:cs="Times New Roman"/>
          <w:color w:val="000000" w:themeColor="text1"/>
          <w:szCs w:val="40"/>
        </w:rPr>
        <w:t>phy_config_sib13_eNB</w:t>
      </w:r>
    </w:p>
    <w:p w14:paraId="20F60A42" w14:textId="55EDF2F1" w:rsidR="001D1509" w:rsidRPr="009D3AF5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</w:t>
      </w:r>
      <w:r w:rsidR="00A53881">
        <w:rPr>
          <w:noProof/>
        </w:rPr>
        <w:fldChar w:fldCharType="end"/>
      </w:r>
      <w:r>
        <w:t xml:space="preserve"> </w:t>
      </w:r>
      <w:r w:rsidR="001D1509">
        <w:t xml:space="preserve">Parameters of </w:t>
      </w:r>
      <w:r w:rsidR="001D1509">
        <w:rPr>
          <w:color w:val="000000" w:themeColor="text1"/>
        </w:rPr>
        <w:t>phy_config_sib13_eNB()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119"/>
        <w:gridCol w:w="2268"/>
      </w:tblGrid>
      <w:tr w:rsidR="001D1509" w:rsidRPr="004C5FC3" w14:paraId="3EDDD732" w14:textId="77777777" w:rsidTr="00945FC0">
        <w:trPr>
          <w:trHeight w:val="405"/>
          <w:jc w:val="center"/>
        </w:trPr>
        <w:tc>
          <w:tcPr>
            <w:tcW w:w="1555" w:type="dxa"/>
            <w:shd w:val="clear" w:color="auto" w:fill="D9D9D9" w:themeFill="background1" w:themeFillShade="D9"/>
          </w:tcPr>
          <w:p w14:paraId="19F458DA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4E0152A0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3CB9D24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55583FD3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5956203" w14:textId="77777777" w:rsidR="001D1509" w:rsidRPr="004C5FC3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D1509" w:rsidRPr="009702D1" w14:paraId="4D6EB2B6" w14:textId="77777777" w:rsidTr="00945FC0">
        <w:trPr>
          <w:trHeight w:val="1574"/>
          <w:jc w:val="center"/>
        </w:trPr>
        <w:tc>
          <w:tcPr>
            <w:tcW w:w="1555" w:type="dxa"/>
          </w:tcPr>
          <w:p w14:paraId="5F95654A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PHY_Config</w:t>
            </w:r>
          </w:p>
        </w:tc>
        <w:tc>
          <w:tcPr>
            <w:tcW w:w="2693" w:type="dxa"/>
          </w:tcPr>
          <w:p w14:paraId="015BB6B5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phy_config_sib13_eNB()</w:t>
            </w:r>
          </w:p>
        </w:tc>
        <w:tc>
          <w:tcPr>
            <w:tcW w:w="1559" w:type="dxa"/>
          </w:tcPr>
          <w:p w14:paraId="367CE3AB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3119" w:type="dxa"/>
          </w:tcPr>
          <w:p w14:paraId="7036ED83" w14:textId="77777777" w:rsidR="001D1509" w:rsidRPr="00473AB6" w:rsidRDefault="001D1509" w:rsidP="00945FC0">
            <w:pPr>
              <w:rPr>
                <w:ins w:id="23" w:author="KroEmPa" w:date="2017-01-15T22:05:00Z"/>
                <w:rFonts w:cs="Times New Roman"/>
                <w:szCs w:val="24"/>
              </w:rPr>
            </w:pPr>
            <w:ins w:id="24" w:author="KroEmPa" w:date="2017-01-15T22:05:00Z">
              <w:r w:rsidRPr="00473AB6">
                <w:rPr>
                  <w:rFonts w:cs="Times New Roman"/>
                  <w:szCs w:val="24"/>
                </w:rPr>
                <w:t>Mod_id,</w:t>
              </w:r>
            </w:ins>
          </w:p>
          <w:p w14:paraId="0642B075" w14:textId="77777777" w:rsidR="001D1509" w:rsidRPr="00473AB6" w:rsidRDefault="001D1509" w:rsidP="00945FC0">
            <w:pPr>
              <w:rPr>
                <w:ins w:id="25" w:author="KroEmPa" w:date="2017-01-15T22:05:00Z"/>
                <w:rFonts w:cs="Times New Roman"/>
                <w:szCs w:val="24"/>
              </w:rPr>
            </w:pPr>
            <w:ins w:id="26" w:author="KroEmPa" w:date="2017-01-15T22:05:00Z">
              <w:r w:rsidRPr="00473AB6">
                <w:rPr>
                  <w:rFonts w:cs="Times New Roman"/>
                  <w:szCs w:val="24"/>
                </w:rPr>
                <w:t>CC_id,</w:t>
              </w:r>
            </w:ins>
          </w:p>
          <w:p w14:paraId="47782157" w14:textId="77777777" w:rsidR="001D1509" w:rsidRPr="00473AB6" w:rsidRDefault="001D1509" w:rsidP="00945FC0">
            <w:pPr>
              <w:rPr>
                <w:ins w:id="27" w:author="KroEmPa" w:date="2017-01-15T22:05:00Z"/>
                <w:rFonts w:cs="Times New Roman"/>
                <w:szCs w:val="24"/>
              </w:rPr>
            </w:pPr>
            <w:ins w:id="28" w:author="KroEmPa" w:date="2017-01-15T22:05:00Z">
              <w:r w:rsidRPr="00473AB6">
                <w:rPr>
                  <w:rFonts w:cs="Times New Roman"/>
                  <w:szCs w:val="24"/>
                </w:rPr>
                <w:t>mbsfn_Area_idx,</w:t>
              </w:r>
            </w:ins>
          </w:p>
          <w:p w14:paraId="66A3E038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ins w:id="29" w:author="KroEmPa" w:date="2017-01-15T22:05:00Z">
              <w:r w:rsidRPr="00473AB6">
                <w:rPr>
                  <w:rFonts w:cs="Times New Roman"/>
                  <w:szCs w:val="24"/>
                </w:rPr>
                <w:t>mbsfn_AreaId_r9</w:t>
              </w:r>
            </w:ins>
          </w:p>
        </w:tc>
        <w:tc>
          <w:tcPr>
            <w:tcW w:w="2268" w:type="dxa"/>
          </w:tcPr>
          <w:p w14:paraId="37DDA77A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&amp;PHY_vars_eNB_g[Mod_id][CC_id]-&gt;lte_frame_parms</w:t>
            </w:r>
          </w:p>
        </w:tc>
      </w:tr>
    </w:tbl>
    <w:p w14:paraId="41110B45" w14:textId="77777777" w:rsidR="00A26704" w:rsidRDefault="00A26704" w:rsidP="00A26704"/>
    <w:p w14:paraId="15189D69" w14:textId="66AAC9EA" w:rsidR="001D1509" w:rsidRDefault="001D1509" w:rsidP="001D1509">
      <w:pPr>
        <w:pStyle w:val="4"/>
        <w:rPr>
          <w:rFonts w:cs="Times New Roman"/>
          <w:szCs w:val="24"/>
        </w:rPr>
      </w:pPr>
      <w:r w:rsidRPr="00111EF5">
        <w:lastRenderedPageBreak/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7</w:t>
      </w:r>
      <w:r w:rsidRPr="00111EF5">
        <w:t xml:space="preserve"> </w:t>
      </w:r>
      <w:r>
        <w:rPr>
          <w:rFonts w:cs="Times New Roman"/>
          <w:szCs w:val="24"/>
        </w:rPr>
        <w:t>phy_config_dedicated_eNB</w:t>
      </w:r>
    </w:p>
    <w:p w14:paraId="6C5B7A6B" w14:textId="008F6469" w:rsidR="001D1509" w:rsidRPr="009D3AF5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12</w:t>
      </w:r>
      <w:r w:rsidR="00A53881">
        <w:rPr>
          <w:noProof/>
        </w:rPr>
        <w:fldChar w:fldCharType="end"/>
      </w:r>
      <w:r>
        <w:t xml:space="preserve"> </w:t>
      </w:r>
      <w:r w:rsidR="001D1509">
        <w:t xml:space="preserve">Parameters of </w:t>
      </w:r>
      <w:r>
        <w:rPr>
          <w:szCs w:val="24"/>
        </w:rPr>
        <w:t>phy_config_dedicated_eNB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119"/>
        <w:gridCol w:w="2268"/>
      </w:tblGrid>
      <w:tr w:rsidR="001D1509" w:rsidRPr="004C5FC3" w14:paraId="0891B239" w14:textId="77777777" w:rsidTr="00945FC0">
        <w:trPr>
          <w:trHeight w:val="405"/>
          <w:jc w:val="center"/>
        </w:trPr>
        <w:tc>
          <w:tcPr>
            <w:tcW w:w="1555" w:type="dxa"/>
            <w:shd w:val="clear" w:color="auto" w:fill="D9D9D9" w:themeFill="background1" w:themeFillShade="D9"/>
          </w:tcPr>
          <w:p w14:paraId="0C743A55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61EE923D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86D1351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2B8AC625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05E04A5E" w14:textId="77777777" w:rsidR="001D1509" w:rsidRPr="004C5FC3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D1509" w:rsidRPr="009702D1" w14:paraId="54DAD587" w14:textId="77777777" w:rsidTr="00945FC0">
        <w:trPr>
          <w:trHeight w:val="1574"/>
          <w:jc w:val="center"/>
        </w:trPr>
        <w:tc>
          <w:tcPr>
            <w:tcW w:w="1555" w:type="dxa"/>
          </w:tcPr>
          <w:p w14:paraId="586EDF6A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PHY_Config</w:t>
            </w:r>
          </w:p>
        </w:tc>
        <w:tc>
          <w:tcPr>
            <w:tcW w:w="2693" w:type="dxa"/>
          </w:tcPr>
          <w:p w14:paraId="307DD3E1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commentRangeStart w:id="30"/>
            <w:r w:rsidRPr="009702D1">
              <w:rPr>
                <w:rFonts w:cs="Times New Roman"/>
                <w:szCs w:val="24"/>
              </w:rPr>
              <w:t>phy_config_dedicated_eNB()</w:t>
            </w:r>
            <w:commentRangeEnd w:id="30"/>
            <w:r w:rsidRPr="009702D1">
              <w:rPr>
                <w:rFonts w:cs="Times New Roman"/>
                <w:szCs w:val="24"/>
              </w:rPr>
              <w:commentReference w:id="30"/>
            </w:r>
          </w:p>
        </w:tc>
        <w:tc>
          <w:tcPr>
            <w:tcW w:w="1559" w:type="dxa"/>
          </w:tcPr>
          <w:p w14:paraId="66362791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3119" w:type="dxa"/>
          </w:tcPr>
          <w:p w14:paraId="4698D4CB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 xml:space="preserve">Mod_id, </w:t>
            </w:r>
          </w:p>
          <w:p w14:paraId="702857E5" w14:textId="77777777" w:rsidR="001D1509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 xml:space="preserve">CC_id, </w:t>
            </w:r>
          </w:p>
          <w:p w14:paraId="56C0D876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rnti</w:t>
            </w:r>
            <w:r w:rsidRPr="009702D1">
              <w:rPr>
                <w:rFonts w:cs="Times New Roman"/>
                <w:szCs w:val="24"/>
              </w:rPr>
              <w:t>,</w:t>
            </w:r>
          </w:p>
          <w:p w14:paraId="3F3D12D7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physicalConfigDedicated</w:t>
            </w:r>
          </w:p>
        </w:tc>
        <w:tc>
          <w:tcPr>
            <w:tcW w:w="2268" w:type="dxa"/>
          </w:tcPr>
          <w:p w14:paraId="25089221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phy_vars_eNB-&gt;physicalConfigDedicated[UE_id]</w:t>
            </w:r>
          </w:p>
        </w:tc>
      </w:tr>
    </w:tbl>
    <w:p w14:paraId="05DFECBA" w14:textId="77777777" w:rsidR="00A26704" w:rsidRDefault="00A26704" w:rsidP="00A26704"/>
    <w:p w14:paraId="6334C25A" w14:textId="00097526" w:rsidR="001D1509" w:rsidRPr="00485D75" w:rsidRDefault="001D1509" w:rsidP="001D1509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8</w:t>
      </w:r>
      <w:r w:rsidRPr="00111EF5">
        <w:t xml:space="preserve"> g</w:t>
      </w:r>
      <w:r w:rsidRPr="00111EF5">
        <w:rPr>
          <w:rFonts w:hint="eastAsia"/>
        </w:rPr>
        <w:t>et_</w:t>
      </w:r>
      <w:r w:rsidRPr="00111EF5">
        <w:t>dci_sdu</w:t>
      </w:r>
    </w:p>
    <w:p w14:paraId="7A10D82C" w14:textId="4BABAFC3" w:rsidR="001D1509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13</w:t>
      </w:r>
      <w:r w:rsidR="00A53881">
        <w:rPr>
          <w:noProof/>
        </w:rPr>
        <w:fldChar w:fldCharType="end"/>
      </w:r>
      <w:r>
        <w:t xml:space="preserve"> </w:t>
      </w:r>
      <w:r w:rsidR="001D1509">
        <w:t xml:space="preserve">Parameters of </w:t>
      </w:r>
      <w:r w:rsidR="001D1509" w:rsidRPr="0001661F">
        <w:t>g</w:t>
      </w:r>
      <w:r w:rsidR="001D1509" w:rsidRPr="0001661F">
        <w:rPr>
          <w:rFonts w:hint="eastAsia"/>
        </w:rPr>
        <w:t>et_</w:t>
      </w:r>
      <w:r w:rsidR="001D1509" w:rsidRPr="0001661F">
        <w:t>dci_sdu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126"/>
        <w:gridCol w:w="1560"/>
        <w:gridCol w:w="2268"/>
        <w:gridCol w:w="2835"/>
      </w:tblGrid>
      <w:tr w:rsidR="001D1509" w14:paraId="51AA5553" w14:textId="77777777" w:rsidTr="00945FC0">
        <w:trPr>
          <w:trHeight w:val="405"/>
          <w:jc w:val="center"/>
        </w:trPr>
        <w:tc>
          <w:tcPr>
            <w:tcW w:w="2405" w:type="dxa"/>
            <w:shd w:val="clear" w:color="auto" w:fill="D9D9D9" w:themeFill="background1" w:themeFillShade="D9"/>
          </w:tcPr>
          <w:p w14:paraId="73421C3F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A429E4A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8BF4B08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DAE5D0D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0534B257" w14:textId="77777777" w:rsidR="001D1509" w:rsidRPr="00BC0B99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D1509" w14:paraId="1F45C377" w14:textId="77777777" w:rsidTr="00945FC0">
        <w:trPr>
          <w:trHeight w:val="1497"/>
          <w:jc w:val="center"/>
        </w:trPr>
        <w:tc>
          <w:tcPr>
            <w:tcW w:w="2405" w:type="dxa"/>
          </w:tcPr>
          <w:p w14:paraId="0E9820F4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Scheduling</w:t>
            </w:r>
          </w:p>
        </w:tc>
        <w:tc>
          <w:tcPr>
            <w:tcW w:w="2126" w:type="dxa"/>
          </w:tcPr>
          <w:p w14:paraId="7D34F546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commentRangeStart w:id="31"/>
            <w:r w:rsidRPr="009702D1">
              <w:rPr>
                <w:rFonts w:cs="Times New Roman"/>
                <w:szCs w:val="24"/>
              </w:rPr>
              <w:t>g</w:t>
            </w:r>
            <w:r w:rsidRPr="009702D1">
              <w:rPr>
                <w:rFonts w:cs="Times New Roman" w:hint="eastAsia"/>
                <w:szCs w:val="24"/>
              </w:rPr>
              <w:t>et_</w:t>
            </w:r>
            <w:r w:rsidRPr="009702D1">
              <w:rPr>
                <w:rFonts w:cs="Times New Roman"/>
                <w:szCs w:val="24"/>
              </w:rPr>
              <w:t>dci_sdu()</w:t>
            </w:r>
            <w:commentRangeEnd w:id="31"/>
            <w:r w:rsidRPr="009702D1">
              <w:rPr>
                <w:rFonts w:cs="Times New Roman"/>
                <w:szCs w:val="24"/>
              </w:rPr>
              <w:commentReference w:id="31"/>
            </w:r>
          </w:p>
        </w:tc>
        <w:tc>
          <w:tcPr>
            <w:tcW w:w="1560" w:type="dxa"/>
          </w:tcPr>
          <w:p w14:paraId="73B266F4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268" w:type="dxa"/>
          </w:tcPr>
          <w:p w14:paraId="1E248778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module_idP,</w:t>
            </w:r>
          </w:p>
          <w:p w14:paraId="7A6DBE90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CC_id,</w:t>
            </w:r>
          </w:p>
          <w:p w14:paraId="5F348E73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frameP,</w:t>
            </w:r>
          </w:p>
          <w:p w14:paraId="7E49C098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BC0B99">
              <w:rPr>
                <w:rFonts w:cs="Times New Roman"/>
                <w:szCs w:val="24"/>
              </w:rPr>
              <w:t>subframe</w:t>
            </w:r>
          </w:p>
        </w:tc>
        <w:tc>
          <w:tcPr>
            <w:tcW w:w="2835" w:type="dxa"/>
          </w:tcPr>
          <w:p w14:paraId="6E6E79DB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&amp;eNB_mac_inst[module_idP].common_channels[CC_id].DCI_pdu</w:t>
            </w:r>
          </w:p>
        </w:tc>
      </w:tr>
    </w:tbl>
    <w:p w14:paraId="3F838305" w14:textId="618B5A6A" w:rsidR="001D1509" w:rsidRDefault="001D1509" w:rsidP="001D1509"/>
    <w:p w14:paraId="61A93F4F" w14:textId="1409C977" w:rsidR="00426B8B" w:rsidRPr="00485D75" w:rsidRDefault="00426B8B" w:rsidP="00485D75">
      <w:pPr>
        <w:pStyle w:val="4"/>
      </w:pPr>
      <w:r w:rsidRPr="00111EF5">
        <w:t>3.</w:t>
      </w:r>
      <w:r w:rsidR="00E740FA"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9</w:t>
      </w:r>
      <w:r w:rsidRPr="00111EF5">
        <w:t xml:space="preserve"> </w:t>
      </w:r>
      <w:r w:rsidR="00111EF5" w:rsidRPr="00111EF5">
        <w:t>get_dlsch_sdu</w:t>
      </w:r>
    </w:p>
    <w:p w14:paraId="4EC4F873" w14:textId="2D8F9694" w:rsidR="0001661F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14</w:t>
      </w:r>
      <w:r w:rsidR="00A53881">
        <w:rPr>
          <w:noProof/>
        </w:rPr>
        <w:fldChar w:fldCharType="end"/>
      </w:r>
      <w:r>
        <w:t xml:space="preserve"> </w:t>
      </w:r>
      <w:r w:rsidR="0001661F">
        <w:t>Parameters</w:t>
      </w:r>
      <w:r w:rsidR="0001661F" w:rsidRPr="0001661F">
        <w:t xml:space="preserve"> of </w:t>
      </w:r>
      <w:r w:rsidR="0001661F" w:rsidRPr="0001661F">
        <w:rPr>
          <w:szCs w:val="24"/>
        </w:rPr>
        <w:t>get_dlsch_sdu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126"/>
        <w:gridCol w:w="1560"/>
        <w:gridCol w:w="2268"/>
        <w:gridCol w:w="2835"/>
      </w:tblGrid>
      <w:tr w:rsidR="00426B8B" w14:paraId="0C5965D2" w14:textId="77777777" w:rsidTr="00426B8B">
        <w:trPr>
          <w:trHeight w:val="405"/>
          <w:jc w:val="center"/>
        </w:trPr>
        <w:tc>
          <w:tcPr>
            <w:tcW w:w="2405" w:type="dxa"/>
            <w:shd w:val="clear" w:color="auto" w:fill="D9D9D9" w:themeFill="background1" w:themeFillShade="D9"/>
          </w:tcPr>
          <w:p w14:paraId="3E4CA464" w14:textId="77777777" w:rsidR="00426B8B" w:rsidRPr="007C068A" w:rsidRDefault="00426B8B" w:rsidP="00923A14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D4B6C6B" w14:textId="77777777" w:rsidR="00426B8B" w:rsidRDefault="00426B8B" w:rsidP="00923A14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18B0169" w14:textId="77777777" w:rsidR="00426B8B" w:rsidRPr="00633FFA" w:rsidRDefault="00426B8B" w:rsidP="00923A14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7CC2105A" w14:textId="77777777" w:rsidR="00426B8B" w:rsidRPr="00BA7D30" w:rsidRDefault="00426B8B" w:rsidP="00923A14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3BFA4C99" w14:textId="08FC620D" w:rsidR="00426B8B" w:rsidRPr="00BC0B99" w:rsidRDefault="00894FAB" w:rsidP="00BC0B99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B942AB" w14:paraId="1B0982BD" w14:textId="77777777" w:rsidTr="00BC0B99">
        <w:trPr>
          <w:trHeight w:val="1836"/>
          <w:jc w:val="center"/>
        </w:trPr>
        <w:tc>
          <w:tcPr>
            <w:tcW w:w="2405" w:type="dxa"/>
          </w:tcPr>
          <w:p w14:paraId="5CA3F3C4" w14:textId="6342F7B7" w:rsidR="00B942AB" w:rsidRPr="009702D1" w:rsidRDefault="00633F35" w:rsidP="00CC1B8E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Scheduling</w:t>
            </w:r>
          </w:p>
        </w:tc>
        <w:commentRangeStart w:id="32"/>
        <w:tc>
          <w:tcPr>
            <w:tcW w:w="2126" w:type="dxa"/>
          </w:tcPr>
          <w:p w14:paraId="18CB952D" w14:textId="23E382DD" w:rsidR="00B942AB" w:rsidRPr="009702D1" w:rsidRDefault="00B942AB" w:rsidP="00923A14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fldChar w:fldCharType="begin"/>
            </w:r>
            <w:r w:rsidRPr="009702D1">
              <w:rPr>
                <w:rFonts w:cs="Times New Roman"/>
                <w:szCs w:val="24"/>
              </w:rPr>
              <w:instrText xml:space="preserve"> REF _Ref436768620 \h  \* MERGEFORMAT </w:instrText>
            </w:r>
            <w:r w:rsidRPr="009702D1">
              <w:rPr>
                <w:rFonts w:cs="Times New Roman"/>
                <w:szCs w:val="24"/>
              </w:rPr>
            </w:r>
            <w:r w:rsidRPr="009702D1">
              <w:rPr>
                <w:rFonts w:cs="Times New Roman"/>
                <w:szCs w:val="24"/>
              </w:rPr>
              <w:fldChar w:fldCharType="separate"/>
            </w:r>
            <w:r w:rsidRPr="009702D1">
              <w:rPr>
                <w:rFonts w:cs="Times New Roman"/>
                <w:szCs w:val="24"/>
              </w:rPr>
              <w:t>get_dlsch_sdu()</w:t>
            </w:r>
            <w:r w:rsidRPr="009702D1">
              <w:rPr>
                <w:rFonts w:cs="Times New Roman"/>
                <w:szCs w:val="24"/>
              </w:rPr>
              <w:fldChar w:fldCharType="end"/>
            </w:r>
            <w:commentRangeEnd w:id="32"/>
            <w:r w:rsidR="007365FA" w:rsidRPr="009702D1">
              <w:rPr>
                <w:rFonts w:cs="Times New Roman"/>
                <w:szCs w:val="24"/>
              </w:rPr>
              <w:commentReference w:id="32"/>
            </w:r>
          </w:p>
        </w:tc>
        <w:tc>
          <w:tcPr>
            <w:tcW w:w="1560" w:type="dxa"/>
          </w:tcPr>
          <w:p w14:paraId="55269332" w14:textId="3E3C9599" w:rsidR="00B942AB" w:rsidRPr="009702D1" w:rsidRDefault="00B942AB" w:rsidP="00923A14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268" w:type="dxa"/>
          </w:tcPr>
          <w:p w14:paraId="0BF10B5D" w14:textId="77777777" w:rsidR="00633F35" w:rsidRDefault="00633F35" w:rsidP="00B17DA4">
            <w:pPr>
              <w:rPr>
                <w:rFonts w:cs="Times New Roman"/>
                <w:szCs w:val="24"/>
              </w:rPr>
            </w:pPr>
            <w:r w:rsidRPr="00633F35">
              <w:rPr>
                <w:rFonts w:cs="Times New Roman"/>
                <w:szCs w:val="24"/>
              </w:rPr>
              <w:t>module_idP,</w:t>
            </w:r>
          </w:p>
          <w:p w14:paraId="2EA58BAB" w14:textId="77777777" w:rsidR="00BC0B99" w:rsidRDefault="00633F35" w:rsidP="00B17DA4">
            <w:pPr>
              <w:rPr>
                <w:rFonts w:cs="Times New Roman"/>
                <w:szCs w:val="24"/>
              </w:rPr>
            </w:pPr>
            <w:r w:rsidRPr="00633F35">
              <w:rPr>
                <w:rFonts w:cs="Times New Roman"/>
                <w:szCs w:val="24"/>
              </w:rPr>
              <w:t>CC_id,</w:t>
            </w:r>
          </w:p>
          <w:p w14:paraId="340DDF45" w14:textId="77777777" w:rsidR="00BC0B99" w:rsidRDefault="00633F35" w:rsidP="00B17DA4">
            <w:pPr>
              <w:rPr>
                <w:rFonts w:cs="Times New Roman"/>
                <w:szCs w:val="24"/>
              </w:rPr>
            </w:pPr>
            <w:r w:rsidRPr="00633F35">
              <w:rPr>
                <w:rFonts w:cs="Times New Roman"/>
                <w:szCs w:val="24"/>
              </w:rPr>
              <w:t>frameP,</w:t>
            </w:r>
          </w:p>
          <w:p w14:paraId="37870196" w14:textId="77777777" w:rsidR="00BC0B99" w:rsidRDefault="00633F35" w:rsidP="00BC0B99">
            <w:pPr>
              <w:rPr>
                <w:rFonts w:cs="Times New Roman"/>
                <w:szCs w:val="24"/>
              </w:rPr>
            </w:pPr>
            <w:r w:rsidRPr="00633F35">
              <w:rPr>
                <w:rFonts w:cs="Times New Roman"/>
                <w:szCs w:val="24"/>
              </w:rPr>
              <w:t>rnti,</w:t>
            </w:r>
          </w:p>
          <w:p w14:paraId="43E9D9AD" w14:textId="17F85C65" w:rsidR="00B942AB" w:rsidRPr="009702D1" w:rsidRDefault="00633F35" w:rsidP="00BC0B99">
            <w:pPr>
              <w:rPr>
                <w:rFonts w:cs="Times New Roman"/>
                <w:szCs w:val="24"/>
              </w:rPr>
            </w:pPr>
            <w:r w:rsidRPr="00633F35">
              <w:rPr>
                <w:rFonts w:cs="Times New Roman"/>
                <w:szCs w:val="24"/>
              </w:rPr>
              <w:t>TBindex</w:t>
            </w:r>
          </w:p>
        </w:tc>
        <w:tc>
          <w:tcPr>
            <w:tcW w:w="2835" w:type="dxa"/>
          </w:tcPr>
          <w:p w14:paraId="7D50ACFE" w14:textId="3FE3B10E" w:rsidR="00B942AB" w:rsidRPr="009702D1" w:rsidRDefault="00B942AB" w:rsidP="00923A14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&amp;eNB-&gt;UE_list.DLSCH_pdu[CC_id][TBindex][UE_id].payload[0]</w:t>
            </w:r>
          </w:p>
        </w:tc>
      </w:tr>
    </w:tbl>
    <w:p w14:paraId="364BA77B" w14:textId="77777777" w:rsidR="00A26704" w:rsidRDefault="00A26704" w:rsidP="00A26704"/>
    <w:p w14:paraId="0641D2F3" w14:textId="546809C5" w:rsidR="000479D7" w:rsidRPr="00485D75" w:rsidRDefault="000479D7" w:rsidP="000479D7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>
        <w:t>x</w:t>
      </w:r>
      <w:r w:rsidRPr="00111EF5">
        <w:t xml:space="preserve"> get_</w:t>
      </w:r>
      <w:r>
        <w:t>mch</w:t>
      </w:r>
      <w:r w:rsidRPr="00111EF5">
        <w:t>_sdu</w:t>
      </w:r>
    </w:p>
    <w:p w14:paraId="264677CA" w14:textId="77777777" w:rsidR="000479D7" w:rsidRDefault="000479D7" w:rsidP="000479D7"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N/A in NB-IOT )</w:t>
      </w:r>
    </w:p>
    <w:p w14:paraId="786E4D1B" w14:textId="77777777" w:rsidR="000479D7" w:rsidRDefault="000479D7" w:rsidP="000479D7"/>
    <w:p w14:paraId="3AE81CCD" w14:textId="77777777" w:rsidR="001D1509" w:rsidRPr="00485D75" w:rsidRDefault="001D1509" w:rsidP="001D1509">
      <w:pPr>
        <w:pStyle w:val="4"/>
      </w:pPr>
      <w:r w:rsidRPr="00111EF5">
        <w:lastRenderedPageBreak/>
        <w:t>3.</w:t>
      </w:r>
      <w:r>
        <w:t>1.</w:t>
      </w:r>
      <w:r w:rsidRPr="00111EF5">
        <w:rPr>
          <w:rFonts w:hint="eastAsia"/>
        </w:rPr>
        <w:t>3</w:t>
      </w:r>
      <w:r w:rsidRPr="003C3895">
        <w:t>.</w:t>
      </w:r>
      <w:r>
        <w:t>x</w:t>
      </w:r>
      <w:r w:rsidRPr="003C3895">
        <w:t xml:space="preserve"> eNB_dlsch_ulsch_scheduler</w:t>
      </w:r>
    </w:p>
    <w:p w14:paraId="75A5C0C8" w14:textId="011B20F9" w:rsidR="001D1509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15</w:t>
      </w:r>
      <w:r w:rsidR="00A53881">
        <w:rPr>
          <w:noProof/>
        </w:rPr>
        <w:fldChar w:fldCharType="end"/>
      </w:r>
      <w:r w:rsidR="001D1509">
        <w:t xml:space="preserve"> Parameters of</w:t>
      </w:r>
      <w:r w:rsidR="001D1509" w:rsidRPr="0001661F">
        <w:rPr>
          <w:szCs w:val="24"/>
        </w:rPr>
        <w:t xml:space="preserve"> eNB_dlsch_ulsch_scheduler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3260"/>
        <w:gridCol w:w="1701"/>
        <w:gridCol w:w="1984"/>
        <w:gridCol w:w="2127"/>
      </w:tblGrid>
      <w:tr w:rsidR="001D1509" w14:paraId="5ACD8ABA" w14:textId="77777777" w:rsidTr="00945FC0">
        <w:trPr>
          <w:trHeight w:val="405"/>
          <w:jc w:val="center"/>
        </w:trPr>
        <w:tc>
          <w:tcPr>
            <w:tcW w:w="2122" w:type="dxa"/>
            <w:shd w:val="clear" w:color="auto" w:fill="D9D9D9" w:themeFill="background1" w:themeFillShade="D9"/>
          </w:tcPr>
          <w:p w14:paraId="72E1B077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14:paraId="573BB027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7E1A9CD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73BEAF4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commentRangeStart w:id="33"/>
            <w:r>
              <w:rPr>
                <w:rFonts w:cs="Times New Roman"/>
                <w:b/>
              </w:rPr>
              <w:t>Input Parameters</w:t>
            </w:r>
            <w:commentRangeEnd w:id="33"/>
            <w:r>
              <w:rPr>
                <w:rStyle w:val="ad"/>
              </w:rPr>
              <w:commentReference w:id="33"/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70B13F12" w14:textId="77777777" w:rsidR="001D1509" w:rsidRPr="001E1716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D1509" w14:paraId="7102CC4B" w14:textId="77777777" w:rsidTr="00945FC0">
        <w:trPr>
          <w:trHeight w:val="1515"/>
          <w:jc w:val="center"/>
        </w:trPr>
        <w:tc>
          <w:tcPr>
            <w:tcW w:w="2122" w:type="dxa"/>
          </w:tcPr>
          <w:p w14:paraId="1A4FDEB5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Scheduling</w:t>
            </w:r>
          </w:p>
        </w:tc>
        <w:tc>
          <w:tcPr>
            <w:tcW w:w="3260" w:type="dxa"/>
          </w:tcPr>
          <w:p w14:paraId="051F9721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eNB_dlsch_ulsch_scheduler()</w:t>
            </w:r>
          </w:p>
        </w:tc>
        <w:tc>
          <w:tcPr>
            <w:tcW w:w="1701" w:type="dxa"/>
          </w:tcPr>
          <w:p w14:paraId="27F58A82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1984" w:type="dxa"/>
          </w:tcPr>
          <w:p w14:paraId="11CF5593" w14:textId="77777777" w:rsidR="001D1509" w:rsidRDefault="001D1509" w:rsidP="00945FC0">
            <w:pPr>
              <w:rPr>
                <w:rFonts w:cs="Times New Roman"/>
                <w:szCs w:val="24"/>
              </w:rPr>
            </w:pPr>
            <w:r w:rsidRPr="001E1716">
              <w:rPr>
                <w:rFonts w:cs="Times New Roman"/>
                <w:szCs w:val="24"/>
              </w:rPr>
              <w:t xml:space="preserve">module_idP, cooperation_flag, </w:t>
            </w:r>
            <w:r>
              <w:rPr>
                <w:rFonts w:cs="Times New Roman"/>
                <w:szCs w:val="24"/>
              </w:rPr>
              <w:t>frameP,</w:t>
            </w:r>
          </w:p>
          <w:p w14:paraId="5A12B2A8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1E1716">
              <w:rPr>
                <w:rFonts w:cs="Times New Roman"/>
                <w:szCs w:val="24"/>
              </w:rPr>
              <w:t>subframeP</w:t>
            </w:r>
          </w:p>
        </w:tc>
        <w:tc>
          <w:tcPr>
            <w:tcW w:w="2127" w:type="dxa"/>
          </w:tcPr>
          <w:p w14:paraId="1A5CB119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 w:hint="eastAsia"/>
                <w:szCs w:val="24"/>
              </w:rPr>
              <w:t>N/A</w:t>
            </w:r>
          </w:p>
        </w:tc>
      </w:tr>
    </w:tbl>
    <w:p w14:paraId="139F5239" w14:textId="77777777" w:rsidR="000479D7" w:rsidRDefault="000479D7" w:rsidP="000479D7"/>
    <w:p w14:paraId="304F12D7" w14:textId="3274F9BE" w:rsidR="00023778" w:rsidRPr="00485D75" w:rsidRDefault="00023778" w:rsidP="00485D75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10</w:t>
      </w:r>
      <w:r w:rsidRPr="00111EF5">
        <w:t xml:space="preserve"> </w:t>
      </w:r>
      <w:r>
        <w:t>HELPER_Functions</w:t>
      </w:r>
    </w:p>
    <w:p w14:paraId="124CB4C9" w14:textId="1E4920CA" w:rsidR="0001661F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16</w:t>
      </w:r>
      <w:r w:rsidR="00A53881">
        <w:rPr>
          <w:noProof/>
        </w:rPr>
        <w:fldChar w:fldCharType="end"/>
      </w:r>
      <w:r>
        <w:t xml:space="preserve"> </w:t>
      </w:r>
      <w:r w:rsidR="0001661F">
        <w:t>Parameters o</w:t>
      </w:r>
      <w:r w:rsidR="0001661F" w:rsidRPr="0001661F">
        <w:t>f HELPER_Functions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3118"/>
        <w:gridCol w:w="1559"/>
        <w:gridCol w:w="2694"/>
        <w:gridCol w:w="2268"/>
      </w:tblGrid>
      <w:tr w:rsidR="00023778" w14:paraId="1E452EDE" w14:textId="77777777" w:rsidTr="004C5FC3">
        <w:trPr>
          <w:trHeight w:val="405"/>
          <w:jc w:val="center"/>
        </w:trPr>
        <w:tc>
          <w:tcPr>
            <w:tcW w:w="1555" w:type="dxa"/>
            <w:shd w:val="clear" w:color="auto" w:fill="D9D9D9" w:themeFill="background1" w:themeFillShade="D9"/>
          </w:tcPr>
          <w:p w14:paraId="649289CF" w14:textId="77777777" w:rsidR="00023778" w:rsidRPr="007C068A" w:rsidRDefault="00023778" w:rsidP="004C7AB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64BDC3E1" w14:textId="77777777" w:rsidR="00023778" w:rsidRDefault="00023778" w:rsidP="004C7AB8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F108E57" w14:textId="77777777" w:rsidR="00023778" w:rsidRPr="00633FFA" w:rsidRDefault="00023778" w:rsidP="004C7AB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1BF865F9" w14:textId="6526F1B1" w:rsidR="00023778" w:rsidRPr="00BA7D30" w:rsidRDefault="004C5FC3" w:rsidP="004C7AB8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FF53D81" w14:textId="34EB0179" w:rsidR="00023778" w:rsidRPr="004C5FC3" w:rsidRDefault="00023778" w:rsidP="004C7AB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B57538" w14:paraId="628E2432" w14:textId="77777777" w:rsidTr="00B57538">
        <w:trPr>
          <w:trHeight w:val="405"/>
          <w:jc w:val="center"/>
        </w:trPr>
        <w:tc>
          <w:tcPr>
            <w:tcW w:w="1555" w:type="dxa"/>
            <w:vMerge w:val="restart"/>
            <w:shd w:val="clear" w:color="auto" w:fill="auto"/>
          </w:tcPr>
          <w:p w14:paraId="439A6E32" w14:textId="4AB17E98" w:rsidR="00B57538" w:rsidRDefault="00B57538" w:rsidP="00B57538">
            <w:pPr>
              <w:rPr>
                <w:rFonts w:cs="Times New Roman"/>
                <w:b/>
              </w:rPr>
            </w:pPr>
            <w:r>
              <w:rPr>
                <w:rFonts w:cs="Times New Roman"/>
                <w:szCs w:val="24"/>
              </w:rPr>
              <w:t>Scheduling</w:t>
            </w:r>
          </w:p>
        </w:tc>
        <w:tc>
          <w:tcPr>
            <w:tcW w:w="3118" w:type="dxa"/>
            <w:shd w:val="clear" w:color="auto" w:fill="auto"/>
          </w:tcPr>
          <w:p w14:paraId="16825B58" w14:textId="07E11CF7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get_ue_active_harq_pid()</w:t>
            </w:r>
          </w:p>
        </w:tc>
        <w:tc>
          <w:tcPr>
            <w:tcW w:w="1559" w:type="dxa"/>
            <w:shd w:val="clear" w:color="auto" w:fill="auto"/>
          </w:tcPr>
          <w:p w14:paraId="21F6F704" w14:textId="258D9956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44404EEF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module_idP,</w:t>
            </w:r>
          </w:p>
          <w:p w14:paraId="722106BB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CC_id,</w:t>
            </w:r>
          </w:p>
          <w:p w14:paraId="780C20F3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RA_template-&gt;rnti,</w:t>
            </w:r>
          </w:p>
          <w:p w14:paraId="04591593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frameP,</w:t>
            </w:r>
          </w:p>
          <w:p w14:paraId="689D4F4A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subframeP,</w:t>
            </w:r>
          </w:p>
          <w:p w14:paraId="75F7AE22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&amp;harq_pid,</w:t>
            </w:r>
          </w:p>
          <w:p w14:paraId="39E04FE7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&amp;round,</w:t>
            </w:r>
          </w:p>
          <w:p w14:paraId="1A6F2933" w14:textId="6D662D01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03D96246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*harq_pid</w:t>
            </w:r>
          </w:p>
          <w:p w14:paraId="358C4DB7" w14:textId="459BC1EA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 w:rsidRPr="009702D1">
              <w:rPr>
                <w:rFonts w:cs="Times New Roman"/>
                <w:szCs w:val="24"/>
              </w:rPr>
              <w:t>*round</w:t>
            </w:r>
          </w:p>
        </w:tc>
      </w:tr>
      <w:tr w:rsidR="00B57538" w14:paraId="6793229D" w14:textId="77777777" w:rsidTr="00B57538">
        <w:trPr>
          <w:trHeight w:val="405"/>
          <w:jc w:val="center"/>
        </w:trPr>
        <w:tc>
          <w:tcPr>
            <w:tcW w:w="1555" w:type="dxa"/>
            <w:vMerge/>
            <w:shd w:val="clear" w:color="auto" w:fill="auto"/>
          </w:tcPr>
          <w:p w14:paraId="15A97C2B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220D38BE" w14:textId="036B077A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get_TBS_DL()</w:t>
            </w:r>
          </w:p>
        </w:tc>
        <w:tc>
          <w:tcPr>
            <w:tcW w:w="1559" w:type="dxa"/>
            <w:shd w:val="clear" w:color="auto" w:fill="auto"/>
          </w:tcPr>
          <w:p w14:paraId="7046908F" w14:textId="3C0A8227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7A2FD9CC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mcs,</w:t>
            </w:r>
          </w:p>
          <w:p w14:paraId="5E24BF59" w14:textId="18C359D4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nb_rb</w:t>
            </w:r>
          </w:p>
        </w:tc>
        <w:tc>
          <w:tcPr>
            <w:tcW w:w="2268" w:type="dxa"/>
            <w:shd w:val="clear" w:color="auto" w:fill="auto"/>
          </w:tcPr>
          <w:p w14:paraId="42CDADD8" w14:textId="4ADFAFDC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 w:rsidRPr="009702D1">
              <w:rPr>
                <w:rFonts w:cs="Times New Roman"/>
                <w:szCs w:val="24"/>
              </w:rPr>
              <w:t>TBS</w:t>
            </w:r>
          </w:p>
        </w:tc>
      </w:tr>
      <w:tr w:rsidR="00B57538" w14:paraId="1387E0CE" w14:textId="77777777" w:rsidTr="00B57538">
        <w:trPr>
          <w:trHeight w:val="405"/>
          <w:jc w:val="center"/>
        </w:trPr>
        <w:tc>
          <w:tcPr>
            <w:tcW w:w="1555" w:type="dxa"/>
            <w:vMerge/>
            <w:shd w:val="clear" w:color="auto" w:fill="auto"/>
          </w:tcPr>
          <w:p w14:paraId="10D7D308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42C78211" w14:textId="25B7263D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get_TBS_UL()</w:t>
            </w:r>
          </w:p>
        </w:tc>
        <w:tc>
          <w:tcPr>
            <w:tcW w:w="1559" w:type="dxa"/>
            <w:shd w:val="clear" w:color="auto" w:fill="auto"/>
          </w:tcPr>
          <w:p w14:paraId="7AD5ADCC" w14:textId="7E42C58D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62A1B8CB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mcs,</w:t>
            </w:r>
          </w:p>
          <w:p w14:paraId="72797354" w14:textId="713B2646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rb_table[rb_table_index]</w:t>
            </w:r>
          </w:p>
        </w:tc>
        <w:tc>
          <w:tcPr>
            <w:tcW w:w="2268" w:type="dxa"/>
            <w:shd w:val="clear" w:color="auto" w:fill="auto"/>
          </w:tcPr>
          <w:p w14:paraId="384A400C" w14:textId="0A8112B5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 w:rsidRPr="009702D1">
              <w:rPr>
                <w:rFonts w:cs="Times New Roman"/>
                <w:szCs w:val="24"/>
              </w:rPr>
              <w:t>TBS</w:t>
            </w:r>
          </w:p>
        </w:tc>
      </w:tr>
      <w:tr w:rsidR="00B57538" w14:paraId="2918CBFE" w14:textId="77777777" w:rsidTr="00B57538">
        <w:trPr>
          <w:trHeight w:val="405"/>
          <w:jc w:val="center"/>
        </w:trPr>
        <w:tc>
          <w:tcPr>
            <w:tcW w:w="1555" w:type="dxa"/>
            <w:vMerge/>
            <w:shd w:val="clear" w:color="auto" w:fill="auto"/>
          </w:tcPr>
          <w:p w14:paraId="2B388190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31CF3DAA" w14:textId="5AE8811D" w:rsidR="00B57538" w:rsidRDefault="00B57538" w:rsidP="00B57538">
            <w:pPr>
              <w:rPr>
                <w:rFonts w:cs="Times New Roman"/>
                <w:b/>
              </w:rPr>
            </w:pPr>
            <w:commentRangeStart w:id="34"/>
            <w:r w:rsidRPr="009702D1">
              <w:rPr>
                <w:rFonts w:cs="Times New Roman"/>
                <w:szCs w:val="24"/>
              </w:rPr>
              <w:t>get_lte_frame_parms()</w:t>
            </w:r>
            <w:commentRangeEnd w:id="34"/>
            <w:r w:rsidRPr="009702D1">
              <w:rPr>
                <w:rFonts w:cs="Times New Roman"/>
                <w:szCs w:val="24"/>
              </w:rPr>
              <w:commentReference w:id="34"/>
            </w:r>
          </w:p>
        </w:tc>
        <w:tc>
          <w:tcPr>
            <w:tcW w:w="1559" w:type="dxa"/>
            <w:shd w:val="clear" w:color="auto" w:fill="auto"/>
          </w:tcPr>
          <w:p w14:paraId="767D801E" w14:textId="45AD3ABE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21B3726D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module_idP,</w:t>
            </w:r>
          </w:p>
          <w:p w14:paraId="47A8E52D" w14:textId="7C398C8C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CC_id</w:t>
            </w:r>
          </w:p>
        </w:tc>
        <w:tc>
          <w:tcPr>
            <w:tcW w:w="2268" w:type="dxa"/>
            <w:shd w:val="clear" w:color="auto" w:fill="auto"/>
          </w:tcPr>
          <w:p w14:paraId="356CC6F1" w14:textId="46D1C59A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 w:rsidRPr="009702D1">
              <w:rPr>
                <w:rFonts w:cs="Times New Roman"/>
                <w:szCs w:val="24"/>
              </w:rPr>
              <w:t>&amp;PHY_vars_eNB_g[Mod_id][CC_id]-&gt;lte_frame_parms</w:t>
            </w:r>
          </w:p>
        </w:tc>
      </w:tr>
      <w:tr w:rsidR="00B57538" w14:paraId="288E6995" w14:textId="77777777" w:rsidTr="00B57538">
        <w:trPr>
          <w:trHeight w:val="405"/>
          <w:jc w:val="center"/>
        </w:trPr>
        <w:tc>
          <w:tcPr>
            <w:tcW w:w="1555" w:type="dxa"/>
            <w:vMerge/>
            <w:shd w:val="clear" w:color="auto" w:fill="auto"/>
          </w:tcPr>
          <w:p w14:paraId="3838E39A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79806455" w14:textId="789690C4" w:rsidR="00B57538" w:rsidRDefault="00B57538" w:rsidP="00B57538">
            <w:pPr>
              <w:rPr>
                <w:rFonts w:cs="Times New Roman"/>
                <w:b/>
              </w:rPr>
            </w:pPr>
            <w:r w:rsidRPr="009702D1">
              <w:rPr>
                <w:rFonts w:cs="Times New Roman"/>
                <w:szCs w:val="24"/>
              </w:rPr>
              <w:t>get_rballoc</w:t>
            </w:r>
            <w:r w:rsidRPr="009702D1">
              <w:rPr>
                <w:rFonts w:cs="Times New Roman" w:hint="eastAsia"/>
                <w:szCs w:val="24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4D960578" w14:textId="0692C39A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0F5C9859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2268" w:type="dxa"/>
            <w:shd w:val="clear" w:color="auto" w:fill="auto"/>
          </w:tcPr>
          <w:p w14:paraId="6E4D5A4F" w14:textId="77777777" w:rsidR="00B57538" w:rsidRDefault="00B57538" w:rsidP="00B57538">
            <w:pPr>
              <w:rPr>
                <w:rFonts w:cs="Times New Roman"/>
                <w:b/>
                <w:szCs w:val="40"/>
              </w:rPr>
            </w:pPr>
          </w:p>
        </w:tc>
      </w:tr>
      <w:tr w:rsidR="00B57538" w14:paraId="01589D15" w14:textId="77777777" w:rsidTr="00B57538">
        <w:trPr>
          <w:trHeight w:val="405"/>
          <w:jc w:val="center"/>
        </w:trPr>
        <w:tc>
          <w:tcPr>
            <w:tcW w:w="1555" w:type="dxa"/>
            <w:vMerge/>
            <w:shd w:val="clear" w:color="auto" w:fill="auto"/>
          </w:tcPr>
          <w:p w14:paraId="5F94E133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6D903D2A" w14:textId="4766ADEE" w:rsidR="00B57538" w:rsidRDefault="00B57538" w:rsidP="00B57538">
            <w:pPr>
              <w:rPr>
                <w:rFonts w:cs="Times New Roman"/>
                <w:b/>
              </w:rPr>
            </w:pPr>
            <w:commentRangeStart w:id="35"/>
            <w:r w:rsidRPr="009702D1">
              <w:rPr>
                <w:rFonts w:cs="Times New Roman"/>
                <w:szCs w:val="24"/>
              </w:rPr>
              <w:t>computeRIV</w:t>
            </w:r>
            <w:commentRangeEnd w:id="35"/>
            <w:r w:rsidRPr="009702D1">
              <w:rPr>
                <w:rFonts w:cs="Times New Roman"/>
                <w:szCs w:val="24"/>
              </w:rPr>
              <w:commentReference w:id="35"/>
            </w:r>
            <w:r w:rsidRPr="009702D1">
              <w:rPr>
                <w:rFonts w:cs="Times New Roman"/>
                <w:szCs w:val="24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518753B7" w14:textId="34AB8DAF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34673E41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PHY_vars_eNB_g[module_idP][CC_id]-&gt;lte_frame_parms.N_RB_DL,</w:t>
            </w:r>
          </w:p>
          <w:p w14:paraId="77CC089F" w14:textId="77777777" w:rsidR="00B57538" w:rsidRPr="009702D1" w:rsidRDefault="00B57538" w:rsidP="00B57538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first_rb,</w:t>
            </w:r>
          </w:p>
          <w:p w14:paraId="4FA37D34" w14:textId="6973A0C3" w:rsidR="00B57538" w:rsidRDefault="00B57538" w:rsidP="00B57538">
            <w:pPr>
              <w:rPr>
                <w:rFonts w:cs="Times New Roman"/>
                <w:b/>
              </w:rPr>
            </w:pPr>
            <w:commentRangeStart w:id="36"/>
            <w:r w:rsidRPr="009702D1">
              <w:rPr>
                <w:rFonts w:cs="Times New Roman"/>
                <w:szCs w:val="24"/>
              </w:rPr>
              <w:t>4</w:t>
            </w:r>
            <w:commentRangeEnd w:id="36"/>
            <w:r w:rsidRPr="009702D1">
              <w:rPr>
                <w:rFonts w:cs="Times New Roman"/>
                <w:szCs w:val="24"/>
              </w:rPr>
              <w:commentReference w:id="36"/>
            </w:r>
          </w:p>
        </w:tc>
        <w:tc>
          <w:tcPr>
            <w:tcW w:w="2268" w:type="dxa"/>
            <w:shd w:val="clear" w:color="auto" w:fill="auto"/>
          </w:tcPr>
          <w:p w14:paraId="4E07190B" w14:textId="17E71384" w:rsidR="00B57538" w:rsidRDefault="00B57538" w:rsidP="00B57538">
            <w:pPr>
              <w:rPr>
                <w:rFonts w:cs="Times New Roman"/>
                <w:b/>
                <w:szCs w:val="40"/>
              </w:rPr>
            </w:pPr>
            <w:commentRangeStart w:id="37"/>
            <w:r w:rsidRPr="009702D1">
              <w:rPr>
                <w:rFonts w:cs="Times New Roman"/>
                <w:szCs w:val="24"/>
              </w:rPr>
              <w:t>RIV</w:t>
            </w:r>
            <w:commentRangeEnd w:id="37"/>
            <w:r w:rsidRPr="009702D1">
              <w:rPr>
                <w:rFonts w:cs="Times New Roman"/>
                <w:szCs w:val="24"/>
              </w:rPr>
              <w:commentReference w:id="37"/>
            </w:r>
          </w:p>
        </w:tc>
      </w:tr>
      <w:tr w:rsidR="00B57538" w14:paraId="383DF68B" w14:textId="77777777" w:rsidTr="00B57538">
        <w:trPr>
          <w:trHeight w:val="405"/>
          <w:jc w:val="center"/>
        </w:trPr>
        <w:tc>
          <w:tcPr>
            <w:tcW w:w="1555" w:type="dxa"/>
            <w:vMerge/>
            <w:shd w:val="clear" w:color="auto" w:fill="auto"/>
          </w:tcPr>
          <w:p w14:paraId="7D52783D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5FDBBDB6" w14:textId="04BFC169" w:rsidR="00B57538" w:rsidRDefault="00B57538" w:rsidP="00B57538">
            <w:pPr>
              <w:rPr>
                <w:rFonts w:cs="Times New Roman"/>
                <w:b/>
              </w:rPr>
            </w:pPr>
            <w:r w:rsidRPr="0014265C">
              <w:rPr>
                <w:rFonts w:cs="Times New Roman"/>
                <w:sz w:val="28"/>
                <w:szCs w:val="29"/>
              </w:rPr>
              <w:t>get_transmission_mode</w:t>
            </w:r>
            <w:r>
              <w:rPr>
                <w:rFonts w:cs="Times New Roman"/>
                <w:sz w:val="28"/>
                <w:szCs w:val="29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0C09CB35" w14:textId="4B6B7DA2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75BF9B4C" w14:textId="77777777" w:rsidR="00B57538" w:rsidRDefault="00B57538" w:rsidP="00B57538">
            <w:pPr>
              <w:rPr>
                <w:rFonts w:cs="Times New Roman"/>
                <w:sz w:val="28"/>
                <w:szCs w:val="29"/>
              </w:rPr>
            </w:pPr>
            <w:r w:rsidRPr="0014265C">
              <w:rPr>
                <w:rFonts w:cs="Times New Roman"/>
                <w:sz w:val="28"/>
                <w:szCs w:val="29"/>
              </w:rPr>
              <w:t>module_idP,</w:t>
            </w:r>
          </w:p>
          <w:p w14:paraId="52B59E95" w14:textId="77777777" w:rsidR="00B57538" w:rsidRDefault="00B57538" w:rsidP="00B57538">
            <w:pPr>
              <w:rPr>
                <w:rFonts w:cs="Times New Roman"/>
                <w:sz w:val="28"/>
                <w:szCs w:val="29"/>
              </w:rPr>
            </w:pPr>
            <w:r w:rsidRPr="0014265C">
              <w:rPr>
                <w:rFonts w:cs="Times New Roman"/>
                <w:sz w:val="28"/>
                <w:szCs w:val="29"/>
              </w:rPr>
              <w:t>CC_id,</w:t>
            </w:r>
          </w:p>
          <w:p w14:paraId="6EC56CCB" w14:textId="1C918A3B" w:rsidR="00B57538" w:rsidRDefault="00B57538" w:rsidP="00B57538">
            <w:pPr>
              <w:rPr>
                <w:rFonts w:cs="Times New Roman"/>
                <w:b/>
              </w:rPr>
            </w:pPr>
            <w:r w:rsidRPr="0014265C">
              <w:rPr>
                <w:rFonts w:cs="Times New Roman"/>
                <w:sz w:val="28"/>
                <w:szCs w:val="29"/>
              </w:rPr>
              <w:t>rnti</w:t>
            </w:r>
          </w:p>
        </w:tc>
        <w:tc>
          <w:tcPr>
            <w:tcW w:w="2268" w:type="dxa"/>
            <w:shd w:val="clear" w:color="auto" w:fill="auto"/>
          </w:tcPr>
          <w:p w14:paraId="26EB9EF5" w14:textId="1670B395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 w:rsidRPr="00C352C1">
              <w:rPr>
                <w:rFonts w:cs="Times New Roman"/>
                <w:sz w:val="28"/>
                <w:szCs w:val="29"/>
              </w:rPr>
              <w:t>get_transmission_mode</w:t>
            </w:r>
          </w:p>
        </w:tc>
      </w:tr>
      <w:tr w:rsidR="00B57538" w14:paraId="1F3DD696" w14:textId="77777777" w:rsidTr="00B57538">
        <w:trPr>
          <w:trHeight w:val="405"/>
          <w:jc w:val="center"/>
        </w:trPr>
        <w:tc>
          <w:tcPr>
            <w:tcW w:w="1555" w:type="dxa"/>
            <w:vMerge/>
            <w:shd w:val="clear" w:color="auto" w:fill="auto"/>
          </w:tcPr>
          <w:p w14:paraId="56CC43BD" w14:textId="77777777" w:rsidR="00B57538" w:rsidRDefault="00B57538" w:rsidP="00B57538">
            <w:pPr>
              <w:rPr>
                <w:rFonts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754F9B2C" w14:textId="7CA60CCE" w:rsidR="00B57538" w:rsidRDefault="00B57538" w:rsidP="00B57538">
            <w:pPr>
              <w:rPr>
                <w:rFonts w:cs="Times New Roman"/>
                <w:b/>
              </w:rPr>
            </w:pPr>
            <w:commentRangeStart w:id="38"/>
            <w:r>
              <w:rPr>
                <w:rFonts w:cs="Times New Roman"/>
                <w:color w:val="000000" w:themeColor="text1"/>
                <w:szCs w:val="40"/>
              </w:rPr>
              <w:t>get_nCCE_max()</w:t>
            </w:r>
            <w:commentRangeEnd w:id="38"/>
            <w:r>
              <w:rPr>
                <w:rStyle w:val="ad"/>
              </w:rPr>
              <w:commentReference w:id="38"/>
            </w:r>
          </w:p>
        </w:tc>
        <w:tc>
          <w:tcPr>
            <w:tcW w:w="1559" w:type="dxa"/>
            <w:shd w:val="clear" w:color="auto" w:fill="auto"/>
          </w:tcPr>
          <w:p w14:paraId="0A00EE4F" w14:textId="7F73D780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694" w:type="dxa"/>
            <w:shd w:val="clear" w:color="auto" w:fill="auto"/>
          </w:tcPr>
          <w:p w14:paraId="1A1F3B2B" w14:textId="77777777" w:rsidR="00B57538" w:rsidRDefault="00B57538" w:rsidP="00B57538">
            <w:pPr>
              <w:rPr>
                <w:rFonts w:cs="Times New Roman"/>
                <w:sz w:val="28"/>
                <w:szCs w:val="29"/>
              </w:rPr>
            </w:pPr>
            <w:r>
              <w:rPr>
                <w:rFonts w:cs="Times New Roman"/>
                <w:sz w:val="28"/>
                <w:szCs w:val="29"/>
              </w:rPr>
              <w:t>Mod_id,</w:t>
            </w:r>
          </w:p>
          <w:p w14:paraId="3B2DA93A" w14:textId="77777777" w:rsidR="00B57538" w:rsidRDefault="00B57538" w:rsidP="00B57538">
            <w:pPr>
              <w:rPr>
                <w:rFonts w:cs="Times New Roman"/>
                <w:sz w:val="28"/>
                <w:szCs w:val="29"/>
              </w:rPr>
            </w:pPr>
            <w:r>
              <w:rPr>
                <w:rFonts w:cs="Times New Roman"/>
                <w:sz w:val="28"/>
                <w:szCs w:val="29"/>
              </w:rPr>
              <w:t>CC_id,</w:t>
            </w:r>
          </w:p>
          <w:p w14:paraId="60C301F9" w14:textId="61C1F048" w:rsidR="00B57538" w:rsidRDefault="00B57538" w:rsidP="00B57538">
            <w:pPr>
              <w:rPr>
                <w:rFonts w:cs="Times New Roman"/>
                <w:b/>
              </w:rPr>
            </w:pPr>
            <w:r>
              <w:rPr>
                <w:rFonts w:cs="Times New Roman"/>
                <w:sz w:val="28"/>
                <w:szCs w:val="29"/>
              </w:rPr>
              <w:t>num_pdcch_symbols,</w:t>
            </w:r>
            <w:r w:rsidRPr="004C5FC3">
              <w:rPr>
                <w:rFonts w:cs="Times New Roman"/>
                <w:sz w:val="28"/>
                <w:szCs w:val="29"/>
              </w:rPr>
              <w:t>subframe</w:t>
            </w:r>
          </w:p>
        </w:tc>
        <w:tc>
          <w:tcPr>
            <w:tcW w:w="2268" w:type="dxa"/>
            <w:shd w:val="clear" w:color="auto" w:fill="auto"/>
          </w:tcPr>
          <w:p w14:paraId="342F8CEB" w14:textId="682BEEAB" w:rsidR="00B57538" w:rsidRDefault="00B57538" w:rsidP="00B57538">
            <w:pPr>
              <w:rPr>
                <w:rFonts w:cs="Times New Roman"/>
                <w:b/>
                <w:szCs w:val="40"/>
              </w:rPr>
            </w:pPr>
            <w:r w:rsidRPr="00C352C1">
              <w:rPr>
                <w:rFonts w:cs="Times New Roman"/>
                <w:sz w:val="28"/>
                <w:szCs w:val="29"/>
              </w:rPr>
              <w:t>nCCE_max</w:t>
            </w:r>
          </w:p>
        </w:tc>
      </w:tr>
    </w:tbl>
    <w:p w14:paraId="3A1E9A2F" w14:textId="77777777" w:rsidR="006628B1" w:rsidRDefault="006628B1" w:rsidP="006628B1"/>
    <w:p w14:paraId="1EEE7FBF" w14:textId="4A40FC5F" w:rsidR="001D1509" w:rsidRPr="00485D75" w:rsidRDefault="001D1509" w:rsidP="001D1509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11</w:t>
      </w:r>
      <w:r w:rsidRPr="00111EF5">
        <w:t xml:space="preserve"> </w:t>
      </w:r>
      <w:r w:rsidRPr="00111EF5">
        <w:rPr>
          <w:rFonts w:cs="Times New Roman"/>
          <w:szCs w:val="24"/>
        </w:rPr>
        <w:t>r</w:t>
      </w:r>
      <w:r w:rsidRPr="00111EF5">
        <w:rPr>
          <w:rFonts w:cs="Times New Roman" w:hint="eastAsia"/>
          <w:szCs w:val="24"/>
        </w:rPr>
        <w:t>x_</w:t>
      </w:r>
      <w:r w:rsidRPr="00111EF5">
        <w:rPr>
          <w:rFonts w:cs="Times New Roman"/>
          <w:szCs w:val="24"/>
        </w:rPr>
        <w:t>sdu</w:t>
      </w:r>
    </w:p>
    <w:p w14:paraId="3EA78DEA" w14:textId="05A70315" w:rsidR="001D1509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17</w:t>
      </w:r>
      <w:r w:rsidR="00A53881">
        <w:rPr>
          <w:noProof/>
        </w:rPr>
        <w:fldChar w:fldCharType="end"/>
      </w:r>
      <w:r>
        <w:t xml:space="preserve"> </w:t>
      </w:r>
      <w:r w:rsidR="001D1509">
        <w:t xml:space="preserve">Parameters </w:t>
      </w:r>
      <w:r w:rsidR="001D1509" w:rsidRPr="0001661F">
        <w:t xml:space="preserve">of </w:t>
      </w:r>
      <w:r w:rsidR="001D1509" w:rsidRPr="0001661F">
        <w:rPr>
          <w:szCs w:val="24"/>
        </w:rPr>
        <w:t>r</w:t>
      </w:r>
      <w:r w:rsidR="001D1509" w:rsidRPr="0001661F">
        <w:rPr>
          <w:rFonts w:hint="eastAsia"/>
          <w:szCs w:val="24"/>
        </w:rPr>
        <w:t>x_</w:t>
      </w:r>
      <w:r w:rsidR="001D1509" w:rsidRPr="0001661F">
        <w:rPr>
          <w:szCs w:val="24"/>
        </w:rPr>
        <w:t>sdu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701"/>
        <w:gridCol w:w="1559"/>
        <w:gridCol w:w="2694"/>
        <w:gridCol w:w="2835"/>
      </w:tblGrid>
      <w:tr w:rsidR="001D1509" w14:paraId="06C70C6A" w14:textId="77777777" w:rsidTr="00945FC0">
        <w:trPr>
          <w:trHeight w:val="405"/>
          <w:jc w:val="center"/>
        </w:trPr>
        <w:tc>
          <w:tcPr>
            <w:tcW w:w="2405" w:type="dxa"/>
            <w:shd w:val="clear" w:color="auto" w:fill="D9D9D9" w:themeFill="background1" w:themeFillShade="D9"/>
          </w:tcPr>
          <w:p w14:paraId="3CFC2772" w14:textId="77777777" w:rsidR="001D1509" w:rsidRPr="007C068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082074C" w14:textId="77777777" w:rsidR="001D1509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  <w:r>
              <w:rPr>
                <w:rFonts w:cs="Times New Roman" w:hint="eastAsia"/>
                <w:b/>
                <w:szCs w:val="40"/>
              </w:rPr>
              <w:t xml:space="preserve"> 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75EC202" w14:textId="77777777" w:rsidR="001D1509" w:rsidRPr="00633FFA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59458092" w14:textId="77777777" w:rsidR="001D1509" w:rsidRPr="00BA7D30" w:rsidRDefault="001D1509" w:rsidP="00945FC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5A624392" w14:textId="77777777" w:rsidR="001D1509" w:rsidRPr="00BC0B99" w:rsidRDefault="001D1509" w:rsidP="00945FC0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1D1509" w14:paraId="30DAFD27" w14:textId="77777777" w:rsidTr="00945FC0">
        <w:trPr>
          <w:trHeight w:val="3314"/>
          <w:jc w:val="center"/>
        </w:trPr>
        <w:tc>
          <w:tcPr>
            <w:tcW w:w="2405" w:type="dxa"/>
          </w:tcPr>
          <w:p w14:paraId="1D33DFDA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Scheduling</w:t>
            </w:r>
          </w:p>
        </w:tc>
        <w:commentRangeStart w:id="39"/>
        <w:tc>
          <w:tcPr>
            <w:tcW w:w="1701" w:type="dxa"/>
          </w:tcPr>
          <w:p w14:paraId="6A1F8183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fldChar w:fldCharType="begin"/>
            </w:r>
            <w:r w:rsidRPr="009702D1">
              <w:rPr>
                <w:rFonts w:cs="Times New Roman"/>
                <w:szCs w:val="24"/>
              </w:rPr>
              <w:instrText xml:space="preserve"> REF _Ref436768620 \h  \* MERGEFORMAT </w:instrText>
            </w:r>
            <w:r w:rsidRPr="009702D1">
              <w:rPr>
                <w:rFonts w:cs="Times New Roman"/>
                <w:szCs w:val="24"/>
              </w:rPr>
            </w:r>
            <w:r w:rsidRPr="009702D1">
              <w:rPr>
                <w:rFonts w:cs="Times New Roman"/>
                <w:szCs w:val="24"/>
              </w:rPr>
              <w:fldChar w:fldCharType="separate"/>
            </w:r>
            <w:r w:rsidRPr="009702D1">
              <w:rPr>
                <w:rFonts w:cs="Times New Roman"/>
                <w:szCs w:val="24"/>
              </w:rPr>
              <w:t>r</w:t>
            </w:r>
            <w:r w:rsidRPr="009702D1">
              <w:rPr>
                <w:rFonts w:cs="Times New Roman" w:hint="eastAsia"/>
                <w:szCs w:val="24"/>
              </w:rPr>
              <w:t>x_</w:t>
            </w:r>
            <w:r w:rsidRPr="009702D1">
              <w:rPr>
                <w:rFonts w:cs="Times New Roman"/>
                <w:szCs w:val="24"/>
              </w:rPr>
              <w:t>sdu()</w:t>
            </w:r>
            <w:r w:rsidRPr="009702D1">
              <w:rPr>
                <w:rFonts w:cs="Times New Roman"/>
                <w:szCs w:val="24"/>
              </w:rPr>
              <w:fldChar w:fldCharType="end"/>
            </w:r>
            <w:commentRangeEnd w:id="39"/>
            <w:r w:rsidRPr="009702D1">
              <w:rPr>
                <w:rFonts w:cs="Times New Roman"/>
                <w:szCs w:val="24"/>
              </w:rPr>
              <w:commentReference w:id="39"/>
            </w:r>
          </w:p>
        </w:tc>
        <w:tc>
          <w:tcPr>
            <w:tcW w:w="1559" w:type="dxa"/>
          </w:tcPr>
          <w:p w14:paraId="55B87E31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694" w:type="dxa"/>
          </w:tcPr>
          <w:p w14:paraId="21CE0474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module_idP,</w:t>
            </w:r>
          </w:p>
          <w:p w14:paraId="778DAA22" w14:textId="77777777" w:rsidR="001D1509" w:rsidRDefault="001D1509" w:rsidP="00945FC0">
            <w:pPr>
              <w:rPr>
                <w:rFonts w:cs="Times New Roman"/>
                <w:szCs w:val="24"/>
              </w:rPr>
            </w:pPr>
            <w:r w:rsidRPr="00BC0B99">
              <w:rPr>
                <w:rFonts w:cs="Times New Roman"/>
                <w:szCs w:val="24"/>
              </w:rPr>
              <w:t>CC_id,</w:t>
            </w:r>
          </w:p>
          <w:p w14:paraId="10C4CBF2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frameP,</w:t>
            </w:r>
          </w:p>
          <w:p w14:paraId="68D0C479" w14:textId="77777777" w:rsidR="001D1509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subframeP,</w:t>
            </w:r>
          </w:p>
          <w:p w14:paraId="2C0E53B0" w14:textId="77777777" w:rsidR="001D1509" w:rsidRDefault="001D1509" w:rsidP="00945FC0">
            <w:pPr>
              <w:rPr>
                <w:rFonts w:cs="Times New Roman"/>
                <w:szCs w:val="24"/>
              </w:rPr>
            </w:pPr>
            <w:r w:rsidRPr="00BC0B99">
              <w:rPr>
                <w:rFonts w:cs="Times New Roman"/>
                <w:szCs w:val="24"/>
              </w:rPr>
              <w:t>rnti,</w:t>
            </w:r>
          </w:p>
          <w:p w14:paraId="3CAD58D6" w14:textId="77777777" w:rsidR="001D1509" w:rsidRDefault="001D1509" w:rsidP="00945FC0">
            <w:pPr>
              <w:rPr>
                <w:rFonts w:cs="Times New Roman"/>
                <w:szCs w:val="24"/>
              </w:rPr>
            </w:pPr>
            <w:r w:rsidRPr="00BC0B99">
              <w:rPr>
                <w:rFonts w:cs="Times New Roman"/>
                <w:szCs w:val="24"/>
              </w:rPr>
              <w:t>*sdu,</w:t>
            </w:r>
          </w:p>
          <w:p w14:paraId="6135D1AC" w14:textId="77777777" w:rsidR="001D1509" w:rsidRDefault="001D1509" w:rsidP="00945FC0">
            <w:pPr>
              <w:rPr>
                <w:rFonts w:cs="Times New Roman"/>
                <w:szCs w:val="24"/>
              </w:rPr>
            </w:pPr>
            <w:r w:rsidRPr="00BC0B99">
              <w:rPr>
                <w:rFonts w:cs="Times New Roman"/>
                <w:szCs w:val="24"/>
              </w:rPr>
              <w:t>sdu_len,</w:t>
            </w:r>
          </w:p>
          <w:p w14:paraId="68B99BB5" w14:textId="77777777" w:rsidR="001D1509" w:rsidRDefault="001D1509" w:rsidP="00945FC0">
            <w:pPr>
              <w:rPr>
                <w:rFonts w:cs="Times New Roman"/>
                <w:szCs w:val="24"/>
              </w:rPr>
            </w:pPr>
            <w:r w:rsidRPr="00BC0B99">
              <w:rPr>
                <w:rFonts w:cs="Times New Roman"/>
                <w:szCs w:val="24"/>
              </w:rPr>
              <w:t>harq_pid,</w:t>
            </w:r>
          </w:p>
          <w:p w14:paraId="339761FF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 w:rsidRPr="00BC0B99">
              <w:rPr>
                <w:rFonts w:cs="Times New Roman"/>
                <w:szCs w:val="24"/>
              </w:rPr>
              <w:t>*msg3_flag</w:t>
            </w:r>
          </w:p>
        </w:tc>
        <w:tc>
          <w:tcPr>
            <w:tcW w:w="2835" w:type="dxa"/>
          </w:tcPr>
          <w:p w14:paraId="5197350C" w14:textId="77777777" w:rsidR="001D1509" w:rsidRPr="009702D1" w:rsidRDefault="001D1509" w:rsidP="00945FC0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N</w:t>
            </w:r>
            <w:r>
              <w:rPr>
                <w:rFonts w:cs="Times New Roman"/>
                <w:szCs w:val="24"/>
              </w:rPr>
              <w:t>/</w:t>
            </w:r>
            <w:r>
              <w:rPr>
                <w:rFonts w:cs="Times New Roman" w:hint="eastAsia"/>
                <w:szCs w:val="24"/>
              </w:rPr>
              <w:t>A</w:t>
            </w:r>
          </w:p>
        </w:tc>
      </w:tr>
    </w:tbl>
    <w:p w14:paraId="3538E174" w14:textId="77777777" w:rsidR="006628B1" w:rsidRDefault="006628B1" w:rsidP="006628B1"/>
    <w:p w14:paraId="2A9E8E91" w14:textId="3FD3A39F" w:rsidR="00426B8B" w:rsidRDefault="00426B8B" w:rsidP="00485D75">
      <w:pPr>
        <w:pStyle w:val="4"/>
      </w:pPr>
      <w:r w:rsidRPr="00111EF5">
        <w:t>3.</w:t>
      </w:r>
      <w:r w:rsidR="00E740FA"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12</w:t>
      </w:r>
      <w:r w:rsidR="00023778">
        <w:t xml:space="preserve"> g</w:t>
      </w:r>
      <w:r w:rsidR="00023778">
        <w:rPr>
          <w:rFonts w:hint="eastAsia"/>
        </w:rPr>
        <w:t>et_eNB_UE_stats</w:t>
      </w:r>
    </w:p>
    <w:p w14:paraId="6D50FD05" w14:textId="13E8157C" w:rsidR="0001661F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18</w:t>
      </w:r>
      <w:r w:rsidR="00A53881">
        <w:rPr>
          <w:noProof/>
        </w:rPr>
        <w:fldChar w:fldCharType="end"/>
      </w:r>
      <w:r>
        <w:t xml:space="preserve"> </w:t>
      </w:r>
      <w:r w:rsidR="0001661F">
        <w:t xml:space="preserve">Parameters of </w:t>
      </w:r>
      <w:r w:rsidR="00F90F39" w:rsidRPr="00F90F39">
        <w:t>g</w:t>
      </w:r>
      <w:r w:rsidR="00F90F39" w:rsidRPr="00F90F39">
        <w:rPr>
          <w:rFonts w:hint="eastAsia"/>
        </w:rPr>
        <w:t>et_eNB_UE_stats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1559"/>
        <w:gridCol w:w="2410"/>
        <w:gridCol w:w="2552"/>
      </w:tblGrid>
      <w:tr w:rsidR="00352849" w14:paraId="74530AD5" w14:textId="77777777" w:rsidTr="00EE36C8">
        <w:trPr>
          <w:trHeight w:val="405"/>
          <w:jc w:val="center"/>
        </w:trPr>
        <w:tc>
          <w:tcPr>
            <w:tcW w:w="2405" w:type="dxa"/>
            <w:shd w:val="clear" w:color="auto" w:fill="D9D9D9" w:themeFill="background1" w:themeFillShade="D9"/>
          </w:tcPr>
          <w:p w14:paraId="12EDC0EE" w14:textId="77777777" w:rsidR="00352849" w:rsidRPr="007C068A" w:rsidRDefault="00352849" w:rsidP="00352849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460F2342" w14:textId="6AAB2E2F" w:rsidR="00352849" w:rsidRDefault="00352849" w:rsidP="00352849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DC868AD" w14:textId="77777777" w:rsidR="00352849" w:rsidRPr="00633FFA" w:rsidRDefault="00352849" w:rsidP="00352849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C649C8D" w14:textId="4C095780" w:rsidR="00352849" w:rsidRPr="00BA7D30" w:rsidRDefault="00C352C1" w:rsidP="00352849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5AD68FAF" w14:textId="3D05E6D5" w:rsidR="0001575F" w:rsidRPr="00C352C1" w:rsidRDefault="00352849" w:rsidP="00C352C1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C352C1" w14:paraId="2EA2C8F3" w14:textId="77777777" w:rsidTr="00F50B3E">
        <w:trPr>
          <w:trHeight w:val="1574"/>
          <w:jc w:val="center"/>
        </w:trPr>
        <w:tc>
          <w:tcPr>
            <w:tcW w:w="2405" w:type="dxa"/>
          </w:tcPr>
          <w:p w14:paraId="30D37A8D" w14:textId="6C54D37D" w:rsidR="00C352C1" w:rsidRPr="009702D1" w:rsidRDefault="00C352C1" w:rsidP="00C352C1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Measurements</w:t>
            </w:r>
          </w:p>
        </w:tc>
        <w:tc>
          <w:tcPr>
            <w:tcW w:w="2268" w:type="dxa"/>
          </w:tcPr>
          <w:p w14:paraId="3C113FBA" w14:textId="7366DEBE" w:rsidR="00C352C1" w:rsidRPr="009702D1" w:rsidRDefault="00C352C1" w:rsidP="00C352C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get_eNB_UE_stats()</w:t>
            </w:r>
          </w:p>
        </w:tc>
        <w:tc>
          <w:tcPr>
            <w:tcW w:w="1559" w:type="dxa"/>
          </w:tcPr>
          <w:p w14:paraId="7CC68780" w14:textId="503FABD2" w:rsidR="00C352C1" w:rsidRPr="009702D1" w:rsidRDefault="00C352C1" w:rsidP="00C352C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MAC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PHY</w:t>
            </w:r>
          </w:p>
        </w:tc>
        <w:tc>
          <w:tcPr>
            <w:tcW w:w="2410" w:type="dxa"/>
          </w:tcPr>
          <w:p w14:paraId="26CA6E34" w14:textId="77777777" w:rsidR="00C352C1" w:rsidRDefault="00C352C1" w:rsidP="00C352C1">
            <w:pPr>
              <w:rPr>
                <w:rFonts w:cs="Times New Roman"/>
                <w:sz w:val="28"/>
                <w:szCs w:val="29"/>
              </w:rPr>
            </w:pPr>
            <w:r w:rsidRPr="0014265C">
              <w:rPr>
                <w:rFonts w:cs="Times New Roman"/>
                <w:sz w:val="28"/>
                <w:szCs w:val="29"/>
              </w:rPr>
              <w:t>module_idP,</w:t>
            </w:r>
          </w:p>
          <w:p w14:paraId="3EF298B5" w14:textId="77777777" w:rsidR="00C352C1" w:rsidRDefault="00C352C1" w:rsidP="00C352C1">
            <w:pPr>
              <w:rPr>
                <w:rFonts w:cs="Times New Roman"/>
                <w:sz w:val="28"/>
                <w:szCs w:val="29"/>
              </w:rPr>
            </w:pPr>
            <w:r w:rsidRPr="0014265C">
              <w:rPr>
                <w:rFonts w:cs="Times New Roman"/>
                <w:sz w:val="28"/>
                <w:szCs w:val="29"/>
              </w:rPr>
              <w:t>CC_id,</w:t>
            </w:r>
          </w:p>
          <w:p w14:paraId="67493DE5" w14:textId="7BD92D18" w:rsidR="00C352C1" w:rsidRPr="009702D1" w:rsidRDefault="00C352C1" w:rsidP="00C352C1">
            <w:pPr>
              <w:rPr>
                <w:rFonts w:cs="Times New Roman"/>
                <w:szCs w:val="24"/>
              </w:rPr>
            </w:pPr>
            <w:r w:rsidRPr="0014265C">
              <w:rPr>
                <w:rFonts w:cs="Times New Roman"/>
                <w:sz w:val="28"/>
                <w:szCs w:val="29"/>
              </w:rPr>
              <w:t>rnti</w:t>
            </w:r>
          </w:p>
        </w:tc>
        <w:tc>
          <w:tcPr>
            <w:tcW w:w="2552" w:type="dxa"/>
          </w:tcPr>
          <w:p w14:paraId="7FD878E4" w14:textId="0CE0E3EE" w:rsidR="00C352C1" w:rsidRPr="009702D1" w:rsidRDefault="00C352C1" w:rsidP="00C352C1">
            <w:pPr>
              <w:rPr>
                <w:rFonts w:cs="Times New Roman"/>
                <w:szCs w:val="24"/>
              </w:rPr>
            </w:pPr>
            <w:r w:rsidRPr="0014265C">
              <w:rPr>
                <w:rFonts w:cs="Times New Roman"/>
                <w:sz w:val="28"/>
                <w:szCs w:val="29"/>
              </w:rPr>
              <w:t>&amp;PHY_vars_eNB_g[Mod_id][CC_id]-&gt;eNB_UE_stats[(uint32_t)UE_id]</w:t>
            </w:r>
          </w:p>
        </w:tc>
      </w:tr>
    </w:tbl>
    <w:p w14:paraId="1132A482" w14:textId="1FE583EF" w:rsidR="00023778" w:rsidRPr="003C3895" w:rsidRDefault="00023778" w:rsidP="00426B8B"/>
    <w:p w14:paraId="3DD23A6E" w14:textId="63D3F4F8" w:rsidR="00023778" w:rsidRPr="00485D75" w:rsidRDefault="00023778" w:rsidP="00485D75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13</w:t>
      </w:r>
      <w:r w:rsidR="008764B2">
        <w:t xml:space="preserve"> mrbch_phy_sync_fa</w:t>
      </w:r>
      <w:r>
        <w:t>i</w:t>
      </w:r>
      <w:r w:rsidR="008764B2">
        <w:rPr>
          <w:rFonts w:hint="eastAsia"/>
        </w:rPr>
        <w:t>l</w:t>
      </w:r>
      <w:r>
        <w:t>ure</w:t>
      </w:r>
    </w:p>
    <w:p w14:paraId="779DC40B" w14:textId="58C59921" w:rsidR="0001661F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19</w:t>
      </w:r>
      <w:r w:rsidR="00A53881">
        <w:rPr>
          <w:noProof/>
        </w:rPr>
        <w:fldChar w:fldCharType="end"/>
      </w:r>
      <w:r>
        <w:t xml:space="preserve"> </w:t>
      </w:r>
      <w:r w:rsidR="0001661F">
        <w:t>Parameters o</w:t>
      </w:r>
      <w:r w:rsidR="0001661F" w:rsidRPr="00F90F39">
        <w:t xml:space="preserve">f </w:t>
      </w:r>
      <w:r w:rsidR="00F90F39" w:rsidRPr="00F90F39">
        <w:t>mrbch_phy_sync_fai</w:t>
      </w:r>
      <w:r w:rsidR="00F90F39" w:rsidRPr="00F90F39">
        <w:rPr>
          <w:rFonts w:hint="eastAsia"/>
        </w:rPr>
        <w:t>l</w:t>
      </w:r>
      <w:r w:rsidR="00F90F39" w:rsidRPr="00F90F39">
        <w:t>ure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977"/>
        <w:gridCol w:w="1559"/>
        <w:gridCol w:w="2410"/>
        <w:gridCol w:w="2552"/>
      </w:tblGrid>
      <w:tr w:rsidR="00C352C1" w:rsidRPr="00C352C1" w14:paraId="41F10FAB" w14:textId="77777777" w:rsidTr="008764B2">
        <w:trPr>
          <w:trHeight w:val="405"/>
          <w:jc w:val="center"/>
        </w:trPr>
        <w:tc>
          <w:tcPr>
            <w:tcW w:w="1696" w:type="dxa"/>
            <w:shd w:val="clear" w:color="auto" w:fill="D9D9D9" w:themeFill="background1" w:themeFillShade="D9"/>
          </w:tcPr>
          <w:p w14:paraId="1B5FD9D8" w14:textId="77777777" w:rsidR="00C352C1" w:rsidRPr="007C068A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lastRenderedPageBreak/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4734FD59" w14:textId="77777777" w:rsidR="00C352C1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6E8286B" w14:textId="77777777" w:rsidR="00C352C1" w:rsidRPr="00633FFA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23637461" w14:textId="77777777" w:rsidR="00C352C1" w:rsidRPr="00BA7D30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3974691B" w14:textId="77777777" w:rsidR="00C352C1" w:rsidRPr="00C352C1" w:rsidRDefault="00C352C1" w:rsidP="00692D85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C7109A" w:rsidRPr="00C352C1" w14:paraId="4F17F87D" w14:textId="77777777" w:rsidTr="00C7109A">
        <w:trPr>
          <w:trHeight w:val="405"/>
          <w:jc w:val="center"/>
        </w:trPr>
        <w:tc>
          <w:tcPr>
            <w:tcW w:w="1696" w:type="dxa"/>
            <w:shd w:val="clear" w:color="auto" w:fill="auto"/>
          </w:tcPr>
          <w:p w14:paraId="7428DBF0" w14:textId="4933C85E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szCs w:val="24"/>
              </w:rPr>
              <w:t>Events</w:t>
            </w:r>
          </w:p>
        </w:tc>
        <w:tc>
          <w:tcPr>
            <w:tcW w:w="2977" w:type="dxa"/>
            <w:shd w:val="clear" w:color="auto" w:fill="auto"/>
          </w:tcPr>
          <w:p w14:paraId="5E8A8D48" w14:textId="629AAC84" w:rsidR="00C7109A" w:rsidRDefault="00C7109A" w:rsidP="00C7109A">
            <w:pPr>
              <w:rPr>
                <w:rFonts w:cs="Times New Roman"/>
                <w:b/>
              </w:rPr>
            </w:pPr>
            <w:r w:rsidRPr="00756C84">
              <w:t>mrbch_phy_sync_faliure</w:t>
            </w:r>
            <w:r w:rsidRPr="00756C84">
              <w:rPr>
                <w:rFonts w:cs="Times New Roman"/>
                <w:color w:val="000000" w:themeColor="text1"/>
                <w:szCs w:val="40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045AF02E" w14:textId="62D93325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410" w:type="dxa"/>
            <w:shd w:val="clear" w:color="auto" w:fill="auto"/>
          </w:tcPr>
          <w:p w14:paraId="418C018F" w14:textId="77777777" w:rsidR="00C7109A" w:rsidRDefault="00C7109A" w:rsidP="00C7109A">
            <w:pPr>
              <w:rPr>
                <w:rFonts w:cs="Times New Roman"/>
                <w:szCs w:val="24"/>
              </w:rPr>
            </w:pPr>
            <w:r w:rsidRPr="008764B2">
              <w:rPr>
                <w:rFonts w:cs="Times New Roman"/>
                <w:szCs w:val="24"/>
              </w:rPr>
              <w:t>module_idP,</w:t>
            </w:r>
          </w:p>
          <w:p w14:paraId="2FBCD334" w14:textId="3324B31A" w:rsidR="00C7109A" w:rsidRDefault="00C7109A" w:rsidP="00C7109A">
            <w:pPr>
              <w:rPr>
                <w:rFonts w:cs="Times New Roman"/>
                <w:b/>
              </w:rPr>
            </w:pPr>
            <w:r w:rsidRPr="008764B2">
              <w:rPr>
                <w:rFonts w:cs="Times New Roman"/>
                <w:szCs w:val="24"/>
              </w:rPr>
              <w:t>frameP, free_eNB_index</w:t>
            </w:r>
          </w:p>
        </w:tc>
        <w:tc>
          <w:tcPr>
            <w:tcW w:w="2552" w:type="dxa"/>
            <w:shd w:val="clear" w:color="auto" w:fill="auto"/>
          </w:tcPr>
          <w:p w14:paraId="79FF3818" w14:textId="21F7B25B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 w:hint="eastAsia"/>
                <w:szCs w:val="24"/>
              </w:rPr>
              <w:t>N/A</w:t>
            </w:r>
          </w:p>
        </w:tc>
      </w:tr>
    </w:tbl>
    <w:p w14:paraId="1FC92396" w14:textId="77777777" w:rsidR="006628B1" w:rsidRDefault="006628B1" w:rsidP="006628B1"/>
    <w:p w14:paraId="070A30D0" w14:textId="4513B30F" w:rsidR="00023778" w:rsidRPr="00485D75" w:rsidRDefault="00023778" w:rsidP="00485D75">
      <w:pPr>
        <w:pStyle w:val="4"/>
      </w:pPr>
      <w:r w:rsidRPr="00111EF5">
        <w:t>3.</w:t>
      </w:r>
      <w:r>
        <w:t>1.</w:t>
      </w:r>
      <w:r w:rsidRPr="00111EF5">
        <w:rPr>
          <w:rFonts w:hint="eastAsia"/>
        </w:rPr>
        <w:t>3</w:t>
      </w:r>
      <w:r w:rsidRPr="00111EF5">
        <w:t>.</w:t>
      </w:r>
      <w:r w:rsidR="00E017AA">
        <w:t>14</w:t>
      </w:r>
      <w:r>
        <w:t xml:space="preserve"> SR_indication</w:t>
      </w:r>
    </w:p>
    <w:p w14:paraId="388F08B4" w14:textId="5DE2D054" w:rsidR="0001661F" w:rsidRP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20</w:t>
      </w:r>
      <w:r w:rsidR="00A53881">
        <w:rPr>
          <w:noProof/>
        </w:rPr>
        <w:fldChar w:fldCharType="end"/>
      </w:r>
      <w:r>
        <w:t xml:space="preserve"> </w:t>
      </w:r>
      <w:r w:rsidR="0001661F">
        <w:t xml:space="preserve">Parameters </w:t>
      </w:r>
      <w:r w:rsidR="0001661F" w:rsidRPr="00F90F39">
        <w:t xml:space="preserve">of </w:t>
      </w:r>
      <w:r w:rsidR="00F90F39" w:rsidRPr="00F90F39">
        <w:t>SR_indication</w:t>
      </w:r>
    </w:p>
    <w:tbl>
      <w:tblPr>
        <w:tblStyle w:val="a3"/>
        <w:tblW w:w="11335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1701"/>
        <w:gridCol w:w="2551"/>
        <w:gridCol w:w="3402"/>
      </w:tblGrid>
      <w:tr w:rsidR="00C352C1" w:rsidRPr="00C352C1" w14:paraId="270F1B63" w14:textId="77777777" w:rsidTr="008764B2">
        <w:trPr>
          <w:trHeight w:val="405"/>
          <w:jc w:val="center"/>
        </w:trPr>
        <w:tc>
          <w:tcPr>
            <w:tcW w:w="1696" w:type="dxa"/>
            <w:shd w:val="clear" w:color="auto" w:fill="D9D9D9" w:themeFill="background1" w:themeFillShade="D9"/>
          </w:tcPr>
          <w:p w14:paraId="3F7654C5" w14:textId="77777777" w:rsidR="00C352C1" w:rsidRPr="007C068A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Block</w:t>
            </w:r>
            <w:r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399EDB3D" w14:textId="77777777" w:rsidR="00C352C1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Primitives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E4D8C8D" w14:textId="77777777" w:rsidR="00C352C1" w:rsidRPr="00633FFA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  <w:szCs w:val="40"/>
              </w:rPr>
              <w:t>Direction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2015CB73" w14:textId="77777777" w:rsidR="00C352C1" w:rsidRPr="00BA7D30" w:rsidRDefault="00C352C1" w:rsidP="00692D85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Parameters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F2AC687" w14:textId="77777777" w:rsidR="00C352C1" w:rsidRPr="00C352C1" w:rsidRDefault="00C352C1" w:rsidP="00692D85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b/>
                <w:szCs w:val="40"/>
              </w:rPr>
              <w:t xml:space="preserve">Output </w:t>
            </w:r>
            <w:r>
              <w:rPr>
                <w:rFonts w:cs="Times New Roman" w:hint="eastAsia"/>
                <w:b/>
                <w:szCs w:val="40"/>
              </w:rPr>
              <w:t>Parameters</w:t>
            </w:r>
          </w:p>
        </w:tc>
      </w:tr>
      <w:tr w:rsidR="00C7109A" w:rsidRPr="00C352C1" w14:paraId="534ED88B" w14:textId="77777777" w:rsidTr="00C7109A">
        <w:trPr>
          <w:trHeight w:val="405"/>
          <w:jc w:val="center"/>
        </w:trPr>
        <w:tc>
          <w:tcPr>
            <w:tcW w:w="1696" w:type="dxa"/>
            <w:shd w:val="clear" w:color="auto" w:fill="auto"/>
          </w:tcPr>
          <w:p w14:paraId="387C483E" w14:textId="5DA7B461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szCs w:val="24"/>
              </w:rPr>
              <w:t>Events</w:t>
            </w:r>
          </w:p>
        </w:tc>
        <w:tc>
          <w:tcPr>
            <w:tcW w:w="1985" w:type="dxa"/>
            <w:shd w:val="clear" w:color="auto" w:fill="auto"/>
          </w:tcPr>
          <w:p w14:paraId="12EC48B2" w14:textId="05BFD6D1" w:rsidR="00C7109A" w:rsidRDefault="00C7109A" w:rsidP="00C7109A">
            <w:pPr>
              <w:rPr>
                <w:rFonts w:cs="Times New Roman"/>
                <w:b/>
              </w:rPr>
            </w:pPr>
            <w:r>
              <w:rPr>
                <w:rFonts w:cs="Times New Roman"/>
                <w:color w:val="000000" w:themeColor="text1"/>
                <w:szCs w:val="40"/>
              </w:rPr>
              <w:t>SR_indication()</w:t>
            </w:r>
          </w:p>
        </w:tc>
        <w:tc>
          <w:tcPr>
            <w:tcW w:w="1701" w:type="dxa"/>
            <w:shd w:val="clear" w:color="auto" w:fill="auto"/>
          </w:tcPr>
          <w:p w14:paraId="0DAD83CC" w14:textId="2BA0C0C8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>
              <w:rPr>
                <w:rFonts w:cs="Times New Roman"/>
                <w:szCs w:val="24"/>
              </w:rPr>
              <w:t>PHY</w:t>
            </w:r>
            <w:r w:rsidRPr="0046026B">
              <w:rPr>
                <w:rFonts w:cs="Times New Roman"/>
                <w:szCs w:val="24"/>
              </w:rPr>
              <w:t>→</w:t>
            </w:r>
            <w:r>
              <w:rPr>
                <w:rFonts w:cs="Times New Roman"/>
                <w:szCs w:val="24"/>
              </w:rPr>
              <w:t>MAC</w:t>
            </w:r>
          </w:p>
        </w:tc>
        <w:tc>
          <w:tcPr>
            <w:tcW w:w="2551" w:type="dxa"/>
            <w:shd w:val="clear" w:color="auto" w:fill="auto"/>
          </w:tcPr>
          <w:p w14:paraId="51107C9E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module_idP,</w:t>
            </w:r>
          </w:p>
          <w:p w14:paraId="00898993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CC_id,</w:t>
            </w:r>
          </w:p>
          <w:p w14:paraId="376F8D84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frameP,</w:t>
            </w:r>
          </w:p>
          <w:p w14:paraId="4D94D4E0" w14:textId="77777777" w:rsidR="00C7109A" w:rsidRDefault="00C7109A" w:rsidP="00C7109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rnti,</w:t>
            </w:r>
          </w:p>
          <w:p w14:paraId="54A5E640" w14:textId="61B76519" w:rsidR="00C7109A" w:rsidRDefault="00C7109A" w:rsidP="00C7109A">
            <w:pPr>
              <w:rPr>
                <w:rFonts w:cs="Times New Roman"/>
                <w:b/>
              </w:rPr>
            </w:pPr>
            <w:r w:rsidRPr="008764B2">
              <w:rPr>
                <w:rFonts w:cs="Times New Roman"/>
                <w:szCs w:val="24"/>
              </w:rPr>
              <w:t>subframe</w:t>
            </w:r>
          </w:p>
        </w:tc>
        <w:tc>
          <w:tcPr>
            <w:tcW w:w="3402" w:type="dxa"/>
            <w:shd w:val="clear" w:color="auto" w:fill="auto"/>
          </w:tcPr>
          <w:p w14:paraId="53AE541C" w14:textId="77777777" w:rsidR="00C7109A" w:rsidRDefault="00C7109A" w:rsidP="00C7109A">
            <w:pPr>
              <w:rPr>
                <w:rFonts w:cs="Times New Roman"/>
                <w:szCs w:val="24"/>
              </w:rPr>
            </w:pPr>
            <w:r w:rsidRPr="00447FE7">
              <w:rPr>
                <w:rFonts w:cs="Times New Roman"/>
                <w:szCs w:val="24"/>
              </w:rPr>
              <w:t>UE_list-&gt;UE_template[cc_idP][UE_id].ul_SR = 1;</w:t>
            </w:r>
          </w:p>
          <w:p w14:paraId="7B7F077A" w14:textId="61DDA2D1" w:rsidR="00C7109A" w:rsidRDefault="00C7109A" w:rsidP="00C7109A">
            <w:pPr>
              <w:rPr>
                <w:rFonts w:cs="Times New Roman"/>
                <w:b/>
                <w:szCs w:val="40"/>
              </w:rPr>
            </w:pPr>
            <w:r w:rsidRPr="00447FE7">
              <w:rPr>
                <w:rFonts w:cs="Times New Roman"/>
                <w:szCs w:val="24"/>
              </w:rPr>
              <w:t>UE_list-&gt;UE_template[cc_idP][UE_id].ul_active = TRUE;</w:t>
            </w:r>
          </w:p>
        </w:tc>
      </w:tr>
    </w:tbl>
    <w:p w14:paraId="60310000" w14:textId="0F82EA9E" w:rsidR="00A5721E" w:rsidRDefault="00A5721E" w:rsidP="00D118E1"/>
    <w:p w14:paraId="29875C1C" w14:textId="6B5CA6BA" w:rsidR="0001661F" w:rsidRPr="00D06DC8" w:rsidRDefault="002F1241" w:rsidP="002F1241">
      <w:pPr>
        <w:widowControl/>
      </w:pPr>
      <w:r>
        <w:br w:type="page"/>
      </w:r>
    </w:p>
    <w:p w14:paraId="2EE4A640" w14:textId="77777777" w:rsidR="001627DC" w:rsidRDefault="001627DC" w:rsidP="00E70589">
      <w:pPr>
        <w:pStyle w:val="1"/>
        <w:sectPr w:rsidR="001627D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FA0CF59" w14:textId="044A68DF" w:rsidR="00E70589" w:rsidRDefault="00E70589" w:rsidP="00E45E69">
      <w:pPr>
        <w:pStyle w:val="1"/>
        <w:numPr>
          <w:ilvl w:val="0"/>
          <w:numId w:val="11"/>
        </w:numPr>
      </w:pPr>
      <w:bookmarkStart w:id="40" w:name="_Toc473244960"/>
      <w:r>
        <w:lastRenderedPageBreak/>
        <w:t>Important Data Structure</w:t>
      </w:r>
      <w:bookmarkEnd w:id="40"/>
      <w:r w:rsidRPr="00F65437">
        <w:t xml:space="preserve"> </w:t>
      </w:r>
    </w:p>
    <w:p w14:paraId="3AFE92C8" w14:textId="519D2B32" w:rsidR="00A5721E" w:rsidRPr="00A5721E" w:rsidRDefault="00A5721E" w:rsidP="00A5721E">
      <w:r>
        <w:t xml:space="preserve">The following data structure define </w:t>
      </w:r>
      <w:r>
        <w:rPr>
          <w:rFonts w:hint="eastAsia"/>
        </w:rPr>
        <w:t xml:space="preserve">in </w:t>
      </w:r>
      <w:r w:rsidRPr="00A5721E">
        <w:t>LAYER2/MAC/defs.h</w:t>
      </w:r>
    </w:p>
    <w:p w14:paraId="55B772FF" w14:textId="59F1751C" w:rsidR="00E70589" w:rsidRDefault="00E70589" w:rsidP="00E70589">
      <w:pPr>
        <w:pStyle w:val="2"/>
        <w:rPr>
          <w:sz w:val="32"/>
        </w:rPr>
      </w:pPr>
      <w:bookmarkStart w:id="41" w:name="_Toc473244961"/>
      <w:r w:rsidRPr="006B4537">
        <w:rPr>
          <w:rFonts w:hint="eastAsia"/>
          <w:sz w:val="32"/>
        </w:rPr>
        <w:t xml:space="preserve">4.1 </w:t>
      </w:r>
      <w:r w:rsidRPr="006B4537">
        <w:rPr>
          <w:sz w:val="32"/>
        </w:rPr>
        <w:t>eNB_MAC_INST</w:t>
      </w:r>
      <w:bookmarkEnd w:id="41"/>
    </w:p>
    <w:p w14:paraId="50AC6A6E" w14:textId="77777777" w:rsidR="00F918D9" w:rsidRDefault="00F918D9" w:rsidP="00F918D9">
      <w:r>
        <w:t xml:space="preserve">/*! \brief top level eNB MAC structure */ </w:t>
      </w:r>
    </w:p>
    <w:p w14:paraId="017BD242" w14:textId="77777777" w:rsidR="00F918D9" w:rsidRDefault="00F918D9" w:rsidP="00F918D9">
      <w:r>
        <w:t>typedef struct {</w:t>
      </w:r>
    </w:p>
    <w:p w14:paraId="063DEEB8" w14:textId="77777777" w:rsidR="00F918D9" w:rsidRDefault="00F918D9" w:rsidP="00F918D9">
      <w:r>
        <w:t xml:space="preserve">  ///</w:t>
      </w:r>
    </w:p>
    <w:p w14:paraId="10FBB9ED" w14:textId="77777777" w:rsidR="00F918D9" w:rsidRDefault="00F918D9" w:rsidP="00F918D9">
      <w:r>
        <w:t xml:space="preserve">  uint16_t Node_id;</w:t>
      </w:r>
    </w:p>
    <w:p w14:paraId="24187719" w14:textId="77777777" w:rsidR="00F918D9" w:rsidRDefault="00F918D9" w:rsidP="00F918D9">
      <w:r>
        <w:t xml:space="preserve">  /// frame counter</w:t>
      </w:r>
    </w:p>
    <w:p w14:paraId="599DC4EA" w14:textId="77777777" w:rsidR="00F918D9" w:rsidRDefault="00F918D9" w:rsidP="00F918D9">
      <w:r>
        <w:t xml:space="preserve">  frame_t frame;</w:t>
      </w:r>
    </w:p>
    <w:p w14:paraId="14983853" w14:textId="77777777" w:rsidR="00F918D9" w:rsidRDefault="00F918D9" w:rsidP="00F918D9">
      <w:r>
        <w:t xml:space="preserve">  /// subframe counter</w:t>
      </w:r>
    </w:p>
    <w:p w14:paraId="2EB59089" w14:textId="77777777" w:rsidR="00F918D9" w:rsidRDefault="00F918D9" w:rsidP="00F918D9">
      <w:r>
        <w:t xml:space="preserve">  sub_frame_t subframe;</w:t>
      </w:r>
    </w:p>
    <w:p w14:paraId="06769D15" w14:textId="77777777" w:rsidR="00F918D9" w:rsidRDefault="00F918D9" w:rsidP="00F918D9">
      <w:r>
        <w:t xml:space="preserve">  /// Common cell resources</w:t>
      </w:r>
    </w:p>
    <w:p w14:paraId="0F74E2C8" w14:textId="77777777" w:rsidR="00F918D9" w:rsidRDefault="00F918D9" w:rsidP="00F918D9">
      <w:r>
        <w:t xml:space="preserve">  COMMON_channels_t common_channels[MAX_NUM_CCs];</w:t>
      </w:r>
    </w:p>
    <w:p w14:paraId="122CD652" w14:textId="77777777" w:rsidR="00F918D9" w:rsidRDefault="00F918D9" w:rsidP="00F918D9">
      <w:r>
        <w:t xml:space="preserve">  UE_list_t UE_list;</w:t>
      </w:r>
    </w:p>
    <w:p w14:paraId="5D26BC16" w14:textId="77777777" w:rsidR="00F918D9" w:rsidRDefault="00F918D9" w:rsidP="00F918D9"/>
    <w:p w14:paraId="320A8FF4" w14:textId="77777777" w:rsidR="00F918D9" w:rsidRDefault="00F918D9" w:rsidP="00F918D9">
      <w:r>
        <w:t xml:space="preserve">  ///subband bitmap configuration</w:t>
      </w:r>
    </w:p>
    <w:p w14:paraId="5A41560F" w14:textId="77777777" w:rsidR="00F918D9" w:rsidRDefault="00F918D9" w:rsidP="00F918D9">
      <w:r>
        <w:t xml:space="preserve">  SBMAP_CONF sbmap_conf;</w:t>
      </w:r>
    </w:p>
    <w:p w14:paraId="178F7629" w14:textId="77777777" w:rsidR="00F918D9" w:rsidRDefault="00F918D9" w:rsidP="00F918D9">
      <w:r>
        <w:t xml:space="preserve">  /// CCE table used to build DCI scheduling information</w:t>
      </w:r>
    </w:p>
    <w:p w14:paraId="75B4CE45" w14:textId="77777777" w:rsidR="00F918D9" w:rsidRDefault="00F918D9" w:rsidP="00F918D9">
      <w:r>
        <w:t xml:space="preserve">  int CCE_table[MAX_NUM_CCs][800];</w:t>
      </w:r>
    </w:p>
    <w:p w14:paraId="345A22EE" w14:textId="77777777" w:rsidR="00F918D9" w:rsidRDefault="00F918D9" w:rsidP="00F918D9">
      <w:r>
        <w:t xml:space="preserve">  ///  active flag for Other lcid</w:t>
      </w:r>
    </w:p>
    <w:p w14:paraId="00FAD3AA" w14:textId="77777777" w:rsidR="00F918D9" w:rsidRDefault="00F918D9" w:rsidP="00F918D9">
      <w:r>
        <w:t xml:space="preserve">  uint8_t lcid_active[NB_RB_MAX];</w:t>
      </w:r>
    </w:p>
    <w:p w14:paraId="3196D403" w14:textId="77777777" w:rsidR="00F918D9" w:rsidRDefault="00F918D9" w:rsidP="00F918D9">
      <w:r>
        <w:t xml:space="preserve">  /// eNB stats</w:t>
      </w:r>
    </w:p>
    <w:p w14:paraId="025033DD" w14:textId="77777777" w:rsidR="00F918D9" w:rsidRDefault="00F918D9" w:rsidP="00F918D9">
      <w:r>
        <w:t xml:space="preserve">  eNB_STATS eNB_stats[MAX_NUM_CCs];</w:t>
      </w:r>
    </w:p>
    <w:p w14:paraId="59E249D0" w14:textId="77777777" w:rsidR="00F918D9" w:rsidRDefault="00F918D9" w:rsidP="00F918D9">
      <w:r>
        <w:t xml:space="preserve">  // MAC function execution peformance profiler</w:t>
      </w:r>
    </w:p>
    <w:p w14:paraId="59368C50" w14:textId="77777777" w:rsidR="00F918D9" w:rsidRDefault="00F918D9" w:rsidP="00F918D9">
      <w:r>
        <w:t xml:space="preserve">  /// processing time of eNB scheduler </w:t>
      </w:r>
    </w:p>
    <w:p w14:paraId="1CB1C6C3" w14:textId="77777777" w:rsidR="00F918D9" w:rsidRDefault="00F918D9" w:rsidP="00F918D9">
      <w:r>
        <w:t xml:space="preserve">  time_stats_t eNB_scheduler;</w:t>
      </w:r>
    </w:p>
    <w:p w14:paraId="6B22D751" w14:textId="77777777" w:rsidR="00F918D9" w:rsidRDefault="00F918D9" w:rsidP="00F918D9">
      <w:r>
        <w:t xml:space="preserve">  /// processing time of eNB scheduler for SI </w:t>
      </w:r>
    </w:p>
    <w:p w14:paraId="32AB2C46" w14:textId="77777777" w:rsidR="00F918D9" w:rsidRDefault="00F918D9" w:rsidP="00F918D9">
      <w:r>
        <w:t xml:space="preserve">  time_stats_t schedule_si;</w:t>
      </w:r>
    </w:p>
    <w:p w14:paraId="6BCE37FE" w14:textId="77777777" w:rsidR="00F918D9" w:rsidRDefault="00F918D9" w:rsidP="00F918D9">
      <w:r>
        <w:t xml:space="preserve">  /// processing time of eNB scheduler for Random access</w:t>
      </w:r>
    </w:p>
    <w:p w14:paraId="6146FED0" w14:textId="77777777" w:rsidR="00F918D9" w:rsidRDefault="00F918D9" w:rsidP="00F918D9">
      <w:r>
        <w:t xml:space="preserve">  time_stats_t schedule_ra;</w:t>
      </w:r>
    </w:p>
    <w:p w14:paraId="7BAA4EFF" w14:textId="77777777" w:rsidR="00F918D9" w:rsidRDefault="00F918D9" w:rsidP="00F918D9">
      <w:r>
        <w:t xml:space="preserve">  /// processing time of eNB ULSCH scheduler </w:t>
      </w:r>
    </w:p>
    <w:p w14:paraId="4FA579E2" w14:textId="77777777" w:rsidR="00F918D9" w:rsidRDefault="00F918D9" w:rsidP="00F918D9">
      <w:r>
        <w:t xml:space="preserve">  time_stats_t schedule_ulsch;</w:t>
      </w:r>
    </w:p>
    <w:p w14:paraId="1A41A6A6" w14:textId="77777777" w:rsidR="00F918D9" w:rsidRDefault="00F918D9" w:rsidP="00F918D9">
      <w:r>
        <w:t xml:space="preserve">  /// processing time of eNB DCI generation</w:t>
      </w:r>
    </w:p>
    <w:p w14:paraId="63A2F616" w14:textId="77777777" w:rsidR="00F918D9" w:rsidRDefault="00F918D9" w:rsidP="00F918D9">
      <w:r>
        <w:t xml:space="preserve">  time_stats_t fill_DLSCH_dci;</w:t>
      </w:r>
    </w:p>
    <w:p w14:paraId="7DC78447" w14:textId="77777777" w:rsidR="00F918D9" w:rsidRDefault="00F918D9" w:rsidP="00F918D9">
      <w:r>
        <w:lastRenderedPageBreak/>
        <w:t xml:space="preserve">  /// processing time of eNB MAC preprocessor</w:t>
      </w:r>
    </w:p>
    <w:p w14:paraId="6A2A9346" w14:textId="77777777" w:rsidR="00F918D9" w:rsidRDefault="00F918D9" w:rsidP="00F918D9">
      <w:r>
        <w:t xml:space="preserve">  time_stats_t schedule_dlsch_preprocessor;</w:t>
      </w:r>
    </w:p>
    <w:p w14:paraId="7E60CB74" w14:textId="77777777" w:rsidR="00F918D9" w:rsidRDefault="00F918D9" w:rsidP="00F918D9">
      <w:r>
        <w:t xml:space="preserve">  /// processing time of eNB DLSCH scheduler </w:t>
      </w:r>
    </w:p>
    <w:p w14:paraId="626A17FA" w14:textId="77777777" w:rsidR="00F918D9" w:rsidRDefault="00F918D9" w:rsidP="00F918D9">
      <w:r>
        <w:t xml:space="preserve">  time_stats_t schedule_dlsch; // include rlc_data_req + MAC header + preprocessor</w:t>
      </w:r>
    </w:p>
    <w:p w14:paraId="1B26AEF5" w14:textId="77777777" w:rsidR="00F918D9" w:rsidRDefault="00F918D9" w:rsidP="00F918D9">
      <w:r>
        <w:t xml:space="preserve">  /// processing time of eNB MCH scheduler </w:t>
      </w:r>
    </w:p>
    <w:p w14:paraId="3612BE61" w14:textId="77777777" w:rsidR="00F918D9" w:rsidRDefault="00F918D9" w:rsidP="00F918D9">
      <w:r>
        <w:t xml:space="preserve">  time_stats_t schedule_mch;</w:t>
      </w:r>
    </w:p>
    <w:p w14:paraId="081E4CC2" w14:textId="77777777" w:rsidR="00F918D9" w:rsidRDefault="00F918D9" w:rsidP="00F918D9">
      <w:r>
        <w:t xml:space="preserve">  /// processing time of eNB ULSCH reception</w:t>
      </w:r>
    </w:p>
    <w:p w14:paraId="0D7366D3" w14:textId="77777777" w:rsidR="00F918D9" w:rsidRDefault="00F918D9" w:rsidP="00F918D9">
      <w:r>
        <w:t xml:space="preserve">  time_stats_t rx_ulsch_sdu; // include rlc_data_ind</w:t>
      </w:r>
    </w:p>
    <w:p w14:paraId="1F3C76E9" w14:textId="77777777" w:rsidR="00F918D9" w:rsidRDefault="00F918D9" w:rsidP="00F918D9"/>
    <w:p w14:paraId="0980CE4A" w14:textId="6DAA7C58" w:rsidR="00F918D9" w:rsidRPr="00F918D9" w:rsidRDefault="00F918D9" w:rsidP="00F918D9">
      <w:r>
        <w:t>} eNB_MAC_INST;</w:t>
      </w:r>
    </w:p>
    <w:p w14:paraId="7D1BD4CE" w14:textId="4D3E0B7B" w:rsidR="00E70589" w:rsidRPr="00E70589" w:rsidRDefault="00E70589" w:rsidP="00E70589">
      <w:pPr>
        <w:pStyle w:val="2"/>
        <w:rPr>
          <w:sz w:val="32"/>
        </w:rPr>
      </w:pPr>
      <w:bookmarkStart w:id="42" w:name="_Toc473244962"/>
      <w:r w:rsidRPr="00E70589">
        <w:rPr>
          <w:rFonts w:hint="eastAsia"/>
          <w:sz w:val="32"/>
        </w:rPr>
        <w:t>4.</w:t>
      </w:r>
      <w:r>
        <w:rPr>
          <w:rFonts w:hint="eastAsia"/>
          <w:sz w:val="32"/>
        </w:rPr>
        <w:t>2</w:t>
      </w:r>
      <w:r w:rsidRPr="00E70589">
        <w:rPr>
          <w:rFonts w:hint="eastAsia"/>
          <w:sz w:val="32"/>
        </w:rPr>
        <w:t xml:space="preserve"> </w:t>
      </w:r>
      <w:r w:rsidRPr="00E70589">
        <w:rPr>
          <w:sz w:val="32"/>
        </w:rPr>
        <w:t>eNB common channels</w:t>
      </w:r>
      <w:bookmarkEnd w:id="42"/>
    </w:p>
    <w:p w14:paraId="4E2711E1" w14:textId="77777777" w:rsidR="00A5721E" w:rsidRDefault="00A5721E" w:rsidP="00A5721E">
      <w:r>
        <w:t xml:space="preserve">/*! \brief eNB common channels */ </w:t>
      </w:r>
    </w:p>
    <w:p w14:paraId="4BE5CE29" w14:textId="77777777" w:rsidR="00A5721E" w:rsidRDefault="00A5721E" w:rsidP="00A5721E">
      <w:r>
        <w:t>typedef struct {</w:t>
      </w:r>
    </w:p>
    <w:p w14:paraId="4A22EA8A" w14:textId="77777777" w:rsidR="00A5721E" w:rsidRDefault="00A5721E" w:rsidP="00A5721E">
      <w:r>
        <w:t xml:space="preserve">  /// Outgoing DCI for PHY generated by eNB scheduler</w:t>
      </w:r>
    </w:p>
    <w:p w14:paraId="388C7C56" w14:textId="77777777" w:rsidR="00A5721E" w:rsidRDefault="00A5721E" w:rsidP="00A5721E">
      <w:r>
        <w:t xml:space="preserve">  DCI_PDU DCI_pdu;</w:t>
      </w:r>
    </w:p>
    <w:p w14:paraId="008ABEAC" w14:textId="77777777" w:rsidR="00A5721E" w:rsidRDefault="00A5721E" w:rsidP="00A5721E">
      <w:r>
        <w:t xml:space="preserve">  /// Outgoing BCCH pdu for PHY</w:t>
      </w:r>
    </w:p>
    <w:p w14:paraId="65C16E46" w14:textId="77777777" w:rsidR="00A5721E" w:rsidRDefault="00A5721E" w:rsidP="00A5721E">
      <w:r>
        <w:t xml:space="preserve">  BCCH_PDU BCCH_pdu;</w:t>
      </w:r>
    </w:p>
    <w:p w14:paraId="48B07090" w14:textId="77777777" w:rsidR="00A5721E" w:rsidRDefault="00A5721E" w:rsidP="00A5721E">
      <w:r>
        <w:t xml:space="preserve">  /// Outgoing BCCH DCI allocation</w:t>
      </w:r>
    </w:p>
    <w:p w14:paraId="33DB104A" w14:textId="77777777" w:rsidR="00A5721E" w:rsidRDefault="00A5721E" w:rsidP="00A5721E">
      <w:r>
        <w:t xml:space="preserve">  uint32_t BCCH_alloc_pdu;</w:t>
      </w:r>
    </w:p>
    <w:p w14:paraId="760CC7C3" w14:textId="77777777" w:rsidR="00A5721E" w:rsidRDefault="00A5721E" w:rsidP="00A5721E">
      <w:r>
        <w:t xml:space="preserve">  /// Outgoing CCCH pdu for PHY</w:t>
      </w:r>
    </w:p>
    <w:p w14:paraId="63587EB8" w14:textId="77777777" w:rsidR="00A5721E" w:rsidRDefault="00A5721E" w:rsidP="00A5721E">
      <w:r>
        <w:t xml:space="preserve">  CCCH_PDU CCCH_pdu;</w:t>
      </w:r>
    </w:p>
    <w:p w14:paraId="550254D9" w14:textId="77777777" w:rsidR="00A5721E" w:rsidRDefault="00A5721E" w:rsidP="00A5721E">
      <w:r>
        <w:t xml:space="preserve">  RA_TEMPLATE RA_template[NB_RA_PROC_MAX];</w:t>
      </w:r>
    </w:p>
    <w:p w14:paraId="557DFA46" w14:textId="77777777" w:rsidR="00A5721E" w:rsidRDefault="00A5721E" w:rsidP="00A5721E">
      <w:r>
        <w:t xml:space="preserve">  /// VRB map for common channels</w:t>
      </w:r>
    </w:p>
    <w:p w14:paraId="5CF7296B" w14:textId="77777777" w:rsidR="00A5721E" w:rsidRDefault="00A5721E" w:rsidP="00A5721E">
      <w:r>
        <w:t xml:space="preserve">  uint8_t vrb_map[100];</w:t>
      </w:r>
    </w:p>
    <w:p w14:paraId="10FCCD7C" w14:textId="77777777" w:rsidR="00A5721E" w:rsidRDefault="00A5721E" w:rsidP="00A5721E">
      <w:r>
        <w:t xml:space="preserve">  /// MBSFN SubframeConfig</w:t>
      </w:r>
    </w:p>
    <w:p w14:paraId="4D63B8D5" w14:textId="77777777" w:rsidR="00A5721E" w:rsidRDefault="00A5721E" w:rsidP="00A5721E">
      <w:r>
        <w:t xml:space="preserve">  struct MBSFN_SubframeConfig *mbsfn_SubframeConfig[8];</w:t>
      </w:r>
    </w:p>
    <w:p w14:paraId="05B6925B" w14:textId="77777777" w:rsidR="00A5721E" w:rsidRDefault="00A5721E" w:rsidP="00A5721E">
      <w:r>
        <w:t xml:space="preserve">  /// number of subframe allocation pattern available for MBSFN sync area</w:t>
      </w:r>
    </w:p>
    <w:p w14:paraId="481971C5" w14:textId="77777777" w:rsidR="00A5721E" w:rsidRDefault="00A5721E" w:rsidP="00A5721E">
      <w:r>
        <w:t xml:space="preserve">  uint8_t num_sf_allocation_pattern;</w:t>
      </w:r>
    </w:p>
    <w:p w14:paraId="132E5BB3" w14:textId="77777777" w:rsidR="00A5721E" w:rsidRDefault="00A5721E" w:rsidP="00A5721E">
      <w:r>
        <w:t>#ifdef Rel10</w:t>
      </w:r>
    </w:p>
    <w:p w14:paraId="7480A04A" w14:textId="77777777" w:rsidR="00A5721E" w:rsidRDefault="00A5721E" w:rsidP="00A5721E">
      <w:r>
        <w:t xml:space="preserve">  /// MBMS Flag</w:t>
      </w:r>
    </w:p>
    <w:p w14:paraId="059234EB" w14:textId="77777777" w:rsidR="00A5721E" w:rsidRDefault="00A5721E" w:rsidP="00A5721E">
      <w:r>
        <w:t xml:space="preserve">  uint8_t MBMS_flag;</w:t>
      </w:r>
    </w:p>
    <w:p w14:paraId="5504BC90" w14:textId="77777777" w:rsidR="00A5721E" w:rsidRDefault="00A5721E" w:rsidP="00A5721E">
      <w:r>
        <w:t xml:space="preserve">  /// Outgoing MCCH pdu for PHY</w:t>
      </w:r>
    </w:p>
    <w:p w14:paraId="31C2CC10" w14:textId="77777777" w:rsidR="00A5721E" w:rsidRDefault="00A5721E" w:rsidP="00A5721E">
      <w:r>
        <w:t xml:space="preserve">  MCCH_PDU MCCH_pdu;</w:t>
      </w:r>
    </w:p>
    <w:p w14:paraId="191B3CEF" w14:textId="77777777" w:rsidR="00A5721E" w:rsidRDefault="00A5721E" w:rsidP="00A5721E">
      <w:r>
        <w:t xml:space="preserve">  /// MCCH active flag</w:t>
      </w:r>
    </w:p>
    <w:p w14:paraId="44FD5C5D" w14:textId="77777777" w:rsidR="00A5721E" w:rsidRDefault="00A5721E" w:rsidP="00A5721E">
      <w:r>
        <w:t xml:space="preserve">  uint8_t msi_active;</w:t>
      </w:r>
    </w:p>
    <w:p w14:paraId="46CD36D3" w14:textId="77777777" w:rsidR="00A5721E" w:rsidRDefault="00A5721E" w:rsidP="00A5721E">
      <w:r>
        <w:t xml:space="preserve">  /// MCCH active flag</w:t>
      </w:r>
    </w:p>
    <w:p w14:paraId="49BD0ABA" w14:textId="77777777" w:rsidR="00A5721E" w:rsidRDefault="00A5721E" w:rsidP="00A5721E">
      <w:r>
        <w:lastRenderedPageBreak/>
        <w:t xml:space="preserve">  uint8_t mcch_active;</w:t>
      </w:r>
    </w:p>
    <w:p w14:paraId="745165BF" w14:textId="77777777" w:rsidR="00A5721E" w:rsidRDefault="00A5721E" w:rsidP="00A5721E">
      <w:r>
        <w:t xml:space="preserve">  /// MTCH active flag</w:t>
      </w:r>
    </w:p>
    <w:p w14:paraId="71B94AF7" w14:textId="77777777" w:rsidR="00A5721E" w:rsidRDefault="00A5721E" w:rsidP="00A5721E">
      <w:r>
        <w:t xml:space="preserve">  uint8_t mtch_active;</w:t>
      </w:r>
    </w:p>
    <w:p w14:paraId="6C7DEC39" w14:textId="77777777" w:rsidR="00A5721E" w:rsidRDefault="00A5721E" w:rsidP="00A5721E">
      <w:r>
        <w:t xml:space="preserve">  /// number of active MBSFN area</w:t>
      </w:r>
    </w:p>
    <w:p w14:paraId="35DC48B5" w14:textId="77777777" w:rsidR="00A5721E" w:rsidRDefault="00A5721E" w:rsidP="00A5721E">
      <w:r>
        <w:t xml:space="preserve">  uint8_t num_active_mbsfn_area;</w:t>
      </w:r>
    </w:p>
    <w:p w14:paraId="5EDE2749" w14:textId="77777777" w:rsidR="00A5721E" w:rsidRDefault="00A5721E" w:rsidP="00A5721E">
      <w:r>
        <w:t xml:space="preserve">  /// MBSFN Area Info</w:t>
      </w:r>
    </w:p>
    <w:p w14:paraId="0B960C11" w14:textId="77777777" w:rsidR="00A5721E" w:rsidRDefault="00A5721E" w:rsidP="00A5721E">
      <w:r>
        <w:t xml:space="preserve">  struct  MBSFN_AreaInfo_r9 *mbsfn_AreaInfo[MAX_MBSFN_AREA];</w:t>
      </w:r>
    </w:p>
    <w:p w14:paraId="165994E9" w14:textId="77777777" w:rsidR="00A5721E" w:rsidRDefault="00A5721E" w:rsidP="00A5721E">
      <w:r>
        <w:t xml:space="preserve">  /// PMCH Config</w:t>
      </w:r>
    </w:p>
    <w:p w14:paraId="05B272FC" w14:textId="77777777" w:rsidR="00A5721E" w:rsidRDefault="00A5721E" w:rsidP="00A5721E">
      <w:r>
        <w:t xml:space="preserve">  struct PMCH_Config_r9 *pmch_Config[MAX_PMCH_perMBSFN];</w:t>
      </w:r>
    </w:p>
    <w:p w14:paraId="29F1D3D6" w14:textId="77777777" w:rsidR="00A5721E" w:rsidRDefault="00A5721E" w:rsidP="00A5721E">
      <w:r>
        <w:t xml:space="preserve">  /// MBMS session info list</w:t>
      </w:r>
    </w:p>
    <w:p w14:paraId="3D588B9D" w14:textId="77777777" w:rsidR="00A5721E" w:rsidRDefault="00A5721E" w:rsidP="00A5721E">
      <w:r>
        <w:t xml:space="preserve">  struct MBMS_SessionInfoList_r9 *mbms_SessionList[MAX_PMCH_perMBSFN];</w:t>
      </w:r>
    </w:p>
    <w:p w14:paraId="08F0DBD5" w14:textId="77777777" w:rsidR="00A5721E" w:rsidRDefault="00A5721E" w:rsidP="00A5721E">
      <w:r>
        <w:t xml:space="preserve">  /// Outgoing MCH pdu for PHY</w:t>
      </w:r>
    </w:p>
    <w:p w14:paraId="1B2E2D08" w14:textId="77777777" w:rsidR="00A5721E" w:rsidRDefault="00A5721E" w:rsidP="00A5721E">
      <w:r>
        <w:t xml:space="preserve">  MCH_PDU MCH_pdu;</w:t>
      </w:r>
    </w:p>
    <w:p w14:paraId="55825DA7" w14:textId="77777777" w:rsidR="00A5721E" w:rsidRDefault="00A5721E" w:rsidP="00A5721E">
      <w:r>
        <w:t>#endif</w:t>
      </w:r>
    </w:p>
    <w:p w14:paraId="054FB008" w14:textId="77777777" w:rsidR="00A5721E" w:rsidRDefault="00A5721E" w:rsidP="00A5721E">
      <w:r>
        <w:t>#ifdef CBA</w:t>
      </w:r>
    </w:p>
    <w:p w14:paraId="5D20C6A5" w14:textId="77777777" w:rsidR="00A5721E" w:rsidRDefault="00A5721E" w:rsidP="00A5721E">
      <w:r>
        <w:t xml:space="preserve">  /// number of CBA groups </w:t>
      </w:r>
    </w:p>
    <w:p w14:paraId="4D719A6E" w14:textId="77777777" w:rsidR="00A5721E" w:rsidRDefault="00A5721E" w:rsidP="00A5721E">
      <w:r>
        <w:t xml:space="preserve">  uint8_t num_active_cba_groups;</w:t>
      </w:r>
    </w:p>
    <w:p w14:paraId="1A3E5CC8" w14:textId="77777777" w:rsidR="00A5721E" w:rsidRDefault="00A5721E" w:rsidP="00A5721E">
      <w:r>
        <w:t xml:space="preserve">  /// RNTI for each CBA group </w:t>
      </w:r>
    </w:p>
    <w:p w14:paraId="657A30EE" w14:textId="77777777" w:rsidR="00A5721E" w:rsidRDefault="00A5721E" w:rsidP="00A5721E">
      <w:r>
        <w:t xml:space="preserve">  uint16_t cba_rnti[NUM_MAX_CBA_GROUP];</w:t>
      </w:r>
    </w:p>
    <w:p w14:paraId="1BB41738" w14:textId="77777777" w:rsidR="00A5721E" w:rsidRDefault="00A5721E" w:rsidP="00A5721E">
      <w:r>
        <w:t xml:space="preserve">  /// MCS for each CBA group </w:t>
      </w:r>
    </w:p>
    <w:p w14:paraId="66EB8360" w14:textId="77777777" w:rsidR="00A5721E" w:rsidRDefault="00A5721E" w:rsidP="00A5721E">
      <w:r>
        <w:t xml:space="preserve">  uint8_t group_mcs[NUM_MAX_CBA_GROUP];</w:t>
      </w:r>
    </w:p>
    <w:p w14:paraId="741BF761" w14:textId="77777777" w:rsidR="00A5721E" w:rsidRDefault="00A5721E" w:rsidP="00A5721E">
      <w:r>
        <w:t>#endif</w:t>
      </w:r>
    </w:p>
    <w:p w14:paraId="18045356" w14:textId="6FEE2797" w:rsidR="00E70589" w:rsidRDefault="00A5721E" w:rsidP="00A5721E">
      <w:pPr>
        <w:rPr>
          <w:b/>
          <w:bCs/>
        </w:rPr>
      </w:pPr>
      <w:r>
        <w:t>} COMMON_channels_t;</w:t>
      </w:r>
    </w:p>
    <w:p w14:paraId="5CFCF951" w14:textId="7C09DF33" w:rsidR="00E70589" w:rsidRPr="006B4537" w:rsidRDefault="006B4537" w:rsidP="00E70589">
      <w:pPr>
        <w:pStyle w:val="2"/>
        <w:rPr>
          <w:sz w:val="32"/>
        </w:rPr>
      </w:pPr>
      <w:bookmarkStart w:id="43" w:name="_Toc473244963"/>
      <w:r>
        <w:rPr>
          <w:rFonts w:hint="eastAsia"/>
          <w:sz w:val="32"/>
        </w:rPr>
        <w:t>4.3</w:t>
      </w:r>
      <w:r w:rsidR="00E70589" w:rsidRPr="006B4537">
        <w:rPr>
          <w:rFonts w:hint="eastAsia"/>
          <w:sz w:val="32"/>
        </w:rPr>
        <w:t xml:space="preserve"> </w:t>
      </w:r>
      <w:r w:rsidR="00E70589" w:rsidRPr="00E70589">
        <w:rPr>
          <w:sz w:val="32"/>
        </w:rPr>
        <w:t xml:space="preserve">eNB </w:t>
      </w:r>
      <w:r w:rsidR="00E70589">
        <w:rPr>
          <w:rFonts w:hint="eastAsia"/>
          <w:sz w:val="32"/>
        </w:rPr>
        <w:t>*RA_</w:t>
      </w:r>
      <w:r w:rsidR="00E70589" w:rsidRPr="00E70589">
        <w:rPr>
          <w:sz w:val="32"/>
        </w:rPr>
        <w:t>template</w:t>
      </w:r>
      <w:bookmarkEnd w:id="43"/>
      <w:r w:rsidR="00E70589" w:rsidRPr="00E70589">
        <w:rPr>
          <w:sz w:val="32"/>
        </w:rPr>
        <w:t xml:space="preserve"> </w:t>
      </w:r>
    </w:p>
    <w:p w14:paraId="08D3D933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>/*! \brief eNB template for the Random access information */</w:t>
      </w:r>
    </w:p>
    <w:p w14:paraId="4240279C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>typedef struct {</w:t>
      </w:r>
    </w:p>
    <w:p w14:paraId="323C5A59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Flag to indicate this process is active</w:t>
      </w:r>
    </w:p>
    <w:p w14:paraId="5062D788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boolean_t RA_active;</w:t>
      </w:r>
    </w:p>
    <w:p w14:paraId="7AF35604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Size of DCI for RA-Response (bytes)</w:t>
      </w:r>
    </w:p>
    <w:p w14:paraId="6437E0F2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RA_dci_size_bytes1;</w:t>
      </w:r>
    </w:p>
    <w:p w14:paraId="4EBD89BE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Size of DCI for RA-Response (bits)</w:t>
      </w:r>
    </w:p>
    <w:p w14:paraId="585A1218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RA_dci_size_bits1;</w:t>
      </w:r>
    </w:p>
    <w:p w14:paraId="1274F4EB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Actual DCI to transmit for RA-Response</w:t>
      </w:r>
    </w:p>
    <w:p w14:paraId="2BE498D0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RA_alloc_pdu1[(MAX_DCI_SIZE_BITS&gt;&gt;3)+1];</w:t>
      </w:r>
    </w:p>
    <w:p w14:paraId="7BC73B4D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DCI format for RA-Response (should be 1A)</w:t>
      </w:r>
    </w:p>
    <w:p w14:paraId="253AEDB7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lastRenderedPageBreak/>
        <w:t xml:space="preserve">  uint8_t RA_dci_fmt1;</w:t>
      </w:r>
    </w:p>
    <w:p w14:paraId="60BE38F4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Size of DCI for Msg4/ContRes (bytes)</w:t>
      </w:r>
    </w:p>
    <w:p w14:paraId="7C9BE0AC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RA_dci_size_bytes2;</w:t>
      </w:r>
    </w:p>
    <w:p w14:paraId="0307263E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Size of DCI for Msg4/ContRes (bits)</w:t>
      </w:r>
    </w:p>
    <w:p w14:paraId="4452C076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RA_dci_size_bits2;</w:t>
      </w:r>
    </w:p>
    <w:p w14:paraId="35AE4197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Actual DCI to transmit for Msg4/ContRes</w:t>
      </w:r>
    </w:p>
    <w:p w14:paraId="79171CB6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RA_alloc_pdu2[(MAX_DCI_SIZE_BITS&gt;&gt;3)+1];</w:t>
      </w:r>
    </w:p>
    <w:p w14:paraId="06B570AD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DCI format for Msg4/ContRes (should be 1A)</w:t>
      </w:r>
    </w:p>
    <w:p w14:paraId="79B04861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RA_dci_fmt2;</w:t>
      </w:r>
    </w:p>
    <w:p w14:paraId="7AD59F88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Flag to indicate the eNB should generate RAR.  This is triggered by detection of PRACH</w:t>
      </w:r>
    </w:p>
    <w:p w14:paraId="70560CA1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generate_rar;</w:t>
      </w:r>
    </w:p>
    <w:p w14:paraId="302F6FCE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Subframe where preamble was received</w:t>
      </w:r>
    </w:p>
    <w:p w14:paraId="26E0FA4B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preamble_subframe;</w:t>
      </w:r>
    </w:p>
    <w:p w14:paraId="1FEEDB86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Subframe where Msg3 is to be sent</w:t>
      </w:r>
    </w:p>
    <w:p w14:paraId="29687A13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Msg3_subframe;</w:t>
      </w:r>
    </w:p>
    <w:p w14:paraId="281FEEF0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Flag to indicate the eNB should generate Msg4 upon reception of SDU from RRC.  This is triggered by first ULSCH reception at eNB for new user.</w:t>
      </w:r>
    </w:p>
    <w:p w14:paraId="6C1E4454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generate_Msg4;</w:t>
      </w:r>
    </w:p>
    <w:p w14:paraId="60302DDE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Flag to indicate that eNB is waiting for ACK that UE has received Msg3.</w:t>
      </w:r>
    </w:p>
    <w:p w14:paraId="335C9875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wait_ack_Msg4;</w:t>
      </w:r>
    </w:p>
    <w:p w14:paraId="02518F2F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UE RNTI allocated during RAR</w:t>
      </w:r>
    </w:p>
    <w:p w14:paraId="0DEEA6EA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rnti_t rnti;</w:t>
      </w:r>
    </w:p>
    <w:p w14:paraId="17861244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RA RNTI allocated from received PRACH</w:t>
      </w:r>
    </w:p>
    <w:p w14:paraId="0D77681D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uint16_t RA_rnti;</w:t>
      </w:r>
    </w:p>
    <w:p w14:paraId="38E1D6DC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Received preamble_index</w:t>
      </w:r>
    </w:p>
    <w:p w14:paraId="4AFC83D9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preamble_index;</w:t>
      </w:r>
    </w:p>
    <w:p w14:paraId="545AF213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Received UE Contention Resolution Identifier</w:t>
      </w:r>
    </w:p>
    <w:p w14:paraId="40059F5D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uint8_t cont_res_id[6];</w:t>
      </w:r>
    </w:p>
    <w:p w14:paraId="32BF922C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Timing offset indicated by PHY</w:t>
      </w:r>
    </w:p>
    <w:p w14:paraId="7A575E39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int16_t timing_offset;</w:t>
      </w:r>
    </w:p>
    <w:p w14:paraId="04C6B269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/// Timeout for RRC connection</w:t>
      </w:r>
    </w:p>
    <w:p w14:paraId="55B729CE" w14:textId="77777777" w:rsidR="00A5721E" w:rsidRPr="00A5721E" w:rsidRDefault="00A5721E" w:rsidP="00A5721E">
      <w:pPr>
        <w:rPr>
          <w:bCs/>
        </w:rPr>
      </w:pPr>
      <w:r w:rsidRPr="00A5721E">
        <w:rPr>
          <w:bCs/>
        </w:rPr>
        <w:t xml:space="preserve">  int16_t RRC_timer;</w:t>
      </w:r>
    </w:p>
    <w:p w14:paraId="1312054D" w14:textId="79FB5E8F" w:rsidR="00E70589" w:rsidRDefault="00A5721E" w:rsidP="00A5721E">
      <w:pPr>
        <w:rPr>
          <w:bCs/>
        </w:rPr>
      </w:pPr>
      <w:r w:rsidRPr="00A5721E">
        <w:rPr>
          <w:bCs/>
        </w:rPr>
        <w:t>} RA_TEMPLATE;</w:t>
      </w:r>
    </w:p>
    <w:p w14:paraId="3B67859E" w14:textId="6CB82D8C" w:rsidR="00A5721E" w:rsidRDefault="00A5721E" w:rsidP="00A5721E">
      <w:pPr>
        <w:rPr>
          <w:bCs/>
        </w:rPr>
      </w:pPr>
    </w:p>
    <w:p w14:paraId="70B83543" w14:textId="71A75A76" w:rsidR="00A5721E" w:rsidRDefault="00A5721E" w:rsidP="00A5721E">
      <w:pPr>
        <w:rPr>
          <w:bCs/>
        </w:rPr>
      </w:pPr>
    </w:p>
    <w:p w14:paraId="3C465262" w14:textId="77777777" w:rsidR="00A5721E" w:rsidRPr="00A5721E" w:rsidRDefault="00A5721E" w:rsidP="00A5721E">
      <w:pPr>
        <w:rPr>
          <w:bCs/>
        </w:rPr>
      </w:pPr>
    </w:p>
    <w:p w14:paraId="088AD56A" w14:textId="601C0F2E" w:rsidR="00E70589" w:rsidRDefault="006B4537" w:rsidP="00E70589">
      <w:pPr>
        <w:pStyle w:val="2"/>
        <w:rPr>
          <w:sz w:val="32"/>
        </w:rPr>
      </w:pPr>
      <w:bookmarkStart w:id="44" w:name="_Toc473244964"/>
      <w:r>
        <w:rPr>
          <w:rFonts w:hint="eastAsia"/>
          <w:sz w:val="32"/>
        </w:rPr>
        <w:lastRenderedPageBreak/>
        <w:t>4.4</w:t>
      </w:r>
      <w:r w:rsidR="00E70589" w:rsidRPr="00E70589">
        <w:rPr>
          <w:rFonts w:hint="eastAsia"/>
          <w:sz w:val="32"/>
        </w:rPr>
        <w:t xml:space="preserve"> </w:t>
      </w:r>
      <w:r w:rsidR="00E70589" w:rsidRPr="00E70589">
        <w:rPr>
          <w:sz w:val="32"/>
        </w:rPr>
        <w:t>eNB DCI_PDU</w:t>
      </w:r>
      <w:r w:rsidR="00E70589">
        <w:rPr>
          <w:rFonts w:hint="eastAsia"/>
          <w:sz w:val="32"/>
        </w:rPr>
        <w:t>*</w:t>
      </w:r>
      <w:bookmarkEnd w:id="44"/>
    </w:p>
    <w:p w14:paraId="55286176" w14:textId="77777777" w:rsidR="00A5721E" w:rsidRDefault="00A5721E" w:rsidP="00A5721E">
      <w:r>
        <w:t>/*!\brief  DCI PDU filled by MAC for the PHY  */</w:t>
      </w:r>
    </w:p>
    <w:p w14:paraId="092FD30C" w14:textId="77777777" w:rsidR="00A5721E" w:rsidRDefault="00A5721E" w:rsidP="00A5721E">
      <w:r>
        <w:t>typedef struct {</w:t>
      </w:r>
    </w:p>
    <w:p w14:paraId="0AC02B69" w14:textId="77777777" w:rsidR="00A5721E" w:rsidRDefault="00A5721E" w:rsidP="00A5721E">
      <w:r>
        <w:t xml:space="preserve">  uint8_t Num_ue_spec_dci ;</w:t>
      </w:r>
    </w:p>
    <w:p w14:paraId="094E0987" w14:textId="77777777" w:rsidR="00A5721E" w:rsidRDefault="00A5721E" w:rsidP="00A5721E">
      <w:r>
        <w:t xml:space="preserve">  uint8_t Num_common_dci  ;</w:t>
      </w:r>
    </w:p>
    <w:p w14:paraId="11D0443B" w14:textId="77777777" w:rsidR="00A5721E" w:rsidRDefault="00A5721E" w:rsidP="00A5721E">
      <w:r>
        <w:t xml:space="preserve">  //  uint32_t nCCE;</w:t>
      </w:r>
    </w:p>
    <w:p w14:paraId="7DD64A25" w14:textId="77777777" w:rsidR="00A5721E" w:rsidRDefault="00A5721E" w:rsidP="00A5721E">
      <w:r>
        <w:t xml:space="preserve">  uint32_t num_pdcch_symbols;</w:t>
      </w:r>
    </w:p>
    <w:p w14:paraId="20E76EEB" w14:textId="77777777" w:rsidR="00A5721E" w:rsidRDefault="00A5721E" w:rsidP="00A5721E">
      <w:r>
        <w:t xml:space="preserve">  DCI_ALLOC_t dci_alloc[NUM_DCI_MAX] ;</w:t>
      </w:r>
    </w:p>
    <w:p w14:paraId="2F7F4901" w14:textId="6997026A" w:rsidR="00A5721E" w:rsidRPr="00A5721E" w:rsidRDefault="00A5721E" w:rsidP="00A5721E">
      <w:r>
        <w:t>} DCI_PDU;</w:t>
      </w:r>
    </w:p>
    <w:p w14:paraId="2EF84112" w14:textId="41167843" w:rsidR="00E70589" w:rsidRDefault="006B4537" w:rsidP="006B4537">
      <w:pPr>
        <w:pStyle w:val="2"/>
        <w:rPr>
          <w:sz w:val="32"/>
        </w:rPr>
      </w:pPr>
      <w:bookmarkStart w:id="45" w:name="_Toc473244965"/>
      <w:r>
        <w:rPr>
          <w:rFonts w:hint="eastAsia"/>
          <w:sz w:val="32"/>
        </w:rPr>
        <w:t>4.5</w:t>
      </w:r>
      <w:r w:rsidRPr="00E70589">
        <w:rPr>
          <w:rFonts w:hint="eastAsia"/>
          <w:sz w:val="32"/>
        </w:rPr>
        <w:t xml:space="preserve"> </w:t>
      </w:r>
      <w:r w:rsidRPr="00E70589">
        <w:rPr>
          <w:sz w:val="32"/>
        </w:rPr>
        <w:t xml:space="preserve">eNB </w:t>
      </w:r>
      <w:r>
        <w:rPr>
          <w:rFonts w:hint="eastAsia"/>
          <w:sz w:val="32"/>
        </w:rPr>
        <w:t>ULSCH_PDU*</w:t>
      </w:r>
      <w:bookmarkEnd w:id="45"/>
    </w:p>
    <w:p w14:paraId="4CEA4667" w14:textId="77777777" w:rsidR="00A5721E" w:rsidRDefault="00A5721E" w:rsidP="00A5721E">
      <w:r>
        <w:t>/*! \brief Uplink SCH PDU Structure */</w:t>
      </w:r>
    </w:p>
    <w:p w14:paraId="529BAF50" w14:textId="77777777" w:rsidR="00A5721E" w:rsidRDefault="00A5721E" w:rsidP="00A5721E">
      <w:r>
        <w:t>typedef struct {</w:t>
      </w:r>
    </w:p>
    <w:p w14:paraId="39A17E5C" w14:textId="77777777" w:rsidR="00A5721E" w:rsidRDefault="00A5721E" w:rsidP="00A5721E">
      <w:r>
        <w:t xml:space="preserve">  int8_t payload[SCH_PAYLOAD_SIZE_MAX];         /*!&lt; \brief SACH payload */</w:t>
      </w:r>
    </w:p>
    <w:p w14:paraId="0379514A" w14:textId="77777777" w:rsidR="00A5721E" w:rsidRDefault="00A5721E" w:rsidP="00A5721E">
      <w:r>
        <w:t xml:space="preserve">  uint16_t Pdu_size;</w:t>
      </w:r>
    </w:p>
    <w:p w14:paraId="16108240" w14:textId="60302A65" w:rsidR="00A5721E" w:rsidRPr="00A5721E" w:rsidRDefault="00A5721E" w:rsidP="00A5721E">
      <w:r>
        <w:t>} __attribute__ ((__packed__)) ULSCH_PDU;</w:t>
      </w:r>
    </w:p>
    <w:p w14:paraId="1E7B9B37" w14:textId="1A6F2CA2" w:rsidR="00E70589" w:rsidRPr="006B4537" w:rsidRDefault="006B4537" w:rsidP="006B4537">
      <w:pPr>
        <w:pStyle w:val="2"/>
        <w:rPr>
          <w:sz w:val="32"/>
        </w:rPr>
      </w:pPr>
      <w:bookmarkStart w:id="46" w:name="_Toc473244966"/>
      <w:r>
        <w:rPr>
          <w:rFonts w:hint="eastAsia"/>
          <w:sz w:val="32"/>
        </w:rPr>
        <w:t>4.6</w:t>
      </w:r>
      <w:r w:rsidRPr="00E70589">
        <w:rPr>
          <w:rFonts w:hint="eastAsia"/>
          <w:sz w:val="32"/>
        </w:rPr>
        <w:t xml:space="preserve"> </w:t>
      </w:r>
      <w:r w:rsidRPr="00E70589">
        <w:rPr>
          <w:sz w:val="32"/>
        </w:rPr>
        <w:t xml:space="preserve">eNB </w:t>
      </w:r>
      <w:r>
        <w:rPr>
          <w:rFonts w:hint="eastAsia"/>
          <w:sz w:val="32"/>
        </w:rPr>
        <w:t>DLSCH_PDU*</w:t>
      </w:r>
      <w:bookmarkEnd w:id="46"/>
    </w:p>
    <w:p w14:paraId="6BFAE222" w14:textId="77777777" w:rsidR="00E70589" w:rsidRDefault="00E70589" w:rsidP="00E70589">
      <w:r>
        <w:t>/*! \brief Downlink SCH PDU Structure */</w:t>
      </w:r>
    </w:p>
    <w:p w14:paraId="12C21064" w14:textId="77777777" w:rsidR="00E70589" w:rsidRDefault="00E70589" w:rsidP="00E70589">
      <w:r>
        <w:t>typedef struct {</w:t>
      </w:r>
    </w:p>
    <w:p w14:paraId="39FB7E4E" w14:textId="77777777" w:rsidR="00E70589" w:rsidRDefault="00E70589" w:rsidP="00E70589">
      <w:r>
        <w:t xml:space="preserve">  int8_t payload[8][SCH_PAYLOAD_SIZE_MAX];</w:t>
      </w:r>
    </w:p>
    <w:p w14:paraId="00295619" w14:textId="77777777" w:rsidR="00E70589" w:rsidRDefault="00E70589" w:rsidP="00E70589">
      <w:r>
        <w:t xml:space="preserve">  uint16_t Pdu_size[8];</w:t>
      </w:r>
    </w:p>
    <w:p w14:paraId="3C9E8794" w14:textId="4CD8B5CD" w:rsidR="00E70589" w:rsidRDefault="00E70589" w:rsidP="00E70589">
      <w:r>
        <w:t>} __attribute__ ((__packed__)) DLSCH_PDU;</w:t>
      </w:r>
    </w:p>
    <w:p w14:paraId="7E4F9CFC" w14:textId="0525007E" w:rsidR="00E70589" w:rsidRDefault="006B4537" w:rsidP="006B4537">
      <w:pPr>
        <w:pStyle w:val="2"/>
        <w:rPr>
          <w:sz w:val="32"/>
        </w:rPr>
      </w:pPr>
      <w:bookmarkStart w:id="47" w:name="_Toc473244967"/>
      <w:r>
        <w:rPr>
          <w:rFonts w:hint="eastAsia"/>
          <w:sz w:val="32"/>
        </w:rPr>
        <w:t>4.7</w:t>
      </w:r>
      <w:r w:rsidRPr="00E70589">
        <w:rPr>
          <w:rFonts w:hint="eastAsia"/>
          <w:sz w:val="32"/>
        </w:rPr>
        <w:t xml:space="preserve"> </w:t>
      </w:r>
      <w:r w:rsidRPr="00E70589">
        <w:rPr>
          <w:sz w:val="32"/>
        </w:rPr>
        <w:t xml:space="preserve">eNB </w:t>
      </w:r>
      <w:r>
        <w:rPr>
          <w:rFonts w:hint="eastAsia"/>
          <w:sz w:val="32"/>
        </w:rPr>
        <w:t>CCCH_PDU*</w:t>
      </w:r>
      <w:bookmarkEnd w:id="47"/>
    </w:p>
    <w:p w14:paraId="6D709BD6" w14:textId="77777777" w:rsidR="00A5721E" w:rsidRDefault="00A5721E" w:rsidP="00A5721E">
      <w:r>
        <w:t>/*! \brief CCCH payload */</w:t>
      </w:r>
    </w:p>
    <w:p w14:paraId="1417430D" w14:textId="77777777" w:rsidR="00A5721E" w:rsidRDefault="00A5721E" w:rsidP="00A5721E">
      <w:r>
        <w:t>typedef struct {</w:t>
      </w:r>
    </w:p>
    <w:p w14:paraId="5B740930" w14:textId="77777777" w:rsidR="00A5721E" w:rsidRDefault="00A5721E" w:rsidP="00A5721E">
      <w:r>
        <w:t xml:space="preserve">  uint8_t payload[CCCH_PAYLOAD_SIZE_MAX] ;</w:t>
      </w:r>
    </w:p>
    <w:p w14:paraId="7790A295" w14:textId="48CD3928" w:rsidR="00A5721E" w:rsidRDefault="00A5721E" w:rsidP="00A5721E">
      <w:r>
        <w:t>} __attribute__((__packed__))CCCH_PDU;</w:t>
      </w:r>
    </w:p>
    <w:p w14:paraId="04167FE3" w14:textId="10C338D8" w:rsidR="00A5721E" w:rsidRDefault="00A5721E" w:rsidP="00A5721E"/>
    <w:p w14:paraId="2C687EC7" w14:textId="77777777" w:rsidR="00A5721E" w:rsidRPr="00A5721E" w:rsidRDefault="00A5721E" w:rsidP="00A5721E"/>
    <w:p w14:paraId="58F8A503" w14:textId="72C2CB09" w:rsidR="006B4537" w:rsidRPr="006B4537" w:rsidRDefault="006B4537" w:rsidP="006B4537">
      <w:pPr>
        <w:pStyle w:val="2"/>
        <w:rPr>
          <w:sz w:val="32"/>
        </w:rPr>
      </w:pPr>
      <w:bookmarkStart w:id="48" w:name="_Toc473244968"/>
      <w:r>
        <w:rPr>
          <w:rFonts w:hint="eastAsia"/>
          <w:sz w:val="32"/>
        </w:rPr>
        <w:lastRenderedPageBreak/>
        <w:t>4.8</w:t>
      </w:r>
      <w:r w:rsidRPr="00E70589">
        <w:rPr>
          <w:rFonts w:hint="eastAsia"/>
          <w:sz w:val="32"/>
        </w:rPr>
        <w:t xml:space="preserve"> </w:t>
      </w:r>
      <w:r w:rsidRPr="00E70589">
        <w:rPr>
          <w:sz w:val="32"/>
        </w:rPr>
        <w:t xml:space="preserve">eNB </w:t>
      </w:r>
      <w:r>
        <w:rPr>
          <w:rFonts w:hint="eastAsia"/>
          <w:sz w:val="32"/>
        </w:rPr>
        <w:t>BCCH_PDU*</w:t>
      </w:r>
      <w:bookmarkEnd w:id="48"/>
    </w:p>
    <w:p w14:paraId="248D90C1" w14:textId="3A968AE0" w:rsidR="006B4537" w:rsidRDefault="00E70589" w:rsidP="00E70589">
      <w:r>
        <w:t>/*! \brief BCCH payload */</w:t>
      </w:r>
    </w:p>
    <w:p w14:paraId="51D7FAFD" w14:textId="77777777" w:rsidR="00E70589" w:rsidRDefault="00E70589" w:rsidP="00E70589">
      <w:r>
        <w:t>typedef struct {</w:t>
      </w:r>
    </w:p>
    <w:p w14:paraId="65C48DF4" w14:textId="77777777" w:rsidR="00E70589" w:rsidRDefault="00E70589" w:rsidP="00E70589">
      <w:r>
        <w:t xml:space="preserve">  uint8_t payload[BCCH_PAYLOAD_SIZE_MAX] ;</w:t>
      </w:r>
    </w:p>
    <w:p w14:paraId="087406B8" w14:textId="0A7DB449" w:rsidR="00A5721E" w:rsidRDefault="00E70589" w:rsidP="00E70589">
      <w:r>
        <w:t>} __att</w:t>
      </w:r>
      <w:r w:rsidR="00A5721E">
        <w:t>ribute__((__packed__))BCCH_PDU;</w:t>
      </w:r>
    </w:p>
    <w:p w14:paraId="2747C480" w14:textId="70B29BE9" w:rsidR="008B020E" w:rsidRDefault="008B020E" w:rsidP="008B020E">
      <w:pPr>
        <w:pStyle w:val="2"/>
        <w:rPr>
          <w:sz w:val="32"/>
        </w:rPr>
      </w:pPr>
      <w:bookmarkStart w:id="49" w:name="_Toc473244969"/>
      <w:r w:rsidRPr="008B020E">
        <w:rPr>
          <w:rFonts w:hint="eastAsia"/>
          <w:sz w:val="32"/>
        </w:rPr>
        <w:t xml:space="preserve">4.9 </w:t>
      </w:r>
      <w:r w:rsidRPr="008B020E">
        <w:rPr>
          <w:sz w:val="32"/>
        </w:rPr>
        <w:t>UE list</w:t>
      </w:r>
      <w:r w:rsidRPr="008B020E">
        <w:rPr>
          <w:rFonts w:hint="eastAsia"/>
          <w:sz w:val="32"/>
        </w:rPr>
        <w:t>*</w:t>
      </w:r>
      <w:bookmarkEnd w:id="49"/>
      <w:r w:rsidRPr="008B020E">
        <w:rPr>
          <w:sz w:val="32"/>
        </w:rPr>
        <w:t xml:space="preserve"> </w:t>
      </w:r>
    </w:p>
    <w:p w14:paraId="7F226E36" w14:textId="77777777" w:rsidR="00A5721E" w:rsidRDefault="00A5721E" w:rsidP="00A5721E">
      <w:r>
        <w:t xml:space="preserve">/*! \brief UE list used by eNB to order UEs/CC for scheduling*/ </w:t>
      </w:r>
    </w:p>
    <w:p w14:paraId="66EB0E0B" w14:textId="77777777" w:rsidR="00A5721E" w:rsidRDefault="00A5721E" w:rsidP="00A5721E">
      <w:r>
        <w:t>typedef struct {</w:t>
      </w:r>
    </w:p>
    <w:p w14:paraId="6286A2B9" w14:textId="77777777" w:rsidR="00A5721E" w:rsidRDefault="00A5721E" w:rsidP="00A5721E">
      <w:r>
        <w:t xml:space="preserve">  /// DLSCH pdu </w:t>
      </w:r>
    </w:p>
    <w:p w14:paraId="621D6E2B" w14:textId="77777777" w:rsidR="00A5721E" w:rsidRDefault="00A5721E" w:rsidP="00A5721E">
      <w:r>
        <w:t xml:space="preserve">  DLSCH_PDU DLSCH_pdu[MAX_NUM_CCs][2][NUMBER_OF_UE_MAX];</w:t>
      </w:r>
    </w:p>
    <w:p w14:paraId="1E185518" w14:textId="77777777" w:rsidR="00A5721E" w:rsidRDefault="00A5721E" w:rsidP="00A5721E">
      <w:r>
        <w:t xml:space="preserve">  /// DCI template and MAC connection parameters for UEs</w:t>
      </w:r>
    </w:p>
    <w:p w14:paraId="26853BA8" w14:textId="77777777" w:rsidR="00A5721E" w:rsidRDefault="00A5721E" w:rsidP="00A5721E">
      <w:r>
        <w:t xml:space="preserve">  UE_TEMPLATE UE_template[MAX_NUM_CCs][NUMBER_OF_UE_MAX];</w:t>
      </w:r>
    </w:p>
    <w:p w14:paraId="604E6FE0" w14:textId="77777777" w:rsidR="00A5721E" w:rsidRDefault="00A5721E" w:rsidP="00A5721E">
      <w:r>
        <w:t xml:space="preserve">  /// DCI template and MAC connection for RA processes</w:t>
      </w:r>
    </w:p>
    <w:p w14:paraId="3C26C808" w14:textId="77777777" w:rsidR="00A5721E" w:rsidRDefault="00A5721E" w:rsidP="00A5721E">
      <w:r>
        <w:t xml:space="preserve">  int pCC_id[NUMBER_OF_UE_MAX];</w:t>
      </w:r>
    </w:p>
    <w:p w14:paraId="36D4A4B6" w14:textId="77777777" w:rsidR="00A5721E" w:rsidRDefault="00A5721E" w:rsidP="00A5721E">
      <w:r>
        <w:t xml:space="preserve">  /// sorted downlink component carrier for the scheduler </w:t>
      </w:r>
    </w:p>
    <w:p w14:paraId="16BFB0BD" w14:textId="77777777" w:rsidR="00A5721E" w:rsidRDefault="00A5721E" w:rsidP="00A5721E">
      <w:r>
        <w:t xml:space="preserve">  int ordered_CCids[MAX_NUM_CCs][NUMBER_OF_UE_MAX];</w:t>
      </w:r>
    </w:p>
    <w:p w14:paraId="52EBF53C" w14:textId="77777777" w:rsidR="00A5721E" w:rsidRDefault="00A5721E" w:rsidP="00A5721E">
      <w:r>
        <w:t xml:space="preserve">  /// number of downlink active component carrier </w:t>
      </w:r>
    </w:p>
    <w:p w14:paraId="412BEFF0" w14:textId="77777777" w:rsidR="00A5721E" w:rsidRDefault="00A5721E" w:rsidP="00A5721E">
      <w:r>
        <w:t xml:space="preserve">  int numactiveCCs[NUMBER_OF_UE_MAX];</w:t>
      </w:r>
    </w:p>
    <w:p w14:paraId="4DA0AEAA" w14:textId="77777777" w:rsidR="00A5721E" w:rsidRDefault="00A5721E" w:rsidP="00A5721E">
      <w:r>
        <w:t xml:space="preserve">  /// sorted uplink component carrier for the scheduler </w:t>
      </w:r>
    </w:p>
    <w:p w14:paraId="28599FDA" w14:textId="77777777" w:rsidR="00A5721E" w:rsidRDefault="00A5721E" w:rsidP="00A5721E">
      <w:r>
        <w:t xml:space="preserve">  int ordered_ULCCids[MAX_NUM_CCs][NUMBER_OF_UE_MAX];</w:t>
      </w:r>
    </w:p>
    <w:p w14:paraId="11563DD9" w14:textId="77777777" w:rsidR="00A5721E" w:rsidRDefault="00A5721E" w:rsidP="00A5721E">
      <w:r>
        <w:t xml:space="preserve">  /// number of uplink active component carrier </w:t>
      </w:r>
    </w:p>
    <w:p w14:paraId="348F6488" w14:textId="77777777" w:rsidR="00A5721E" w:rsidRDefault="00A5721E" w:rsidP="00A5721E">
      <w:r>
        <w:t xml:space="preserve">  int numactiveULCCs[NUMBER_OF_UE_MAX];</w:t>
      </w:r>
    </w:p>
    <w:p w14:paraId="7C107FCF" w14:textId="77777777" w:rsidR="00A5721E" w:rsidRDefault="00A5721E" w:rsidP="00A5721E">
      <w:r>
        <w:t xml:space="preserve">  /// number of downlink active component carrier </w:t>
      </w:r>
    </w:p>
    <w:p w14:paraId="20041034" w14:textId="77777777" w:rsidR="00A5721E" w:rsidRDefault="00A5721E" w:rsidP="00A5721E">
      <w:r>
        <w:t xml:space="preserve">  uint8_t dl_CC_bitmap[NUMBER_OF_UE_MAX];</w:t>
      </w:r>
    </w:p>
    <w:p w14:paraId="56EE52DC" w14:textId="77777777" w:rsidR="00A5721E" w:rsidRDefault="00A5721E" w:rsidP="00A5721E">
      <w:r>
        <w:t xml:space="preserve">  /// eNB to UE statistics</w:t>
      </w:r>
    </w:p>
    <w:p w14:paraId="0FEDB610" w14:textId="77777777" w:rsidR="00A5721E" w:rsidRDefault="00A5721E" w:rsidP="00A5721E">
      <w:r>
        <w:t xml:space="preserve">  eNB_UE_STATS eNB_UE_stats[MAX_NUM_CCs][NUMBER_OF_UE_MAX];</w:t>
      </w:r>
    </w:p>
    <w:p w14:paraId="2D6E4C1F" w14:textId="77777777" w:rsidR="00A5721E" w:rsidRDefault="00A5721E" w:rsidP="00A5721E">
      <w:r>
        <w:t xml:space="preserve">  /// scheduling control info</w:t>
      </w:r>
    </w:p>
    <w:p w14:paraId="7B6AFF99" w14:textId="77777777" w:rsidR="00A5721E" w:rsidRDefault="00A5721E" w:rsidP="00A5721E">
      <w:r>
        <w:t xml:space="preserve">  UE_sched_ctrl UE_sched_ctrl[NUMBER_OF_UE_MAX];</w:t>
      </w:r>
    </w:p>
    <w:p w14:paraId="52DC9594" w14:textId="77777777" w:rsidR="00A5721E" w:rsidRDefault="00A5721E" w:rsidP="00A5721E"/>
    <w:p w14:paraId="7363387D" w14:textId="77777777" w:rsidR="00A5721E" w:rsidRDefault="00A5721E" w:rsidP="00A5721E">
      <w:r>
        <w:t xml:space="preserve">  int next[NUMBER_OF_UE_MAX];</w:t>
      </w:r>
    </w:p>
    <w:p w14:paraId="407AF890" w14:textId="77777777" w:rsidR="00A5721E" w:rsidRDefault="00A5721E" w:rsidP="00A5721E">
      <w:r>
        <w:t xml:space="preserve">  int head;</w:t>
      </w:r>
    </w:p>
    <w:p w14:paraId="489E8E8B" w14:textId="77777777" w:rsidR="00A5721E" w:rsidRDefault="00A5721E" w:rsidP="00A5721E">
      <w:r>
        <w:t xml:space="preserve">  int next_ul[NUMBER_OF_UE_MAX];</w:t>
      </w:r>
    </w:p>
    <w:p w14:paraId="05CF495C" w14:textId="77777777" w:rsidR="00A5721E" w:rsidRDefault="00A5721E" w:rsidP="00A5721E">
      <w:r>
        <w:t xml:space="preserve">  int head_ul;</w:t>
      </w:r>
    </w:p>
    <w:p w14:paraId="7C3E003F" w14:textId="77777777" w:rsidR="00A5721E" w:rsidRDefault="00A5721E" w:rsidP="00A5721E">
      <w:r>
        <w:t xml:space="preserve">  int avail;</w:t>
      </w:r>
    </w:p>
    <w:p w14:paraId="719C6912" w14:textId="77777777" w:rsidR="00A5721E" w:rsidRDefault="00A5721E" w:rsidP="00A5721E">
      <w:r>
        <w:lastRenderedPageBreak/>
        <w:t xml:space="preserve">  int num_UEs;</w:t>
      </w:r>
    </w:p>
    <w:p w14:paraId="1877BEDE" w14:textId="77777777" w:rsidR="00A5721E" w:rsidRDefault="00A5721E" w:rsidP="00A5721E">
      <w:r>
        <w:t xml:space="preserve">  boolean_t active[NUMBER_OF_UE_MAX];</w:t>
      </w:r>
    </w:p>
    <w:p w14:paraId="0F14265E" w14:textId="44E210B5" w:rsidR="00A5721E" w:rsidRDefault="00A5721E" w:rsidP="00A5721E">
      <w:r>
        <w:t>} UE_list_t;</w:t>
      </w:r>
    </w:p>
    <w:p w14:paraId="74598FD8" w14:textId="77777777" w:rsidR="000C6006" w:rsidRPr="008B020E" w:rsidRDefault="000C6006" w:rsidP="000C6006">
      <w:pPr>
        <w:pStyle w:val="2"/>
        <w:rPr>
          <w:sz w:val="32"/>
        </w:rPr>
      </w:pPr>
      <w:bookmarkStart w:id="50" w:name="_Toc473244970"/>
      <w:r>
        <w:rPr>
          <w:rFonts w:hint="eastAsia"/>
          <w:sz w:val="32"/>
        </w:rPr>
        <w:t>4.10</w:t>
      </w:r>
      <w:r>
        <w:rPr>
          <w:sz w:val="32"/>
        </w:rPr>
        <w:t xml:space="preserve"> </w:t>
      </w:r>
      <w:r w:rsidRPr="00654080">
        <w:rPr>
          <w:sz w:val="32"/>
        </w:rPr>
        <w:t>mac_rlc_status_resp_t</w:t>
      </w:r>
      <w:bookmarkEnd w:id="50"/>
      <w:r w:rsidRPr="008B020E">
        <w:rPr>
          <w:sz w:val="32"/>
        </w:rPr>
        <w:t xml:space="preserve"> </w:t>
      </w:r>
    </w:p>
    <w:p w14:paraId="2AF03BB8" w14:textId="77777777" w:rsidR="000C6006" w:rsidRDefault="000C6006" w:rsidP="000C6006">
      <w:r>
        <w:t>* \brief Primitive exchanged between RLC and MAC informing about the buffer occupancy of the RLC protocol instance.</w:t>
      </w:r>
    </w:p>
    <w:p w14:paraId="5D2FCB32" w14:textId="77777777" w:rsidR="000C6006" w:rsidRDefault="000C6006" w:rsidP="000C6006">
      <w:r>
        <w:t>*/</w:t>
      </w:r>
    </w:p>
    <w:p w14:paraId="0D9336B3" w14:textId="77777777" w:rsidR="000C6006" w:rsidRDefault="000C6006" w:rsidP="000C6006">
      <w:r>
        <w:t>typedef  struct {</w:t>
      </w:r>
    </w:p>
    <w:p w14:paraId="63A63C54" w14:textId="77777777" w:rsidR="000C6006" w:rsidRDefault="000C6006" w:rsidP="000C6006">
      <w:r>
        <w:t xml:space="preserve">  rlc_buffer_occupancy_t       bytes_in_buffer; /*!&lt; \brief Bytes buffered in RLC protocol instance. */</w:t>
      </w:r>
    </w:p>
    <w:p w14:paraId="7B655168" w14:textId="77777777" w:rsidR="000C6006" w:rsidRDefault="000C6006" w:rsidP="000C6006">
      <w:r>
        <w:t xml:space="preserve">  rlc_buffer_occupancy_t       pdus_in_buffer;  /*!&lt; \brief Number of PDUs buffered in RLC protocol instance (OBSOLETE). */</w:t>
      </w:r>
    </w:p>
    <w:p w14:paraId="78F0FC63" w14:textId="77777777" w:rsidR="000C6006" w:rsidRDefault="000C6006" w:rsidP="000C6006">
      <w:r>
        <w:t xml:space="preserve">  frame_t                      head_sdu_creation_time;           /*!&lt; \brief Head SDU creation time. */</w:t>
      </w:r>
    </w:p>
    <w:p w14:paraId="500F5AAC" w14:textId="77777777" w:rsidR="000C6006" w:rsidRDefault="000C6006" w:rsidP="000C6006">
      <w:r>
        <w:t xml:space="preserve">  sdu_size_t                   head_sdu_remaining_size_to_send;  /*!&lt; \brief remaining size of sdu: could be the total size or the remaining size of already segmented sdu */</w:t>
      </w:r>
    </w:p>
    <w:p w14:paraId="78166A4C" w14:textId="77777777" w:rsidR="000C6006" w:rsidRDefault="000C6006" w:rsidP="000C6006">
      <w:r>
        <w:t xml:space="preserve">  boolean_t                    head_sdu_is_segmented;     /*!&lt; \brief 0 if head SDU has not been segmented, 1 if already segmented */</w:t>
      </w:r>
    </w:p>
    <w:p w14:paraId="0EF8E271" w14:textId="77777777" w:rsidR="000C6006" w:rsidRDefault="000C6006" w:rsidP="000C6006">
      <w:r>
        <w:t>} mac_rlc_status_resp_t;</w:t>
      </w:r>
    </w:p>
    <w:p w14:paraId="7E068FBB" w14:textId="5674B61A" w:rsidR="0001661F" w:rsidRDefault="0001661F" w:rsidP="00A5721E"/>
    <w:p w14:paraId="632C26A4" w14:textId="2DEC61F6" w:rsidR="002F1241" w:rsidRPr="000C6006" w:rsidRDefault="002F1241" w:rsidP="002F1241">
      <w:pPr>
        <w:widowControl/>
      </w:pPr>
      <w:r>
        <w:br w:type="page"/>
      </w:r>
    </w:p>
    <w:p w14:paraId="134CC4EF" w14:textId="77777777" w:rsidR="001627DC" w:rsidRDefault="001627DC" w:rsidP="009E012C">
      <w:pPr>
        <w:pStyle w:val="1"/>
        <w:sectPr w:rsidR="001627D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16954A4" w14:textId="36C96599" w:rsidR="009E012C" w:rsidRPr="00DA3880" w:rsidRDefault="009E012C" w:rsidP="00E45E69">
      <w:pPr>
        <w:pStyle w:val="1"/>
        <w:numPr>
          <w:ilvl w:val="0"/>
          <w:numId w:val="11"/>
        </w:numPr>
      </w:pPr>
      <w:bookmarkStart w:id="51" w:name="_Toc473244971"/>
      <w:r>
        <w:lastRenderedPageBreak/>
        <w:t>Block</w:t>
      </w:r>
      <w:bookmarkEnd w:id="51"/>
    </w:p>
    <w:p w14:paraId="354F5FA7" w14:textId="38E90B68" w:rsidR="0001661F" w:rsidRDefault="00A26704" w:rsidP="00A267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 w:rsidR="0001661F" w:rsidRPr="004C2737">
        <w:t xml:space="preserve"> MAC Modules and Functionality</w:t>
      </w:r>
    </w:p>
    <w:tbl>
      <w:tblPr>
        <w:tblStyle w:val="a3"/>
        <w:tblW w:w="9776" w:type="dxa"/>
        <w:jc w:val="center"/>
        <w:tblLook w:val="04A0" w:firstRow="1" w:lastRow="0" w:firstColumn="1" w:lastColumn="0" w:noHBand="0" w:noVBand="1"/>
      </w:tblPr>
      <w:tblGrid>
        <w:gridCol w:w="2336"/>
        <w:gridCol w:w="3844"/>
        <w:gridCol w:w="3596"/>
      </w:tblGrid>
      <w:tr w:rsidR="009E012C" w:rsidRPr="00F040A6" w14:paraId="2FC1AF66" w14:textId="77777777" w:rsidTr="004F70C7">
        <w:trPr>
          <w:trHeight w:val="462"/>
          <w:jc w:val="center"/>
        </w:trPr>
        <w:tc>
          <w:tcPr>
            <w:tcW w:w="2336" w:type="dxa"/>
            <w:shd w:val="clear" w:color="auto" w:fill="D9D9D9" w:themeFill="background1" w:themeFillShade="D9"/>
          </w:tcPr>
          <w:p w14:paraId="1BFCFCB3" w14:textId="77777777" w:rsidR="009E012C" w:rsidRPr="00F040A6" w:rsidRDefault="009E012C" w:rsidP="007A6638">
            <w:pPr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Block</w:t>
            </w:r>
          </w:p>
        </w:tc>
        <w:tc>
          <w:tcPr>
            <w:tcW w:w="3844" w:type="dxa"/>
            <w:shd w:val="clear" w:color="auto" w:fill="D9D9D9" w:themeFill="background1" w:themeFillShade="D9"/>
          </w:tcPr>
          <w:p w14:paraId="537717D2" w14:textId="77777777" w:rsidR="009E012C" w:rsidRPr="00F040A6" w:rsidRDefault="009E012C" w:rsidP="007A6638">
            <w:pPr>
              <w:rPr>
                <w:rFonts w:cs="Times New Roman"/>
                <w:b/>
                <w:szCs w:val="24"/>
              </w:rPr>
            </w:pPr>
            <w:r w:rsidRPr="00F040A6">
              <w:rPr>
                <w:rFonts w:cs="Times New Roman"/>
                <w:b/>
                <w:bCs/>
                <w:szCs w:val="40"/>
              </w:rPr>
              <w:t>Description</w:t>
            </w:r>
          </w:p>
        </w:tc>
        <w:tc>
          <w:tcPr>
            <w:tcW w:w="3596" w:type="dxa"/>
            <w:shd w:val="clear" w:color="auto" w:fill="D9D9D9" w:themeFill="background1" w:themeFillShade="D9"/>
          </w:tcPr>
          <w:p w14:paraId="1AD9C75B" w14:textId="77777777" w:rsidR="009E012C" w:rsidRPr="00F040A6" w:rsidRDefault="009E012C" w:rsidP="007A6638">
            <w:pPr>
              <w:rPr>
                <w:rFonts w:cs="Times New Roman"/>
                <w:b/>
                <w:szCs w:val="24"/>
              </w:rPr>
            </w:pPr>
            <w:r w:rsidRPr="00F040A6">
              <w:rPr>
                <w:rFonts w:cs="Times New Roman"/>
                <w:b/>
                <w:bCs/>
                <w:szCs w:val="40"/>
              </w:rPr>
              <w:t>3GPP Specification</w:t>
            </w:r>
          </w:p>
        </w:tc>
      </w:tr>
      <w:tr w:rsidR="009E012C" w:rsidRPr="00F040A6" w14:paraId="2C437688" w14:textId="77777777" w:rsidTr="004F70C7">
        <w:trPr>
          <w:trHeight w:val="452"/>
          <w:jc w:val="center"/>
        </w:trPr>
        <w:tc>
          <w:tcPr>
            <w:tcW w:w="2336" w:type="dxa"/>
            <w:vAlign w:val="center"/>
          </w:tcPr>
          <w:p w14:paraId="34729E84" w14:textId="0E0A40DB" w:rsidR="009E012C" w:rsidRPr="00C27FCA" w:rsidRDefault="0083156D" w:rsidP="0083156D">
            <w:pPr>
              <w:widowControl/>
              <w:rPr>
                <w:rFonts w:cs="Times New Roman"/>
                <w:bCs/>
              </w:rPr>
            </w:pPr>
            <w:r>
              <w:rPr>
                <w:rFonts w:cs="Times New Roman"/>
                <w:color w:val="000000"/>
              </w:rPr>
              <w:t>Scheduling</w:t>
            </w:r>
          </w:p>
        </w:tc>
        <w:tc>
          <w:tcPr>
            <w:tcW w:w="3844" w:type="dxa"/>
          </w:tcPr>
          <w:p w14:paraId="2C380C37" w14:textId="48C3E344" w:rsidR="009E012C" w:rsidRPr="00F040A6" w:rsidRDefault="0083156D" w:rsidP="0083156D">
            <w:pPr>
              <w:rPr>
                <w:rFonts w:cs="Times New Roman"/>
                <w:color w:val="000000"/>
              </w:rPr>
            </w:pPr>
            <w:r>
              <w:rPr>
                <w:rFonts w:cs="Times New Roman" w:hint="eastAsia"/>
                <w:color w:val="000000"/>
              </w:rPr>
              <w:t>Schedule</w:t>
            </w:r>
            <w:r>
              <w:rPr>
                <w:rFonts w:cs="Times New Roman"/>
                <w:color w:val="000000"/>
              </w:rPr>
              <w:t xml:space="preserve"> message related random access(Msg2</w:t>
            </w:r>
            <w:r>
              <w:rPr>
                <w:rFonts w:cs="Times New Roman" w:hint="eastAsia"/>
                <w:color w:val="000000"/>
              </w:rPr>
              <w:t>、</w:t>
            </w:r>
            <w:r>
              <w:rPr>
                <w:rFonts w:cs="Times New Roman" w:hint="eastAsia"/>
                <w:color w:val="000000"/>
              </w:rPr>
              <w:t>M</w:t>
            </w:r>
            <w:r>
              <w:rPr>
                <w:rFonts w:cs="Times New Roman"/>
                <w:color w:val="000000"/>
              </w:rPr>
              <w:t>sg4)</w:t>
            </w:r>
            <w:r>
              <w:rPr>
                <w:rFonts w:cs="Times New Roman" w:hint="eastAsia"/>
                <w:color w:val="000000"/>
              </w:rPr>
              <w:t>、</w:t>
            </w:r>
            <w:r>
              <w:rPr>
                <w:rFonts w:cs="Times New Roman" w:hint="eastAsia"/>
                <w:color w:val="000000"/>
              </w:rPr>
              <w:t>DLSCH</w:t>
            </w:r>
            <w:r>
              <w:rPr>
                <w:rFonts w:cs="Times New Roman" w:hint="eastAsia"/>
                <w:color w:val="000000"/>
              </w:rPr>
              <w:t>、</w:t>
            </w:r>
            <w:r>
              <w:rPr>
                <w:rFonts w:cs="Times New Roman" w:hint="eastAsia"/>
                <w:color w:val="000000"/>
              </w:rPr>
              <w:t>ULSCH</w:t>
            </w:r>
            <w:r>
              <w:rPr>
                <w:rFonts w:cs="Times New Roman" w:hint="eastAsia"/>
                <w:color w:val="000000"/>
              </w:rPr>
              <w:t>。</w:t>
            </w:r>
          </w:p>
        </w:tc>
        <w:tc>
          <w:tcPr>
            <w:tcW w:w="3596" w:type="dxa"/>
            <w:vAlign w:val="center"/>
          </w:tcPr>
          <w:p w14:paraId="11A1E960" w14:textId="77777777" w:rsidR="0083156D" w:rsidRDefault="0083156D" w:rsidP="007A6638">
            <w:pPr>
              <w:rPr>
                <w:rFonts w:eastAsia="新細明體" w:cs="Times New Roman"/>
                <w:bCs/>
                <w:color w:val="000000"/>
                <w:szCs w:val="24"/>
              </w:rPr>
            </w:pPr>
            <w:r>
              <w:rPr>
                <w:rFonts w:eastAsia="新細明體" w:cs="Times New Roman"/>
                <w:bCs/>
                <w:color w:val="000000"/>
                <w:szCs w:val="24"/>
              </w:rPr>
              <w:t>5.3 D</w:t>
            </w:r>
            <w:r w:rsidRPr="00787BC8">
              <w:rPr>
                <w:rFonts w:eastAsia="新細明體" w:cs="Times New Roman"/>
                <w:bCs/>
                <w:color w:val="000000"/>
                <w:szCs w:val="24"/>
              </w:rPr>
              <w:t>L-SCH data tr</w:t>
            </w:r>
            <w:r>
              <w:rPr>
                <w:rFonts w:eastAsia="新細明體" w:cs="Times New Roman"/>
                <w:bCs/>
                <w:color w:val="000000"/>
                <w:szCs w:val="24"/>
              </w:rPr>
              <w:t>s</w:t>
            </w:r>
            <w:r w:rsidRPr="00787BC8">
              <w:rPr>
                <w:rFonts w:eastAsia="新細明體" w:cs="Times New Roman"/>
                <w:bCs/>
                <w:color w:val="000000"/>
                <w:szCs w:val="24"/>
              </w:rPr>
              <w:t>ansfer</w:t>
            </w:r>
          </w:p>
          <w:p w14:paraId="1D42F1D0" w14:textId="385435D4" w:rsidR="009E012C" w:rsidRPr="00F040A6" w:rsidRDefault="0083156D" w:rsidP="007A6638">
            <w:pPr>
              <w:rPr>
                <w:rFonts w:eastAsia="新細明體" w:cs="Times New Roman"/>
                <w:bCs/>
                <w:color w:val="000000"/>
                <w:szCs w:val="24"/>
              </w:rPr>
            </w:pPr>
            <w:r>
              <w:rPr>
                <w:rFonts w:eastAsia="新細明體" w:cs="Times New Roman"/>
                <w:bCs/>
                <w:color w:val="000000"/>
                <w:szCs w:val="24"/>
              </w:rPr>
              <w:t xml:space="preserve">5.4 </w:t>
            </w:r>
            <w:r w:rsidRPr="00787BC8">
              <w:rPr>
                <w:rFonts w:eastAsia="新細明體" w:cs="Times New Roman"/>
                <w:bCs/>
                <w:color w:val="000000"/>
                <w:szCs w:val="24"/>
              </w:rPr>
              <w:t>UL-SCH data transfer</w:t>
            </w:r>
          </w:p>
        </w:tc>
      </w:tr>
      <w:tr w:rsidR="009E012C" w:rsidRPr="00F040A6" w14:paraId="7A0D5085" w14:textId="77777777" w:rsidTr="004F70C7">
        <w:trPr>
          <w:trHeight w:val="452"/>
          <w:jc w:val="center"/>
        </w:trPr>
        <w:tc>
          <w:tcPr>
            <w:tcW w:w="2336" w:type="dxa"/>
            <w:vAlign w:val="center"/>
          </w:tcPr>
          <w:p w14:paraId="3326FB33" w14:textId="42D287A6" w:rsidR="009E012C" w:rsidRPr="00C27FCA" w:rsidRDefault="0083156D" w:rsidP="007A6638">
            <w:pPr>
              <w:widowControl/>
              <w:rPr>
                <w:rFonts w:cs="Times New Roman"/>
              </w:rPr>
            </w:pPr>
            <w:r>
              <w:rPr>
                <w:rFonts w:cs="Times New Roman"/>
              </w:rPr>
              <w:t>Random_Access</w:t>
            </w:r>
          </w:p>
        </w:tc>
        <w:tc>
          <w:tcPr>
            <w:tcW w:w="3844" w:type="dxa"/>
          </w:tcPr>
          <w:p w14:paraId="797FAB6A" w14:textId="1E088788" w:rsidR="004F70C7" w:rsidRPr="00F040A6" w:rsidRDefault="0083156D" w:rsidP="0083156D">
            <w:pPr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Process about </w:t>
            </w:r>
            <w:r>
              <w:rPr>
                <w:rFonts w:cs="Times New Roman" w:hint="eastAsia"/>
                <w:color w:val="000000"/>
              </w:rPr>
              <w:t xml:space="preserve">Msg1 and </w:t>
            </w:r>
            <w:r>
              <w:rPr>
                <w:rFonts w:cs="Times New Roman"/>
                <w:color w:val="000000"/>
              </w:rPr>
              <w:t>Msg</w:t>
            </w:r>
            <w:r>
              <w:rPr>
                <w:rFonts w:cs="Times New Roman" w:hint="eastAsia"/>
                <w:color w:val="000000"/>
              </w:rPr>
              <w:t>2</w:t>
            </w:r>
            <w:r>
              <w:rPr>
                <w:rFonts w:cs="Times New Roman"/>
                <w:color w:val="000000"/>
              </w:rPr>
              <w:t xml:space="preserve"> Generation</w:t>
            </w:r>
          </w:p>
        </w:tc>
        <w:tc>
          <w:tcPr>
            <w:tcW w:w="3596" w:type="dxa"/>
            <w:vAlign w:val="center"/>
          </w:tcPr>
          <w:p w14:paraId="31E0042F" w14:textId="56410B3B" w:rsidR="009E012C" w:rsidRPr="00F040A6" w:rsidRDefault="0083156D" w:rsidP="007A6638">
            <w:pPr>
              <w:rPr>
                <w:rFonts w:eastAsia="新細明體" w:cs="Times New Roman"/>
                <w:bCs/>
                <w:color w:val="000000"/>
                <w:szCs w:val="24"/>
              </w:rPr>
            </w:pPr>
            <w:r>
              <w:rPr>
                <w:rFonts w:cs="Times New Roman" w:hint="eastAsia"/>
                <w:bCs/>
                <w:color w:val="000000"/>
              </w:rPr>
              <w:t xml:space="preserve">5.1 </w:t>
            </w:r>
            <w:r w:rsidRPr="00787BC8">
              <w:rPr>
                <w:rFonts w:cs="Times New Roman"/>
                <w:bCs/>
                <w:color w:val="000000"/>
              </w:rPr>
              <w:t>Random Access procedure</w:t>
            </w:r>
            <w:r>
              <w:rPr>
                <w:rFonts w:eastAsia="新細明體" w:cs="Times New Roman"/>
                <w:bCs/>
                <w:color w:val="000000"/>
                <w:szCs w:val="24"/>
              </w:rPr>
              <w:t xml:space="preserve"> </w:t>
            </w:r>
          </w:p>
        </w:tc>
      </w:tr>
      <w:tr w:rsidR="009E012C" w:rsidRPr="00F040A6" w14:paraId="1C718610" w14:textId="77777777" w:rsidTr="004F70C7">
        <w:trPr>
          <w:trHeight w:val="452"/>
          <w:jc w:val="center"/>
        </w:trPr>
        <w:tc>
          <w:tcPr>
            <w:tcW w:w="2336" w:type="dxa"/>
            <w:vAlign w:val="center"/>
          </w:tcPr>
          <w:p w14:paraId="6BD6E929" w14:textId="327FE7BF" w:rsidR="009E012C" w:rsidRPr="00C27FCA" w:rsidRDefault="0083156D" w:rsidP="007A6638">
            <w:pPr>
              <w:widowControl/>
              <w:rPr>
                <w:rFonts w:cs="Times New Roman"/>
                <w:bCs/>
              </w:rPr>
            </w:pPr>
            <w:r>
              <w:rPr>
                <w:rFonts w:cs="Times New Roman"/>
              </w:rPr>
              <w:t>PHY_Config</w:t>
            </w:r>
          </w:p>
        </w:tc>
        <w:tc>
          <w:tcPr>
            <w:tcW w:w="3844" w:type="dxa"/>
          </w:tcPr>
          <w:p w14:paraId="282BEC56" w14:textId="77777777" w:rsidR="0083156D" w:rsidRDefault="0083156D" w:rsidP="0083156D">
            <w:pPr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B</w:t>
            </w:r>
            <w:r w:rsidRPr="00E1141A">
              <w:rPr>
                <w:rFonts w:cs="Times New Roman"/>
                <w:color w:val="000000"/>
              </w:rPr>
              <w:t xml:space="preserve">rief RRC Configuration primitive for PHY/MAC. Allows </w:t>
            </w:r>
            <w:r>
              <w:rPr>
                <w:rFonts w:cs="Times New Roman"/>
                <w:color w:val="000000"/>
              </w:rPr>
              <w:t>c</w:t>
            </w:r>
            <w:r w:rsidRPr="00E1141A">
              <w:rPr>
                <w:rFonts w:cs="Times New Roman"/>
                <w:color w:val="000000"/>
              </w:rPr>
              <w:t>onfiguration of PHY/MAC resources based on System Information (SI), RRC</w:t>
            </w:r>
            <w:r>
              <w:rPr>
                <w:rFonts w:cs="Times New Roman"/>
                <w:color w:val="000000"/>
              </w:rPr>
              <w:t xml:space="preserve"> </w:t>
            </w:r>
            <w:r w:rsidRPr="00E1141A">
              <w:rPr>
                <w:rFonts w:cs="Times New Roman"/>
                <w:color w:val="000000"/>
              </w:rPr>
              <w:t>Connection</w:t>
            </w:r>
            <w:r>
              <w:rPr>
                <w:rFonts w:cs="Times New Roman"/>
                <w:color w:val="000000"/>
              </w:rPr>
              <w:t xml:space="preserve"> </w:t>
            </w:r>
            <w:r w:rsidRPr="00E1141A">
              <w:rPr>
                <w:rFonts w:cs="Times New Roman"/>
                <w:color w:val="000000"/>
              </w:rPr>
              <w:t>Setup and</w:t>
            </w:r>
            <w:r>
              <w:rPr>
                <w:rFonts w:cs="Times New Roman"/>
                <w:color w:val="000000"/>
              </w:rPr>
              <w:t xml:space="preserve"> </w:t>
            </w:r>
            <w:r w:rsidRPr="00E1141A">
              <w:rPr>
                <w:rFonts w:cs="Times New Roman"/>
                <w:color w:val="000000"/>
              </w:rPr>
              <w:t>RRC</w:t>
            </w:r>
            <w:r>
              <w:rPr>
                <w:rFonts w:cs="Times New Roman"/>
                <w:color w:val="000000"/>
              </w:rPr>
              <w:t xml:space="preserve"> </w:t>
            </w:r>
            <w:r w:rsidRPr="00E1141A">
              <w:rPr>
                <w:rFonts w:cs="Times New Roman"/>
                <w:color w:val="000000"/>
              </w:rPr>
              <w:t>Connection</w:t>
            </w:r>
            <w:r>
              <w:rPr>
                <w:rFonts w:cs="Times New Roman"/>
                <w:color w:val="000000"/>
              </w:rPr>
              <w:t xml:space="preserve"> </w:t>
            </w:r>
            <w:r w:rsidRPr="00E1141A">
              <w:rPr>
                <w:rFonts w:cs="Times New Roman"/>
                <w:color w:val="000000"/>
              </w:rPr>
              <w:t>Reconfiguration messages.</w:t>
            </w:r>
          </w:p>
          <w:p w14:paraId="2EBBCAFF" w14:textId="3816799B" w:rsidR="004F70C7" w:rsidRPr="00F040A6" w:rsidRDefault="0083156D" w:rsidP="0083156D">
            <w:pPr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…..</w:t>
            </w:r>
          </w:p>
        </w:tc>
        <w:tc>
          <w:tcPr>
            <w:tcW w:w="3596" w:type="dxa"/>
            <w:vAlign w:val="center"/>
          </w:tcPr>
          <w:p w14:paraId="27369B45" w14:textId="46B7894F" w:rsidR="0083156D" w:rsidRDefault="0083156D" w:rsidP="0083156D">
            <w:pPr>
              <w:rPr>
                <w:rFonts w:cs="Times New Roman"/>
                <w:bCs/>
                <w:color w:val="000000"/>
              </w:rPr>
            </w:pPr>
            <w:r w:rsidRPr="00787BC8">
              <w:rPr>
                <w:rFonts w:cs="Times New Roman" w:hint="eastAsia"/>
                <w:bCs/>
                <w:color w:val="000000"/>
              </w:rPr>
              <w:t xml:space="preserve">5.8 </w:t>
            </w:r>
            <w:r w:rsidRPr="00787BC8">
              <w:rPr>
                <w:rFonts w:cs="Times New Roman"/>
                <w:bCs/>
                <w:color w:val="000000"/>
              </w:rPr>
              <w:t>MAC reconfiguration</w:t>
            </w:r>
          </w:p>
          <w:p w14:paraId="75677146" w14:textId="767BD6B9" w:rsidR="009E012C" w:rsidRPr="00F040A6" w:rsidRDefault="0083156D" w:rsidP="00A53350">
            <w:pPr>
              <w:rPr>
                <w:rFonts w:eastAsia="新細明體" w:cs="Times New Roman"/>
                <w:bCs/>
                <w:color w:val="000000"/>
                <w:szCs w:val="24"/>
              </w:rPr>
            </w:pPr>
            <w:r>
              <w:rPr>
                <w:rFonts w:cs="Times New Roman"/>
                <w:bCs/>
                <w:color w:val="000000"/>
              </w:rPr>
              <w:t>RRC Configuration</w:t>
            </w:r>
          </w:p>
        </w:tc>
      </w:tr>
      <w:tr w:rsidR="009E012C" w:rsidRPr="00F040A6" w14:paraId="36BA3C7D" w14:textId="77777777" w:rsidTr="004F70C7">
        <w:trPr>
          <w:trHeight w:val="462"/>
          <w:jc w:val="center"/>
        </w:trPr>
        <w:tc>
          <w:tcPr>
            <w:tcW w:w="2336" w:type="dxa"/>
            <w:vAlign w:val="center"/>
          </w:tcPr>
          <w:p w14:paraId="3D48026D" w14:textId="683AF053" w:rsidR="009E012C" w:rsidRPr="00C27FCA" w:rsidRDefault="0083156D" w:rsidP="007A6638">
            <w:pPr>
              <w:widowControl/>
              <w:rPr>
                <w:rFonts w:cs="Times New Roman"/>
                <w:bCs/>
              </w:rPr>
            </w:pPr>
            <w:r>
              <w:rPr>
                <w:rFonts w:cs="Times New Roman"/>
              </w:rPr>
              <w:t>Events</w:t>
            </w:r>
          </w:p>
        </w:tc>
        <w:tc>
          <w:tcPr>
            <w:tcW w:w="3844" w:type="dxa"/>
          </w:tcPr>
          <w:p w14:paraId="0E91EE76" w14:textId="1392857A" w:rsidR="004F70C7" w:rsidRPr="00F040A6" w:rsidRDefault="00A53350" w:rsidP="007A6638">
            <w:pPr>
              <w:rPr>
                <w:rFonts w:cs="Times New Roman"/>
                <w:color w:val="000000"/>
              </w:rPr>
            </w:pPr>
            <w:r>
              <w:rPr>
                <w:rFonts w:cs="Times New Roman" w:hint="eastAsia"/>
                <w:color w:val="000000"/>
              </w:rPr>
              <w:t>Sche</w:t>
            </w:r>
            <w:r>
              <w:rPr>
                <w:rFonts w:cs="Times New Roman"/>
                <w:color w:val="000000"/>
              </w:rPr>
              <w:t>duling Request</w:t>
            </w:r>
          </w:p>
        </w:tc>
        <w:tc>
          <w:tcPr>
            <w:tcW w:w="3596" w:type="dxa"/>
            <w:vAlign w:val="center"/>
          </w:tcPr>
          <w:p w14:paraId="0F75D6B3" w14:textId="75A47B5E" w:rsidR="009E012C" w:rsidRPr="00F040A6" w:rsidRDefault="00A53350" w:rsidP="007A6638">
            <w:pPr>
              <w:rPr>
                <w:rFonts w:eastAsia="新細明體" w:cs="Times New Roman"/>
                <w:bCs/>
                <w:color w:val="000000"/>
                <w:szCs w:val="24"/>
              </w:rPr>
            </w:pPr>
            <w:r>
              <w:rPr>
                <w:rFonts w:eastAsia="新細明體" w:cs="Times New Roman"/>
                <w:bCs/>
                <w:color w:val="000000"/>
                <w:szCs w:val="24"/>
              </w:rPr>
              <w:t xml:space="preserve">5.4 </w:t>
            </w:r>
            <w:r w:rsidRPr="00787BC8">
              <w:rPr>
                <w:rFonts w:eastAsia="新細明體" w:cs="Times New Roman"/>
                <w:bCs/>
                <w:color w:val="000000"/>
                <w:szCs w:val="24"/>
              </w:rPr>
              <w:t>UL-SCH data transfer</w:t>
            </w:r>
          </w:p>
        </w:tc>
      </w:tr>
    </w:tbl>
    <w:p w14:paraId="4D053851" w14:textId="77777777" w:rsidR="009E012C" w:rsidRDefault="009E012C" w:rsidP="009E012C">
      <w:pPr>
        <w:jc w:val="center"/>
        <w:rPr>
          <w:rFonts w:cs="Times New Roman"/>
          <w:szCs w:val="40"/>
        </w:rPr>
      </w:pPr>
    </w:p>
    <w:p w14:paraId="5C4E5437" w14:textId="77777777" w:rsidR="009E012C" w:rsidRDefault="009E012C" w:rsidP="009E012C">
      <w:pPr>
        <w:jc w:val="center"/>
        <w:rPr>
          <w:rFonts w:cs="Times New Roman"/>
          <w:szCs w:val="40"/>
        </w:rPr>
      </w:pPr>
    </w:p>
    <w:p w14:paraId="4401A530" w14:textId="77777777" w:rsidR="009E012C" w:rsidRDefault="009E012C" w:rsidP="009E012C">
      <w:pPr>
        <w:jc w:val="center"/>
        <w:rPr>
          <w:rFonts w:cs="Times New Roman"/>
          <w:szCs w:val="40"/>
        </w:rPr>
      </w:pPr>
    </w:p>
    <w:p w14:paraId="0E2AE8CC" w14:textId="77777777" w:rsidR="009E012C" w:rsidRDefault="009E012C" w:rsidP="009E012C">
      <w:pPr>
        <w:jc w:val="center"/>
        <w:rPr>
          <w:rFonts w:cs="Times New Roman"/>
          <w:szCs w:val="40"/>
        </w:rPr>
      </w:pPr>
    </w:p>
    <w:p w14:paraId="115A9EEA" w14:textId="3D3AF526" w:rsidR="003057CF" w:rsidRDefault="003057CF" w:rsidP="00F23E4B">
      <w:pPr>
        <w:jc w:val="center"/>
        <w:rPr>
          <w:rFonts w:cs="Times New Roman"/>
          <w:szCs w:val="40"/>
        </w:rPr>
      </w:pPr>
    </w:p>
    <w:p w14:paraId="19DB76B1" w14:textId="62F8E394" w:rsidR="009E012C" w:rsidRDefault="009E012C" w:rsidP="00F23E4B">
      <w:pPr>
        <w:jc w:val="center"/>
        <w:rPr>
          <w:rFonts w:cs="Times New Roman"/>
          <w:szCs w:val="40"/>
        </w:rPr>
      </w:pPr>
    </w:p>
    <w:p w14:paraId="013F91A4" w14:textId="4952679F" w:rsidR="009E012C" w:rsidRDefault="009E012C" w:rsidP="00F23E4B">
      <w:pPr>
        <w:jc w:val="center"/>
        <w:rPr>
          <w:rFonts w:cs="Times New Roman"/>
          <w:szCs w:val="40"/>
        </w:rPr>
      </w:pPr>
    </w:p>
    <w:p w14:paraId="795E141A" w14:textId="570E5D0C" w:rsidR="009E012C" w:rsidRDefault="009E012C" w:rsidP="00F23E4B">
      <w:pPr>
        <w:jc w:val="center"/>
        <w:rPr>
          <w:rFonts w:cs="Times New Roman"/>
          <w:szCs w:val="40"/>
        </w:rPr>
      </w:pPr>
    </w:p>
    <w:p w14:paraId="5D147F02" w14:textId="489B6DFD" w:rsidR="002C1FF8" w:rsidRDefault="002C1FF8" w:rsidP="00F23E4B">
      <w:pPr>
        <w:jc w:val="center"/>
        <w:rPr>
          <w:rFonts w:cs="Times New Roman"/>
          <w:szCs w:val="40"/>
        </w:rPr>
      </w:pPr>
    </w:p>
    <w:p w14:paraId="0DD7679E" w14:textId="0F7C9F81" w:rsidR="002C1FF8" w:rsidRDefault="002C1FF8" w:rsidP="00F23E4B">
      <w:pPr>
        <w:jc w:val="center"/>
        <w:rPr>
          <w:rFonts w:cs="Times New Roman"/>
          <w:szCs w:val="40"/>
        </w:rPr>
      </w:pPr>
    </w:p>
    <w:p w14:paraId="3AFFD515" w14:textId="7CEE5FC2" w:rsidR="002C1FF8" w:rsidRDefault="002C1FF8" w:rsidP="00F23E4B">
      <w:pPr>
        <w:jc w:val="center"/>
        <w:rPr>
          <w:rFonts w:cs="Times New Roman"/>
          <w:szCs w:val="40"/>
        </w:rPr>
      </w:pPr>
    </w:p>
    <w:p w14:paraId="73D3D842" w14:textId="08B7F5EA" w:rsidR="00251E55" w:rsidRDefault="003057CF" w:rsidP="00DA3880">
      <w:pPr>
        <w:pStyle w:val="2"/>
        <w:rPr>
          <w:rFonts w:cs="Times New Roman"/>
          <w:color w:val="000000"/>
        </w:rPr>
      </w:pPr>
      <w:bookmarkStart w:id="52" w:name="_Toc473244972"/>
      <w:r>
        <w:lastRenderedPageBreak/>
        <w:t>5</w:t>
      </w:r>
      <w:r w:rsidR="007C3F19" w:rsidRPr="00DA3880">
        <w:t xml:space="preserve">.1 </w:t>
      </w:r>
      <w:r w:rsidR="00700AFD">
        <w:rPr>
          <w:rFonts w:cs="Times New Roman"/>
          <w:color w:val="000000"/>
        </w:rPr>
        <w:t>Scheduling</w:t>
      </w:r>
      <w:bookmarkEnd w:id="52"/>
    </w:p>
    <w:p w14:paraId="1A1EF199" w14:textId="50CA375E" w:rsidR="003057CF" w:rsidRDefault="003057CF" w:rsidP="003057CF">
      <w:pPr>
        <w:pStyle w:val="3"/>
      </w:pPr>
      <w:bookmarkStart w:id="53" w:name="_Toc473244973"/>
      <w:r>
        <w:t>5</w:t>
      </w:r>
      <w:r>
        <w:rPr>
          <w:rFonts w:hint="eastAsia"/>
        </w:rPr>
        <w:t>.1.1</w:t>
      </w:r>
      <w:r>
        <w:t xml:space="preserve"> Introduction</w:t>
      </w:r>
      <w:bookmarkEnd w:id="53"/>
    </w:p>
    <w:p w14:paraId="3EA43BAB" w14:textId="711E704D" w:rsidR="003057CF" w:rsidRDefault="0013653C" w:rsidP="007C0B2E">
      <w:pPr>
        <w:jc w:val="center"/>
      </w:pPr>
      <w:r>
        <w:rPr>
          <w:noProof/>
        </w:rPr>
        <w:drawing>
          <wp:inline distT="0" distB="0" distL="0" distR="0" wp14:anchorId="06338406" wp14:editId="26D68F95">
            <wp:extent cx="5695950" cy="6931961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57" cy="69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F649" w14:textId="59BE50D5" w:rsidR="00BF5188" w:rsidRDefault="00A91609" w:rsidP="00A91609">
      <w:pPr>
        <w:pStyle w:val="Figure"/>
        <w:rPr>
          <w:color w:val="000000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t xml:space="preserve"> </w:t>
      </w:r>
      <w:r w:rsidR="00BF5188">
        <w:t xml:space="preserve">Block level of </w:t>
      </w:r>
      <w:r w:rsidR="00B121B6">
        <w:rPr>
          <w:color w:val="000000"/>
        </w:rPr>
        <w:t>Scheduling</w:t>
      </w:r>
    </w:p>
    <w:p w14:paraId="72E80F90" w14:textId="77777777" w:rsidR="00A91609" w:rsidRDefault="00A91609" w:rsidP="00A91609">
      <w:pPr>
        <w:pStyle w:val="Figure"/>
        <w:rPr>
          <w:color w:val="000000"/>
        </w:rPr>
      </w:pPr>
    </w:p>
    <w:p w14:paraId="3A28AFD8" w14:textId="7D17EA9B" w:rsidR="00F90F39" w:rsidRDefault="00A91609" w:rsidP="00A9160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>
        <w:t xml:space="preserve"> </w:t>
      </w:r>
      <w:r w:rsidR="00F90F39">
        <w:t>Block level of</w:t>
      </w:r>
      <w:r w:rsidR="0001661F">
        <w:t xml:space="preserve"> Scheduling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2977"/>
        <w:gridCol w:w="3119"/>
      </w:tblGrid>
      <w:tr w:rsidR="00BF5188" w:rsidRPr="000A00EB" w14:paraId="0DC7CDCB" w14:textId="77777777" w:rsidTr="0083156D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14:paraId="27F4724E" w14:textId="77777777" w:rsidR="00BF5188" w:rsidRPr="000A00EB" w:rsidRDefault="00BF5188" w:rsidP="00BF5188">
            <w:pPr>
              <w:rPr>
                <w:rFonts w:cs="Times New Roman"/>
                <w:b/>
              </w:rPr>
            </w:pPr>
            <w:r w:rsidRPr="000A00EB">
              <w:rPr>
                <w:rFonts w:cs="Times New Roman" w:hint="eastAsia"/>
                <w:b/>
              </w:rPr>
              <w:t>Process Name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67D1EA48" w14:textId="77777777" w:rsidR="00BF5188" w:rsidRPr="000A00EB" w:rsidRDefault="00BF5188" w:rsidP="00BF5188">
            <w:pPr>
              <w:rPr>
                <w:rFonts w:cs="Times New Roman"/>
                <w:b/>
              </w:rPr>
            </w:pPr>
            <w:r w:rsidRPr="000A00EB">
              <w:rPr>
                <w:rFonts w:cs="Times New Roman" w:hint="eastAsia"/>
                <w:b/>
              </w:rPr>
              <w:t>Description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7B15C516" w14:textId="77777777" w:rsidR="00BF5188" w:rsidRPr="000A00EB" w:rsidRDefault="00BF5188" w:rsidP="00BF518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File Name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0D36E3A4" w14:textId="77777777" w:rsidR="00BF5188" w:rsidRDefault="00BF5188" w:rsidP="00BF5188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Fu</w:t>
            </w:r>
            <w:r>
              <w:rPr>
                <w:rFonts w:cs="Times New Roman"/>
                <w:b/>
              </w:rPr>
              <w:t>nction Name</w:t>
            </w:r>
          </w:p>
        </w:tc>
      </w:tr>
      <w:tr w:rsidR="007D1BE4" w14:paraId="6E401251" w14:textId="77777777" w:rsidTr="0083156D">
        <w:trPr>
          <w:trHeight w:val="464"/>
          <w:jc w:val="center"/>
        </w:trPr>
        <w:tc>
          <w:tcPr>
            <w:tcW w:w="1980" w:type="dxa"/>
          </w:tcPr>
          <w:p w14:paraId="452E9599" w14:textId="7AF967C6" w:rsidR="007D1BE4" w:rsidRDefault="007D1BE4" w:rsidP="00692D85">
            <w:pPr>
              <w:rPr>
                <w:rFonts w:cs="Times New Roman"/>
              </w:rPr>
            </w:pPr>
            <w:r>
              <w:rPr>
                <w:rFonts w:cs="Times New Roman"/>
              </w:rPr>
              <w:t>Scheduler</w:t>
            </w:r>
          </w:p>
        </w:tc>
        <w:tc>
          <w:tcPr>
            <w:tcW w:w="2551" w:type="dxa"/>
          </w:tcPr>
          <w:p w14:paraId="272DF8E8" w14:textId="09B6A8F7" w:rsidR="007D1BE4" w:rsidRDefault="0083156D" w:rsidP="00253F67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Invoke dlsch/ulsch scheduling procedure for new subframe</w:t>
            </w:r>
          </w:p>
        </w:tc>
        <w:tc>
          <w:tcPr>
            <w:tcW w:w="2977" w:type="dxa"/>
          </w:tcPr>
          <w:p w14:paraId="29B2AC75" w14:textId="351FFFE2" w:rsidR="007D1BE4" w:rsidRDefault="00692D85" w:rsidP="00253F67">
            <w:pPr>
              <w:rPr>
                <w:rFonts w:cs="Times New Roman"/>
              </w:rPr>
            </w:pPr>
            <w:r>
              <w:rPr>
                <w:rFonts w:cs="Times New Roman"/>
              </w:rPr>
              <w:t>eNB_scheduler.c</w:t>
            </w:r>
          </w:p>
        </w:tc>
        <w:tc>
          <w:tcPr>
            <w:tcW w:w="3119" w:type="dxa"/>
          </w:tcPr>
          <w:p w14:paraId="468EC59E" w14:textId="4CC6C2A9" w:rsidR="007D1BE4" w:rsidRPr="008D7426" w:rsidRDefault="00692D85" w:rsidP="00253F67">
            <w:pPr>
              <w:rPr>
                <w:rFonts w:cs="Times New Roman"/>
              </w:rPr>
            </w:pPr>
            <w:r>
              <w:rPr>
                <w:rFonts w:cs="Times New Roman"/>
              </w:rPr>
              <w:t>eNB_dlsch_ulsch_scheduler</w:t>
            </w:r>
          </w:p>
        </w:tc>
      </w:tr>
      <w:tr w:rsidR="00253F67" w14:paraId="5B97F59B" w14:textId="77777777" w:rsidTr="0083156D">
        <w:trPr>
          <w:trHeight w:val="1329"/>
          <w:jc w:val="center"/>
        </w:trPr>
        <w:tc>
          <w:tcPr>
            <w:tcW w:w="1980" w:type="dxa"/>
          </w:tcPr>
          <w:p w14:paraId="78825340" w14:textId="483AD377" w:rsidR="00253F67" w:rsidRDefault="00692D85" w:rsidP="00253F67">
            <w:pPr>
              <w:rPr>
                <w:rFonts w:cs="Times New Roman"/>
              </w:rPr>
            </w:pPr>
            <w:r>
              <w:rPr>
                <w:rFonts w:cs="Times New Roman"/>
              </w:rPr>
              <w:t>rx_sdu</w:t>
            </w:r>
          </w:p>
        </w:tc>
        <w:tc>
          <w:tcPr>
            <w:tcW w:w="2551" w:type="dxa"/>
          </w:tcPr>
          <w:p w14:paraId="3AC0AF9E" w14:textId="00D4295D" w:rsidR="00253F67" w:rsidRDefault="0083156D" w:rsidP="00253F67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Send ULSCH sdu to MAC for given rnti</w:t>
            </w:r>
          </w:p>
        </w:tc>
        <w:tc>
          <w:tcPr>
            <w:tcW w:w="2977" w:type="dxa"/>
          </w:tcPr>
          <w:p w14:paraId="0D1E137F" w14:textId="7259F6D2" w:rsidR="00253F67" w:rsidRDefault="00253F67" w:rsidP="00253F67">
            <w:pPr>
              <w:rPr>
                <w:rFonts w:cs="Times New Roman"/>
              </w:rPr>
            </w:pPr>
            <w:commentRangeStart w:id="54"/>
            <w:r>
              <w:rPr>
                <w:rFonts w:cs="Times New Roman"/>
              </w:rPr>
              <w:t>Defs.h</w:t>
            </w:r>
            <w:commentRangeEnd w:id="54"/>
            <w:r w:rsidR="009629BC">
              <w:rPr>
                <w:rStyle w:val="ad"/>
              </w:rPr>
              <w:commentReference w:id="54"/>
            </w:r>
          </w:p>
        </w:tc>
        <w:tc>
          <w:tcPr>
            <w:tcW w:w="3119" w:type="dxa"/>
          </w:tcPr>
          <w:p w14:paraId="55DEB378" w14:textId="0D580145" w:rsidR="00253F67" w:rsidRDefault="0083156D" w:rsidP="00253F67">
            <w:pPr>
              <w:rPr>
                <w:rFonts w:cs="Times New Roman"/>
              </w:rPr>
            </w:pPr>
            <w:r>
              <w:rPr>
                <w:rFonts w:cs="Times New Roman"/>
              </w:rPr>
              <w:t>rx_sdu</w:t>
            </w:r>
          </w:p>
        </w:tc>
      </w:tr>
      <w:tr w:rsidR="0083156D" w14:paraId="529F56A4" w14:textId="77777777" w:rsidTr="0083156D">
        <w:trPr>
          <w:trHeight w:val="603"/>
          <w:jc w:val="center"/>
        </w:trPr>
        <w:tc>
          <w:tcPr>
            <w:tcW w:w="1980" w:type="dxa"/>
          </w:tcPr>
          <w:p w14:paraId="7B9B5824" w14:textId="72953FC8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get_dlsch_sdu</w:t>
            </w:r>
          </w:p>
        </w:tc>
        <w:tc>
          <w:tcPr>
            <w:tcW w:w="2551" w:type="dxa"/>
          </w:tcPr>
          <w:p w14:paraId="119150FF" w14:textId="21BC1560" w:rsid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 DLSCH sdu for particular RNTI and Transport block index</w:t>
            </w:r>
          </w:p>
        </w:tc>
        <w:tc>
          <w:tcPr>
            <w:tcW w:w="2977" w:type="dxa"/>
          </w:tcPr>
          <w:p w14:paraId="0EDCFA1E" w14:textId="144881B6" w:rsidR="0083156D" w:rsidRPr="002A3C6C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eNB_scheduler_dlsch.c</w:t>
            </w:r>
          </w:p>
        </w:tc>
        <w:tc>
          <w:tcPr>
            <w:tcW w:w="3119" w:type="dxa"/>
          </w:tcPr>
          <w:p w14:paraId="4E73FC35" w14:textId="079A7D25" w:rsidR="0083156D" w:rsidRPr="009702D1" w:rsidRDefault="0083156D" w:rsidP="0083156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</w:rPr>
              <w:t>get_dlsch_sdu</w:t>
            </w:r>
          </w:p>
        </w:tc>
      </w:tr>
      <w:tr w:rsidR="0083156D" w14:paraId="56B736C1" w14:textId="77777777" w:rsidTr="0083156D">
        <w:trPr>
          <w:trHeight w:val="603"/>
          <w:jc w:val="center"/>
        </w:trPr>
        <w:tc>
          <w:tcPr>
            <w:tcW w:w="1980" w:type="dxa"/>
          </w:tcPr>
          <w:p w14:paraId="62465241" w14:textId="5F0A6739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get_dci_sdu</w:t>
            </w:r>
          </w:p>
        </w:tc>
        <w:tc>
          <w:tcPr>
            <w:tcW w:w="2551" w:type="dxa"/>
          </w:tcPr>
          <w:p w14:paraId="3ECE6EB7" w14:textId="5EC59DF4" w:rsid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 DCI for current subframe from MAC</w:t>
            </w:r>
          </w:p>
        </w:tc>
        <w:tc>
          <w:tcPr>
            <w:tcW w:w="2977" w:type="dxa"/>
          </w:tcPr>
          <w:p w14:paraId="107A39ED" w14:textId="1F7620DF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eNB_scheduler_primitives.c</w:t>
            </w:r>
          </w:p>
        </w:tc>
        <w:tc>
          <w:tcPr>
            <w:tcW w:w="3119" w:type="dxa"/>
          </w:tcPr>
          <w:p w14:paraId="3C0CEB9A" w14:textId="6E5D8244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get_dci_sdu</w:t>
            </w:r>
          </w:p>
        </w:tc>
      </w:tr>
      <w:tr w:rsidR="0083156D" w14:paraId="2C6CD3EA" w14:textId="77777777" w:rsidTr="0083156D">
        <w:trPr>
          <w:trHeight w:val="603"/>
          <w:jc w:val="center"/>
        </w:trPr>
        <w:tc>
          <w:tcPr>
            <w:tcW w:w="1980" w:type="dxa"/>
          </w:tcPr>
          <w:p w14:paraId="0876AF02" w14:textId="34BB67CC" w:rsidR="00E1070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get_mch_sdu</w:t>
            </w:r>
          </w:p>
        </w:tc>
        <w:tc>
          <w:tcPr>
            <w:tcW w:w="2551" w:type="dxa"/>
          </w:tcPr>
          <w:p w14:paraId="4C24905B" w14:textId="1EC6BACA" w:rsid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 MCH sdu and corresponding MCS for particular MBSFN subframe</w:t>
            </w:r>
          </w:p>
        </w:tc>
        <w:tc>
          <w:tcPr>
            <w:tcW w:w="2977" w:type="dxa"/>
          </w:tcPr>
          <w:p w14:paraId="31C2C87A" w14:textId="59288A0E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eNB_scheduler_mch.c</w:t>
            </w:r>
          </w:p>
        </w:tc>
        <w:tc>
          <w:tcPr>
            <w:tcW w:w="3119" w:type="dxa"/>
          </w:tcPr>
          <w:p w14:paraId="6B38F25C" w14:textId="77777777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get_mch_sdu</w:t>
            </w:r>
          </w:p>
          <w:p w14:paraId="1891CCDC" w14:textId="55E5DB75" w:rsidR="00E1070D" w:rsidRDefault="00E1070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(</w:t>
            </w:r>
            <w:r>
              <w:rPr>
                <w:rFonts w:cs="Times New Roman" w:hint="eastAsia"/>
              </w:rPr>
              <w:t>N</w:t>
            </w:r>
            <w:r w:rsidR="00684E98">
              <w:rPr>
                <w:rFonts w:cs="Times New Roman"/>
              </w:rPr>
              <w:t>/A</w:t>
            </w:r>
            <w:r>
              <w:rPr>
                <w:rFonts w:cs="Times New Roman"/>
              </w:rPr>
              <w:t xml:space="preserve"> in NB-IoT</w:t>
            </w:r>
            <w:r>
              <w:rPr>
                <w:rFonts w:cs="Times New Roman" w:hint="eastAsia"/>
              </w:rPr>
              <w:t>)</w:t>
            </w:r>
          </w:p>
        </w:tc>
      </w:tr>
      <w:tr w:rsidR="0083156D" w14:paraId="0947E22A" w14:textId="77777777" w:rsidTr="0083156D">
        <w:trPr>
          <w:trHeight w:val="360"/>
          <w:jc w:val="center"/>
        </w:trPr>
        <w:tc>
          <w:tcPr>
            <w:tcW w:w="1980" w:type="dxa"/>
            <w:vMerge w:val="restart"/>
          </w:tcPr>
          <w:p w14:paraId="52B3B0C1" w14:textId="3C0F9B11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Helper</w:t>
            </w:r>
            <w:r>
              <w:rPr>
                <w:rFonts w:cs="Times New Roman"/>
              </w:rPr>
              <w:t>_Functions</w:t>
            </w:r>
          </w:p>
        </w:tc>
        <w:tc>
          <w:tcPr>
            <w:tcW w:w="2551" w:type="dxa"/>
            <w:vMerge w:val="restart"/>
          </w:tcPr>
          <w:p w14:paraId="5290D0DA" w14:textId="70A023F0" w:rsid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Help </w:t>
            </w:r>
            <w:r>
              <w:rPr>
                <w:rFonts w:cs="Times New Roman"/>
              </w:rPr>
              <w:t xml:space="preserve">Implementation during </w:t>
            </w:r>
            <w:r>
              <w:rPr>
                <w:rFonts w:cs="Times New Roman" w:hint="eastAsia"/>
              </w:rPr>
              <w:t xml:space="preserve">MAC scheduler </w:t>
            </w:r>
          </w:p>
        </w:tc>
        <w:tc>
          <w:tcPr>
            <w:tcW w:w="2977" w:type="dxa"/>
            <w:vMerge w:val="restart"/>
          </w:tcPr>
          <w:p w14:paraId="18A914E3" w14:textId="58989862" w:rsidR="0083156D" w:rsidRDefault="0083156D" w:rsidP="0083156D">
            <w:pPr>
              <w:rPr>
                <w:rFonts w:cs="Times New Roman"/>
              </w:rPr>
            </w:pPr>
            <w:commentRangeStart w:id="55"/>
            <w:r>
              <w:rPr>
                <w:rFonts w:cs="Times New Roman"/>
              </w:rPr>
              <w:t>Defs.h</w:t>
            </w:r>
            <w:commentRangeEnd w:id="55"/>
            <w:r>
              <w:rPr>
                <w:rStyle w:val="ad"/>
              </w:rPr>
              <w:commentReference w:id="55"/>
            </w:r>
          </w:p>
        </w:tc>
        <w:tc>
          <w:tcPr>
            <w:tcW w:w="3119" w:type="dxa"/>
          </w:tcPr>
          <w:p w14:paraId="29930C34" w14:textId="7BD0A27D" w:rsid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computeRIV</w:t>
            </w:r>
          </w:p>
        </w:tc>
      </w:tr>
      <w:tr w:rsidR="0083156D" w14:paraId="0D66FE38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564B7253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276DCB25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3A1720FC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24593585" w14:textId="722748FA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get_TBS_DL</w:t>
            </w:r>
          </w:p>
        </w:tc>
      </w:tr>
      <w:tr w:rsidR="0083156D" w14:paraId="0756A6B3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43336816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262CE13F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22C9EBC8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37670C7B" w14:textId="18593921" w:rsidR="0083156D" w:rsidRPr="0083156D" w:rsidRDefault="0083156D" w:rsidP="0083156D">
            <w:pPr>
              <w:rPr>
                <w:rFonts w:cs="Times New Roman"/>
              </w:rPr>
            </w:pPr>
            <w:r>
              <w:rPr>
                <w:rFonts w:cs="Times New Roman"/>
              </w:rPr>
              <w:t>get_TBS_U</w:t>
            </w:r>
            <w:r w:rsidRPr="0083156D">
              <w:rPr>
                <w:rFonts w:cs="Times New Roman"/>
              </w:rPr>
              <w:t>L</w:t>
            </w:r>
          </w:p>
        </w:tc>
      </w:tr>
      <w:tr w:rsidR="0083156D" w14:paraId="5611214A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2245D69A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6C46A6E9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6D7E3818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1E3AEFE0" w14:textId="0325F9FA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get_ue_active_harq_pid</w:t>
            </w:r>
          </w:p>
        </w:tc>
      </w:tr>
      <w:tr w:rsidR="0083156D" w14:paraId="4B341009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6A370792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5C2A5743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5F627C68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604B7E2B" w14:textId="5C37F90E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get_nCCE_max</w:t>
            </w:r>
          </w:p>
        </w:tc>
      </w:tr>
      <w:tr w:rsidR="0083156D" w14:paraId="2E02AFE6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27581000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786A8499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296DCF0E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74AD0E18" w14:textId="37F57DE3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get_nCCE_offset</w:t>
            </w:r>
          </w:p>
        </w:tc>
      </w:tr>
      <w:tr w:rsidR="0083156D" w14:paraId="6BE69B45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3822C3BA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28BB80C0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3C4718D9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0E91012C" w14:textId="23DAD5E8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get_nb_rb</w:t>
            </w:r>
          </w:p>
        </w:tc>
      </w:tr>
      <w:tr w:rsidR="0083156D" w14:paraId="5C1B331E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08DF9F4E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05EF22EB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421B51F6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2D2413E0" w14:textId="5D2F49F8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get_prb</w:t>
            </w:r>
          </w:p>
        </w:tc>
      </w:tr>
      <w:tr w:rsidR="0083156D" w14:paraId="2DA5DFB2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1A84EF53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78DE0C6E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798FCA86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1C596C8B" w14:textId="4BC3CFD8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get_transmission_mode</w:t>
            </w:r>
          </w:p>
        </w:tc>
      </w:tr>
      <w:tr w:rsidR="0083156D" w14:paraId="6BC7F1E8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4F838947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04364BED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320B827D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7E99C282" w14:textId="0D570519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get_rballoc</w:t>
            </w:r>
          </w:p>
        </w:tc>
      </w:tr>
      <w:tr w:rsidR="0083156D" w14:paraId="6347657B" w14:textId="77777777" w:rsidTr="0083156D">
        <w:trPr>
          <w:trHeight w:val="360"/>
          <w:jc w:val="center"/>
        </w:trPr>
        <w:tc>
          <w:tcPr>
            <w:tcW w:w="1980" w:type="dxa"/>
            <w:vMerge/>
          </w:tcPr>
          <w:p w14:paraId="709834B5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551" w:type="dxa"/>
            <w:vMerge/>
          </w:tcPr>
          <w:p w14:paraId="1A2B0575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2977" w:type="dxa"/>
            <w:vMerge/>
          </w:tcPr>
          <w:p w14:paraId="7F7D1D29" w14:textId="77777777" w:rsidR="0083156D" w:rsidRDefault="0083156D" w:rsidP="0083156D">
            <w:pPr>
              <w:rPr>
                <w:rFonts w:cs="Times New Roman"/>
              </w:rPr>
            </w:pPr>
          </w:p>
        </w:tc>
        <w:tc>
          <w:tcPr>
            <w:tcW w:w="3119" w:type="dxa"/>
          </w:tcPr>
          <w:p w14:paraId="7DD4AEEB" w14:textId="1436C9E9" w:rsidR="0083156D" w:rsidRPr="0083156D" w:rsidRDefault="0083156D" w:rsidP="0083156D">
            <w:pPr>
              <w:rPr>
                <w:rFonts w:cs="Times New Roman"/>
              </w:rPr>
            </w:pPr>
            <w:r w:rsidRPr="0083156D">
              <w:rPr>
                <w:rFonts w:cs="Times New Roman"/>
              </w:rPr>
              <w:t>get_lte_frame_parms</w:t>
            </w:r>
          </w:p>
        </w:tc>
      </w:tr>
    </w:tbl>
    <w:p w14:paraId="1269662E" w14:textId="4E26BFD7" w:rsidR="00B76902" w:rsidRDefault="003057CF" w:rsidP="00FB128A">
      <w:pPr>
        <w:pStyle w:val="2"/>
      </w:pPr>
      <w:bookmarkStart w:id="56" w:name="_Toc473244974"/>
      <w:r>
        <w:lastRenderedPageBreak/>
        <w:t>5</w:t>
      </w:r>
      <w:r w:rsidR="009913D1">
        <w:t xml:space="preserve">.2 </w:t>
      </w:r>
      <w:r w:rsidR="00700AFD">
        <w:rPr>
          <w:rFonts w:cs="Times New Roman" w:hint="eastAsia"/>
        </w:rPr>
        <w:t>Ra</w:t>
      </w:r>
      <w:r w:rsidR="00700AFD">
        <w:rPr>
          <w:rFonts w:cs="Times New Roman"/>
        </w:rPr>
        <w:t>ndom_Access</w:t>
      </w:r>
      <w:bookmarkEnd w:id="56"/>
    </w:p>
    <w:p w14:paraId="525EF6E9" w14:textId="687F9EF9" w:rsidR="00AB27DC" w:rsidRDefault="003057CF" w:rsidP="00F72E5F">
      <w:pPr>
        <w:pStyle w:val="3"/>
      </w:pPr>
      <w:bookmarkStart w:id="57" w:name="_Toc473244975"/>
      <w:r>
        <w:t>5</w:t>
      </w:r>
      <w:r w:rsidR="00F72E5F">
        <w:rPr>
          <w:rFonts w:hint="eastAsia"/>
        </w:rPr>
        <w:t>.2.1</w:t>
      </w:r>
      <w:r w:rsidR="00F72E5F">
        <w:t xml:space="preserve"> Introduction</w:t>
      </w:r>
      <w:bookmarkEnd w:id="57"/>
    </w:p>
    <w:p w14:paraId="11E3529D" w14:textId="66E2B2B3" w:rsidR="0012217E" w:rsidRDefault="00D032E5" w:rsidP="0012217E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78C144B" wp14:editId="7D2FD319">
            <wp:extent cx="5379720" cy="66940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08" cy="670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125F" w14:textId="25F61153" w:rsidR="0012217E" w:rsidRDefault="00A91609" w:rsidP="00A91609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>
        <w:t xml:space="preserve"> </w:t>
      </w:r>
      <w:r w:rsidR="0012217E">
        <w:t xml:space="preserve">Block level of </w:t>
      </w:r>
      <w:r w:rsidR="0012217E">
        <w:rPr>
          <w:rFonts w:hint="eastAsia"/>
        </w:rPr>
        <w:t>Rando</w:t>
      </w:r>
      <w:r w:rsidR="0012217E">
        <w:t>m</w:t>
      </w:r>
      <w:r w:rsidR="0012217E">
        <w:rPr>
          <w:rFonts w:hint="eastAsia"/>
        </w:rPr>
        <w:t>_</w:t>
      </w:r>
      <w:r w:rsidR="0012217E">
        <w:t>Access</w:t>
      </w:r>
    </w:p>
    <w:p w14:paraId="0302B5D7" w14:textId="792ADCC8" w:rsidR="00E1070D" w:rsidRDefault="00E1070D" w:rsidP="00E1070D"/>
    <w:p w14:paraId="1AE6878A" w14:textId="317EFB95" w:rsidR="0012217E" w:rsidRPr="00224067" w:rsidRDefault="00A91609" w:rsidP="00A91609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>
        <w:t xml:space="preserve"> </w:t>
      </w:r>
      <w:r w:rsidR="0012217E">
        <w:t>Block level of Random_Access</w:t>
      </w:r>
    </w:p>
    <w:tbl>
      <w:tblPr>
        <w:tblStyle w:val="12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3686"/>
        <w:gridCol w:w="1842"/>
        <w:gridCol w:w="2127"/>
      </w:tblGrid>
      <w:tr w:rsidR="0012217E" w:rsidRPr="007E5020" w14:paraId="1389089C" w14:textId="77777777" w:rsidTr="00C00CE6">
        <w:trPr>
          <w:jc w:val="center"/>
        </w:trPr>
        <w:tc>
          <w:tcPr>
            <w:tcW w:w="1838" w:type="dxa"/>
            <w:shd w:val="clear" w:color="auto" w:fill="D9D9D9" w:themeFill="background1" w:themeFillShade="D9"/>
          </w:tcPr>
          <w:p w14:paraId="18EA803E" w14:textId="77777777" w:rsidR="0012217E" w:rsidRPr="007E5020" w:rsidRDefault="0012217E" w:rsidP="00C00CE6">
            <w:pPr>
              <w:rPr>
                <w:rFonts w:cs="Times New Roman"/>
                <w:b/>
              </w:rPr>
            </w:pPr>
            <w:r w:rsidRPr="007E5020">
              <w:rPr>
                <w:rFonts w:cs="Times New Roman" w:hint="eastAsia"/>
                <w:b/>
              </w:rPr>
              <w:t>Process 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77468C75" w14:textId="77777777" w:rsidR="0012217E" w:rsidRPr="007E5020" w:rsidRDefault="0012217E" w:rsidP="00C00CE6">
            <w:pPr>
              <w:rPr>
                <w:rFonts w:cs="Times New Roman"/>
                <w:b/>
              </w:rPr>
            </w:pPr>
            <w:r w:rsidRPr="007E5020">
              <w:rPr>
                <w:rFonts w:cs="Times New Roman" w:hint="eastAsia"/>
                <w:b/>
              </w:rPr>
              <w:t>Description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68875EB6" w14:textId="77777777" w:rsidR="0012217E" w:rsidRPr="007E5020" w:rsidRDefault="0012217E" w:rsidP="00C00CE6">
            <w:pPr>
              <w:rPr>
                <w:rFonts w:cs="Times New Roman"/>
                <w:b/>
              </w:rPr>
            </w:pPr>
            <w:r w:rsidRPr="007E5020">
              <w:rPr>
                <w:rFonts w:cs="Times New Roman" w:hint="eastAsia"/>
                <w:b/>
              </w:rPr>
              <w:t>File Name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2C494FD9" w14:textId="77777777" w:rsidR="0012217E" w:rsidRPr="007E5020" w:rsidRDefault="0012217E" w:rsidP="00C00CE6">
            <w:pPr>
              <w:rPr>
                <w:rFonts w:cs="Times New Roman"/>
                <w:b/>
              </w:rPr>
            </w:pPr>
            <w:r w:rsidRPr="007E5020">
              <w:rPr>
                <w:rFonts w:cs="Times New Roman" w:hint="eastAsia"/>
                <w:b/>
              </w:rPr>
              <w:t>Fu</w:t>
            </w:r>
            <w:r w:rsidRPr="007E5020">
              <w:rPr>
                <w:rFonts w:cs="Times New Roman"/>
                <w:b/>
              </w:rPr>
              <w:t>nction Name</w:t>
            </w:r>
          </w:p>
        </w:tc>
      </w:tr>
      <w:tr w:rsidR="0012217E" w:rsidRPr="007E5020" w14:paraId="12CE0190" w14:textId="77777777" w:rsidTr="00C00CE6">
        <w:trPr>
          <w:trHeight w:val="832"/>
          <w:jc w:val="center"/>
        </w:trPr>
        <w:tc>
          <w:tcPr>
            <w:tcW w:w="1838" w:type="dxa"/>
          </w:tcPr>
          <w:p w14:paraId="0B1BF4CF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rPr>
                <w:rFonts w:cs="Times New Roman"/>
              </w:rPr>
              <w:t>initiate_ra_proc</w:t>
            </w:r>
          </w:p>
        </w:tc>
        <w:tc>
          <w:tcPr>
            <w:tcW w:w="3686" w:type="dxa"/>
          </w:tcPr>
          <w:p w14:paraId="4A8B5C26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t>I</w:t>
            </w:r>
            <w:r w:rsidRPr="0027510C">
              <w:t>ndicate</w:t>
            </w:r>
            <w:r>
              <w:t xml:space="preserve"> a received preamble on PRACH. </w:t>
            </w:r>
            <w:r w:rsidRPr="0027510C">
              <w:t>It initiates the RA procedure</w:t>
            </w:r>
            <w:r>
              <w:t>.</w:t>
            </w:r>
          </w:p>
        </w:tc>
        <w:tc>
          <w:tcPr>
            <w:tcW w:w="1842" w:type="dxa"/>
          </w:tcPr>
          <w:p w14:paraId="5F5B0B6C" w14:textId="77777777" w:rsidR="0012217E" w:rsidRPr="007E5020" w:rsidRDefault="0012217E" w:rsidP="00C00CE6">
            <w:pPr>
              <w:rPr>
                <w:rFonts w:cs="Times New Roman"/>
              </w:rPr>
            </w:pPr>
            <w:r w:rsidRPr="00DB7101">
              <w:rPr>
                <w:rFonts w:cs="Times New Roman"/>
              </w:rPr>
              <w:t>eNB_schuduler_RA.c</w:t>
            </w:r>
          </w:p>
        </w:tc>
        <w:tc>
          <w:tcPr>
            <w:tcW w:w="2127" w:type="dxa"/>
          </w:tcPr>
          <w:p w14:paraId="42D22479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rPr>
                <w:rFonts w:cs="Times New Roman"/>
              </w:rPr>
              <w:t>initiate_ra_proc()</w:t>
            </w:r>
          </w:p>
        </w:tc>
      </w:tr>
      <w:tr w:rsidR="0012217E" w:rsidRPr="007E5020" w14:paraId="667CBCA3" w14:textId="77777777" w:rsidTr="00C00CE6">
        <w:trPr>
          <w:trHeight w:val="1329"/>
          <w:jc w:val="center"/>
        </w:trPr>
        <w:tc>
          <w:tcPr>
            <w:tcW w:w="1838" w:type="dxa"/>
          </w:tcPr>
          <w:p w14:paraId="041EAF5B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rPr>
                <w:rFonts w:cs="Times New Roman"/>
              </w:rPr>
              <w:t>fill_rar</w:t>
            </w:r>
          </w:p>
        </w:tc>
        <w:tc>
          <w:tcPr>
            <w:tcW w:w="3686" w:type="dxa"/>
          </w:tcPr>
          <w:p w14:paraId="2839F8D2" w14:textId="77777777" w:rsidR="0012217E" w:rsidRPr="007E5020" w:rsidRDefault="0012217E" w:rsidP="00C00CE6">
            <w:pPr>
              <w:rPr>
                <w:rFonts w:cs="Times New Roman"/>
              </w:rPr>
            </w:pPr>
            <w:r w:rsidRPr="003F0566">
              <w:t>Fill random access response sdu, passing timing advance</w:t>
            </w:r>
            <w:r>
              <w:t>,</w:t>
            </w:r>
            <w:r w:rsidRPr="0027510C">
              <w:t xml:space="preserve"> and returns the t-CRNTI.</w:t>
            </w:r>
          </w:p>
        </w:tc>
        <w:tc>
          <w:tcPr>
            <w:tcW w:w="1842" w:type="dxa"/>
          </w:tcPr>
          <w:p w14:paraId="530B640F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Rar_</w:t>
            </w:r>
            <w:r>
              <w:rPr>
                <w:rFonts w:cs="Times New Roman"/>
              </w:rPr>
              <w:t>tools.c</w:t>
            </w:r>
          </w:p>
        </w:tc>
        <w:tc>
          <w:tcPr>
            <w:tcW w:w="2127" w:type="dxa"/>
          </w:tcPr>
          <w:p w14:paraId="770A7022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rPr>
                <w:rFonts w:cs="Times New Roman"/>
              </w:rPr>
              <w:t>fill_rar()</w:t>
            </w:r>
          </w:p>
        </w:tc>
      </w:tr>
      <w:tr w:rsidR="0012217E" w:rsidRPr="007E5020" w14:paraId="492A5A57" w14:textId="77777777" w:rsidTr="00C00CE6">
        <w:trPr>
          <w:trHeight w:val="603"/>
          <w:jc w:val="center"/>
        </w:trPr>
        <w:tc>
          <w:tcPr>
            <w:tcW w:w="1838" w:type="dxa"/>
          </w:tcPr>
          <w:p w14:paraId="5A5DB5D2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rPr>
                <w:rFonts w:cs="Times New Roman"/>
              </w:rPr>
              <w:t>cancel_ra_proc</w:t>
            </w:r>
          </w:p>
        </w:tc>
        <w:tc>
          <w:tcPr>
            <w:tcW w:w="3686" w:type="dxa"/>
          </w:tcPr>
          <w:p w14:paraId="581515C0" w14:textId="77777777" w:rsidR="0012217E" w:rsidRPr="007E5020" w:rsidRDefault="0012217E" w:rsidP="00C00CE6">
            <w:pPr>
              <w:rPr>
                <w:rFonts w:cs="Times New Roman"/>
              </w:rPr>
            </w:pPr>
            <w:r>
              <w:t>C</w:t>
            </w:r>
            <w:r w:rsidRPr="007C26B3">
              <w:t>ancel an ongoing RA procedure</w:t>
            </w:r>
            <w:r>
              <w:t>. I</w:t>
            </w:r>
            <w:r w:rsidRPr="005747EB">
              <w:t xml:space="preserve">ndicate a </w:t>
            </w:r>
            <w:r>
              <w:t xml:space="preserve">failed RA response. </w:t>
            </w:r>
            <w:r w:rsidRPr="005747EB">
              <w:t>It removes all temporary variables related to the initial connection of a UE</w:t>
            </w:r>
            <w:r>
              <w:t>.</w:t>
            </w:r>
          </w:p>
        </w:tc>
        <w:tc>
          <w:tcPr>
            <w:tcW w:w="1842" w:type="dxa"/>
          </w:tcPr>
          <w:p w14:paraId="3BF04622" w14:textId="77777777" w:rsidR="0012217E" w:rsidRPr="007E5020" w:rsidRDefault="0012217E" w:rsidP="00C00CE6">
            <w:pPr>
              <w:rPr>
                <w:rFonts w:cs="Times New Roman"/>
              </w:rPr>
            </w:pPr>
            <w:r w:rsidRPr="00DB7101">
              <w:rPr>
                <w:rFonts w:cs="Times New Roman"/>
              </w:rPr>
              <w:t>eNB_schuduler_RA.c</w:t>
            </w:r>
            <w:r>
              <w:rPr>
                <w:rFonts w:cs="Times New Roman"/>
              </w:rPr>
              <w:t>’’</w:t>
            </w:r>
          </w:p>
        </w:tc>
        <w:tc>
          <w:tcPr>
            <w:tcW w:w="2127" w:type="dxa"/>
          </w:tcPr>
          <w:p w14:paraId="0BBF68F6" w14:textId="77777777" w:rsidR="0012217E" w:rsidRPr="007E5020" w:rsidRDefault="0012217E" w:rsidP="00C00CE6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</w:rPr>
              <w:t>cancel_ra_proc()</w:t>
            </w:r>
          </w:p>
        </w:tc>
      </w:tr>
    </w:tbl>
    <w:p w14:paraId="7C64CC34" w14:textId="77777777" w:rsidR="0012217E" w:rsidRPr="0012217E" w:rsidRDefault="0012217E" w:rsidP="00E1070D"/>
    <w:p w14:paraId="557EE552" w14:textId="53A4A087" w:rsidR="009913D1" w:rsidRDefault="003057CF" w:rsidP="007F0A27">
      <w:pPr>
        <w:pStyle w:val="2"/>
        <w:rPr>
          <w:rFonts w:cs="Times New Roman"/>
        </w:rPr>
      </w:pPr>
      <w:bookmarkStart w:id="58" w:name="_Toc473244976"/>
      <w:r>
        <w:lastRenderedPageBreak/>
        <w:t>5</w:t>
      </w:r>
      <w:r w:rsidR="0053622A">
        <w:rPr>
          <w:rFonts w:hint="eastAsia"/>
        </w:rPr>
        <w:t>.</w:t>
      </w:r>
      <w:r w:rsidR="0053622A">
        <w:t xml:space="preserve">3 </w:t>
      </w:r>
      <w:r w:rsidR="00700AFD">
        <w:rPr>
          <w:rFonts w:cs="Times New Roman"/>
        </w:rPr>
        <w:t>PHY_Config</w:t>
      </w:r>
      <w:bookmarkEnd w:id="58"/>
    </w:p>
    <w:p w14:paraId="6A553265" w14:textId="785470E0" w:rsidR="00C0496F" w:rsidRDefault="003057CF" w:rsidP="00C0496F">
      <w:pPr>
        <w:pStyle w:val="3"/>
      </w:pPr>
      <w:bookmarkStart w:id="59" w:name="_Toc473244977"/>
      <w:r>
        <w:t>5</w:t>
      </w:r>
      <w:r w:rsidR="00C0496F">
        <w:rPr>
          <w:rFonts w:hint="eastAsia"/>
        </w:rPr>
        <w:t>.</w:t>
      </w:r>
      <w:r w:rsidR="00C0496F">
        <w:t>3</w:t>
      </w:r>
      <w:r w:rsidR="00C0496F">
        <w:rPr>
          <w:rFonts w:hint="eastAsia"/>
        </w:rPr>
        <w:t>.1</w:t>
      </w:r>
      <w:r w:rsidR="00C0496F">
        <w:t xml:space="preserve"> Introduction</w:t>
      </w:r>
      <w:bookmarkEnd w:id="59"/>
    </w:p>
    <w:p w14:paraId="710BBCC1" w14:textId="2C25A110" w:rsidR="00C0496F" w:rsidRDefault="00D032E5" w:rsidP="00D032E5">
      <w:pPr>
        <w:jc w:val="center"/>
      </w:pPr>
      <w:r>
        <w:rPr>
          <w:noProof/>
        </w:rPr>
        <w:drawing>
          <wp:inline distT="0" distB="0" distL="0" distR="0" wp14:anchorId="5EE93A29" wp14:editId="4D6ADC3D">
            <wp:extent cx="5326380" cy="6443668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71" cy="645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1148" w14:textId="38D5EF28" w:rsidR="002F1241" w:rsidRDefault="00A91609" w:rsidP="00A91609">
      <w:pPr>
        <w:pStyle w:val="Figure"/>
        <w:rPr>
          <w:color w:val="000000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>
        <w:t xml:space="preserve"> </w:t>
      </w:r>
      <w:r w:rsidR="002F1241">
        <w:t xml:space="preserve">Block level of </w:t>
      </w:r>
      <w:r w:rsidR="002F1241">
        <w:rPr>
          <w:color w:val="000000"/>
        </w:rPr>
        <w:t>PHY_Config</w:t>
      </w:r>
    </w:p>
    <w:p w14:paraId="21243FF4" w14:textId="77777777" w:rsidR="002F1241" w:rsidRDefault="002F1241" w:rsidP="002F1241">
      <w:pPr>
        <w:jc w:val="center"/>
        <w:rPr>
          <w:rFonts w:cs="Times New Roman"/>
        </w:rPr>
      </w:pPr>
    </w:p>
    <w:p w14:paraId="028B45DC" w14:textId="3887B596" w:rsidR="002F1241" w:rsidRPr="00602F35" w:rsidRDefault="00A91609" w:rsidP="00A91609">
      <w:pPr>
        <w:pStyle w:val="Table"/>
        <w:rPr>
          <w:color w:val="00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</w:t>
      </w:r>
      <w:r w:rsidR="00A53881">
        <w:rPr>
          <w:noProof/>
        </w:rPr>
        <w:fldChar w:fldCharType="end"/>
      </w:r>
      <w:r>
        <w:t xml:space="preserve"> </w:t>
      </w:r>
      <w:r w:rsidR="002F1241">
        <w:t xml:space="preserve">Block level of </w:t>
      </w:r>
      <w:r w:rsidR="002F1241">
        <w:rPr>
          <w:color w:val="000000"/>
        </w:rPr>
        <w:t>PHY_Config</w:t>
      </w:r>
    </w:p>
    <w:tbl>
      <w:tblPr>
        <w:tblStyle w:val="a3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4111"/>
        <w:gridCol w:w="1701"/>
        <w:gridCol w:w="2977"/>
      </w:tblGrid>
      <w:tr w:rsidR="00FF6008" w:rsidRPr="000A00EB" w14:paraId="05F89159" w14:textId="77777777" w:rsidTr="00FF6008">
        <w:trPr>
          <w:jc w:val="center"/>
        </w:trPr>
        <w:tc>
          <w:tcPr>
            <w:tcW w:w="1696" w:type="dxa"/>
            <w:shd w:val="clear" w:color="auto" w:fill="D9D9D9" w:themeFill="background1" w:themeFillShade="D9"/>
          </w:tcPr>
          <w:p w14:paraId="3403AD90" w14:textId="77777777" w:rsidR="002F1241" w:rsidRPr="000A00EB" w:rsidRDefault="002F1241" w:rsidP="00945FC0">
            <w:pPr>
              <w:rPr>
                <w:rFonts w:cs="Times New Roman"/>
                <w:b/>
              </w:rPr>
            </w:pPr>
            <w:r w:rsidRPr="000A00EB">
              <w:rPr>
                <w:rFonts w:cs="Times New Roman" w:hint="eastAsia"/>
                <w:b/>
              </w:rPr>
              <w:lastRenderedPageBreak/>
              <w:t>Process Name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0C264057" w14:textId="77777777" w:rsidR="002F1241" w:rsidRPr="000A00EB" w:rsidRDefault="002F1241" w:rsidP="00945FC0">
            <w:pPr>
              <w:rPr>
                <w:rFonts w:cs="Times New Roman"/>
                <w:b/>
              </w:rPr>
            </w:pPr>
            <w:r w:rsidRPr="000A00EB">
              <w:rPr>
                <w:rFonts w:cs="Times New Roman" w:hint="eastAsia"/>
                <w:b/>
              </w:rPr>
              <w:t>Description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27EF79D" w14:textId="77777777" w:rsidR="002F1241" w:rsidRPr="000A00EB" w:rsidRDefault="002F1241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File Name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4BEE09BE" w14:textId="77777777" w:rsidR="002F1241" w:rsidRDefault="002F1241" w:rsidP="00945FC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Fu</w:t>
            </w:r>
            <w:r>
              <w:rPr>
                <w:rFonts w:cs="Times New Roman"/>
                <w:b/>
              </w:rPr>
              <w:t>nction Name</w:t>
            </w:r>
          </w:p>
        </w:tc>
      </w:tr>
      <w:tr w:rsidR="00CE0420" w14:paraId="2E7C1BBE" w14:textId="77777777" w:rsidTr="00FF6008">
        <w:trPr>
          <w:trHeight w:val="492"/>
          <w:jc w:val="center"/>
        </w:trPr>
        <w:tc>
          <w:tcPr>
            <w:tcW w:w="1696" w:type="dxa"/>
            <w:vMerge w:val="restart"/>
            <w:vAlign w:val="center"/>
          </w:tcPr>
          <w:p w14:paraId="2BECB636" w14:textId="0E6909A4" w:rsidR="00CE0420" w:rsidRDefault="00CE0420" w:rsidP="00CE0420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Configure</w:t>
            </w:r>
          </w:p>
        </w:tc>
        <w:tc>
          <w:tcPr>
            <w:tcW w:w="4111" w:type="dxa"/>
          </w:tcPr>
          <w:p w14:paraId="3316F5E8" w14:textId="5E376015" w:rsidR="00CE0420" w:rsidRDefault="00E77CB3" w:rsidP="00945FC0">
            <w:pPr>
              <w:rPr>
                <w:rFonts w:cs="Times New Roman"/>
              </w:rPr>
            </w:pPr>
            <w:r>
              <w:rPr>
                <w:rFonts w:cs="Times New Roman"/>
              </w:rPr>
              <w:t>RRC t</w:t>
            </w:r>
            <w:r>
              <w:rPr>
                <w:rFonts w:cs="Times New Roman" w:hint="eastAsia"/>
              </w:rPr>
              <w:t xml:space="preserve">ransmit configure to </w:t>
            </w:r>
            <w:r>
              <w:rPr>
                <w:rFonts w:cs="Times New Roman"/>
              </w:rPr>
              <w:t>MAC</w:t>
            </w:r>
          </w:p>
        </w:tc>
        <w:tc>
          <w:tcPr>
            <w:tcW w:w="1701" w:type="dxa"/>
            <w:vAlign w:val="center"/>
          </w:tcPr>
          <w:p w14:paraId="12E49947" w14:textId="77777777" w:rsidR="00CE0420" w:rsidRDefault="00CE0420" w:rsidP="00945F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config.c</w:t>
            </w:r>
          </w:p>
        </w:tc>
        <w:tc>
          <w:tcPr>
            <w:tcW w:w="2977" w:type="dxa"/>
          </w:tcPr>
          <w:p w14:paraId="66D90405" w14:textId="77777777" w:rsidR="00CE0420" w:rsidRDefault="00CE0420" w:rsidP="00945FC0">
            <w:pPr>
              <w:rPr>
                <w:rFonts w:cs="Times New Roman"/>
              </w:rPr>
            </w:pPr>
            <w:r w:rsidRPr="00783AFE">
              <w:rPr>
                <w:rFonts w:cs="Times New Roman"/>
              </w:rPr>
              <w:t>rrc_mac_config_req</w:t>
            </w:r>
            <w:r>
              <w:rPr>
                <w:rFonts w:cs="Times New Roman"/>
              </w:rPr>
              <w:t>()</w:t>
            </w:r>
          </w:p>
        </w:tc>
      </w:tr>
      <w:tr w:rsidR="00E77CB3" w14:paraId="1B851BF3" w14:textId="77777777" w:rsidTr="00FF6008">
        <w:trPr>
          <w:trHeight w:val="180"/>
          <w:jc w:val="center"/>
        </w:trPr>
        <w:tc>
          <w:tcPr>
            <w:tcW w:w="1696" w:type="dxa"/>
            <w:vMerge/>
          </w:tcPr>
          <w:p w14:paraId="6A411F63" w14:textId="6F2DE64B" w:rsidR="00E77CB3" w:rsidDel="00FD7274" w:rsidRDefault="00E77CB3" w:rsidP="00E77CB3">
            <w:pPr>
              <w:rPr>
                <w:rFonts w:cs="Times New Roman"/>
              </w:rPr>
            </w:pPr>
          </w:p>
        </w:tc>
        <w:tc>
          <w:tcPr>
            <w:tcW w:w="4111" w:type="dxa"/>
            <w:vMerge w:val="restart"/>
          </w:tcPr>
          <w:p w14:paraId="5F5E1139" w14:textId="1989B09F" w:rsidR="00E77CB3" w:rsidDel="00FD7274" w:rsidRDefault="00E77CB3" w:rsidP="00E77CB3">
            <w:pPr>
              <w:rPr>
                <w:rFonts w:cs="Times New Roman"/>
              </w:rPr>
            </w:pPr>
            <w:ins w:id="60" w:author="KroEmPa" w:date="2009-12-06T17:58:00Z">
              <w:r>
                <w:rPr>
                  <w:rFonts w:cs="Times New Roman"/>
                </w:rPr>
                <w:t>Transmit the SIB1</w:t>
              </w:r>
            </w:ins>
            <w:r>
              <w:rPr>
                <w:rFonts w:cs="Times New Roman" w:hint="eastAsia"/>
              </w:rPr>
              <w:t>,</w:t>
            </w:r>
            <w:ins w:id="61" w:author="KroEmPa" w:date="2009-12-06T17:58:00Z">
              <w:r>
                <w:rPr>
                  <w:rFonts w:cs="Times New Roman"/>
                </w:rPr>
                <w:t xml:space="preserve"> SIB2</w:t>
              </w:r>
            </w:ins>
            <w:r>
              <w:rPr>
                <w:rFonts w:cs="Times New Roman"/>
              </w:rPr>
              <w:t xml:space="preserve"> and SIB13 configure</w:t>
            </w:r>
          </w:p>
        </w:tc>
        <w:tc>
          <w:tcPr>
            <w:tcW w:w="1701" w:type="dxa"/>
            <w:vMerge w:val="restart"/>
            <w:vAlign w:val="center"/>
          </w:tcPr>
          <w:p w14:paraId="36C7A601" w14:textId="77777777" w:rsidR="00E77CB3" w:rsidRDefault="00E77CB3" w:rsidP="00E77CB3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Lte</w:t>
            </w:r>
            <w:r>
              <w:rPr>
                <w:rFonts w:cs="Times New Roman"/>
              </w:rPr>
              <w:t>.init.c</w:t>
            </w:r>
          </w:p>
        </w:tc>
        <w:tc>
          <w:tcPr>
            <w:tcW w:w="2977" w:type="dxa"/>
          </w:tcPr>
          <w:p w14:paraId="2438363A" w14:textId="77777777" w:rsidR="00E77CB3" w:rsidRPr="00783AFE" w:rsidRDefault="00E77CB3" w:rsidP="00E77CB3">
            <w:pPr>
              <w:rPr>
                <w:rFonts w:cs="Times New Roman"/>
              </w:rPr>
            </w:pPr>
            <w:r w:rsidRPr="007E24E4">
              <w:rPr>
                <w:rFonts w:cs="Times New Roman"/>
              </w:rPr>
              <w:t>phy_config_sib</w:t>
            </w:r>
            <w:r>
              <w:rPr>
                <w:rFonts w:cs="Times New Roman"/>
              </w:rPr>
              <w:t>1</w:t>
            </w:r>
            <w:r w:rsidRPr="007E24E4">
              <w:rPr>
                <w:rFonts w:cs="Times New Roman"/>
              </w:rPr>
              <w:t>_eNB</w:t>
            </w:r>
          </w:p>
        </w:tc>
      </w:tr>
      <w:tr w:rsidR="00E77CB3" w14:paraId="2BF0B9E6" w14:textId="77777777" w:rsidTr="00FF6008">
        <w:trPr>
          <w:trHeight w:val="144"/>
          <w:jc w:val="center"/>
        </w:trPr>
        <w:tc>
          <w:tcPr>
            <w:tcW w:w="1696" w:type="dxa"/>
            <w:vMerge/>
          </w:tcPr>
          <w:p w14:paraId="5C8DFAB0" w14:textId="51D2C996" w:rsidR="00E77CB3" w:rsidDel="00FD7274" w:rsidRDefault="00E77CB3" w:rsidP="00E77CB3">
            <w:pPr>
              <w:rPr>
                <w:rFonts w:cs="Times New Roman"/>
              </w:rPr>
            </w:pPr>
          </w:p>
        </w:tc>
        <w:tc>
          <w:tcPr>
            <w:tcW w:w="4111" w:type="dxa"/>
            <w:vMerge/>
          </w:tcPr>
          <w:p w14:paraId="4DD721BB" w14:textId="77777777" w:rsidR="00E77CB3" w:rsidDel="00FD7274" w:rsidRDefault="00E77CB3" w:rsidP="00E77CB3">
            <w:pPr>
              <w:rPr>
                <w:rFonts w:cs="Times New Roman"/>
              </w:rPr>
            </w:pPr>
          </w:p>
        </w:tc>
        <w:tc>
          <w:tcPr>
            <w:tcW w:w="1701" w:type="dxa"/>
            <w:vMerge/>
          </w:tcPr>
          <w:p w14:paraId="5135DD12" w14:textId="77777777" w:rsidR="00E77CB3" w:rsidRDefault="00E77CB3" w:rsidP="00E77CB3">
            <w:pPr>
              <w:rPr>
                <w:rFonts w:cs="Times New Roman"/>
              </w:rPr>
            </w:pPr>
          </w:p>
        </w:tc>
        <w:tc>
          <w:tcPr>
            <w:tcW w:w="2977" w:type="dxa"/>
          </w:tcPr>
          <w:p w14:paraId="1A6EE916" w14:textId="77777777" w:rsidR="00E77CB3" w:rsidRPr="00783AFE" w:rsidRDefault="00E77CB3" w:rsidP="00E77CB3">
            <w:pPr>
              <w:rPr>
                <w:rFonts w:cs="Times New Roman"/>
              </w:rPr>
            </w:pPr>
            <w:r w:rsidRPr="007E24E4">
              <w:rPr>
                <w:rFonts w:cs="Times New Roman"/>
              </w:rPr>
              <w:t>phy_config_sib2_eNB</w:t>
            </w:r>
          </w:p>
        </w:tc>
      </w:tr>
      <w:tr w:rsidR="00E77CB3" w14:paraId="67BB1757" w14:textId="77777777" w:rsidTr="00FF6008">
        <w:trPr>
          <w:trHeight w:val="204"/>
          <w:jc w:val="center"/>
        </w:trPr>
        <w:tc>
          <w:tcPr>
            <w:tcW w:w="1696" w:type="dxa"/>
            <w:vMerge/>
          </w:tcPr>
          <w:p w14:paraId="4D187C47" w14:textId="3900296E" w:rsidR="00E77CB3" w:rsidDel="00FD7274" w:rsidRDefault="00E77CB3" w:rsidP="00E77CB3">
            <w:pPr>
              <w:rPr>
                <w:rFonts w:cs="Times New Roman"/>
              </w:rPr>
            </w:pPr>
          </w:p>
        </w:tc>
        <w:tc>
          <w:tcPr>
            <w:tcW w:w="4111" w:type="dxa"/>
            <w:vMerge/>
          </w:tcPr>
          <w:p w14:paraId="3F6493D3" w14:textId="77777777" w:rsidR="00E77CB3" w:rsidDel="00FD7274" w:rsidRDefault="00E77CB3" w:rsidP="00E77CB3">
            <w:pPr>
              <w:rPr>
                <w:rFonts w:cs="Times New Roman"/>
              </w:rPr>
            </w:pPr>
          </w:p>
        </w:tc>
        <w:tc>
          <w:tcPr>
            <w:tcW w:w="1701" w:type="dxa"/>
            <w:vMerge/>
          </w:tcPr>
          <w:p w14:paraId="1087CBF0" w14:textId="77777777" w:rsidR="00E77CB3" w:rsidRDefault="00E77CB3" w:rsidP="00E77CB3">
            <w:pPr>
              <w:rPr>
                <w:rFonts w:cs="Times New Roman"/>
              </w:rPr>
            </w:pPr>
          </w:p>
        </w:tc>
        <w:tc>
          <w:tcPr>
            <w:tcW w:w="2977" w:type="dxa"/>
          </w:tcPr>
          <w:p w14:paraId="44A77833" w14:textId="77777777" w:rsidR="00E77CB3" w:rsidRPr="00783AFE" w:rsidRDefault="00E77CB3" w:rsidP="00E77CB3">
            <w:pPr>
              <w:rPr>
                <w:rFonts w:cs="Times New Roman"/>
              </w:rPr>
            </w:pPr>
            <w:r w:rsidRPr="007E24E4">
              <w:rPr>
                <w:rFonts w:cs="Times New Roman"/>
              </w:rPr>
              <w:t>phy_config_sib</w:t>
            </w:r>
            <w:r>
              <w:rPr>
                <w:rFonts w:cs="Times New Roman"/>
              </w:rPr>
              <w:t>13</w:t>
            </w:r>
            <w:r w:rsidRPr="007E24E4">
              <w:rPr>
                <w:rFonts w:cs="Times New Roman"/>
              </w:rPr>
              <w:t>_eNB</w:t>
            </w:r>
          </w:p>
        </w:tc>
      </w:tr>
      <w:tr w:rsidR="00E77CB3" w14:paraId="091217D1" w14:textId="77777777" w:rsidTr="00FF6008">
        <w:trPr>
          <w:trHeight w:val="1080"/>
          <w:jc w:val="center"/>
          <w:ins w:id="62" w:author="KroEmPa" w:date="2009-12-06T17:56:00Z"/>
        </w:trPr>
        <w:tc>
          <w:tcPr>
            <w:tcW w:w="1696" w:type="dxa"/>
            <w:vMerge/>
          </w:tcPr>
          <w:p w14:paraId="0F7B4424" w14:textId="5180B89A" w:rsidR="00E77CB3" w:rsidRDefault="00E77CB3" w:rsidP="00E77CB3">
            <w:pPr>
              <w:rPr>
                <w:ins w:id="63" w:author="KroEmPa" w:date="2009-12-06T17:56:00Z"/>
                <w:rFonts w:cs="Times New Roman"/>
              </w:rPr>
            </w:pPr>
          </w:p>
        </w:tc>
        <w:tc>
          <w:tcPr>
            <w:tcW w:w="4111" w:type="dxa"/>
          </w:tcPr>
          <w:p w14:paraId="06F1E343" w14:textId="77777777" w:rsidR="00E77CB3" w:rsidRDefault="00E77CB3" w:rsidP="00E77CB3">
            <w:pPr>
              <w:rPr>
                <w:ins w:id="64" w:author="KroEmPa" w:date="2009-12-06T17:56:00Z"/>
                <w:rFonts w:cs="Times New Roman"/>
              </w:rPr>
            </w:pPr>
            <w:ins w:id="65" w:author="KroEmPa" w:date="2017-01-10T16:13:00Z">
              <w:r>
                <w:rPr>
                  <w:rFonts w:cs="Times New Roman" w:hint="eastAsia"/>
                </w:rPr>
                <w:t>For Msg</w:t>
              </w:r>
              <w:r>
                <w:rPr>
                  <w:rFonts w:cs="Times New Roman"/>
                </w:rPr>
                <w:t>. 4 to Dedicated configuration</w:t>
              </w:r>
            </w:ins>
            <w:ins w:id="66" w:author="KroEmPa" w:date="2017-01-10T16:14:00Z">
              <w:r>
                <w:rPr>
                  <w:rFonts w:cs="Times New Roman"/>
                </w:rPr>
                <w:t xml:space="preserve"> process</w:t>
              </w:r>
            </w:ins>
            <w:ins w:id="67" w:author="KroEmPa" w:date="2017-01-10T16:13:00Z">
              <w:r>
                <w:rPr>
                  <w:rFonts w:cs="Times New Roman"/>
                </w:rPr>
                <w:t xml:space="preserve"> or reconfiguration proc</w:t>
              </w:r>
            </w:ins>
            <w:ins w:id="68" w:author="KroEmPa" w:date="2017-01-10T16:14:00Z">
              <w:r>
                <w:rPr>
                  <w:rFonts w:cs="Times New Roman"/>
                </w:rPr>
                <w:t>ess</w:t>
              </w:r>
            </w:ins>
          </w:p>
        </w:tc>
        <w:tc>
          <w:tcPr>
            <w:tcW w:w="1701" w:type="dxa"/>
            <w:vAlign w:val="center"/>
          </w:tcPr>
          <w:p w14:paraId="08A82E13" w14:textId="2B985023" w:rsidR="00E77CB3" w:rsidRDefault="00E77CB3" w:rsidP="00E77CB3">
            <w:pPr>
              <w:jc w:val="center"/>
              <w:rPr>
                <w:ins w:id="69" w:author="KroEmPa" w:date="2009-12-06T17:56:00Z"/>
                <w:rFonts w:cs="Times New Roman"/>
              </w:rPr>
            </w:pPr>
            <w:r>
              <w:rPr>
                <w:rFonts w:cs="Times New Roman" w:hint="eastAsia"/>
              </w:rPr>
              <w:t>Lte</w:t>
            </w:r>
            <w:r>
              <w:rPr>
                <w:rFonts w:cs="Times New Roman"/>
              </w:rPr>
              <w:t>.init.c</w:t>
            </w:r>
          </w:p>
        </w:tc>
        <w:tc>
          <w:tcPr>
            <w:tcW w:w="2977" w:type="dxa"/>
            <w:vAlign w:val="center"/>
          </w:tcPr>
          <w:p w14:paraId="36FC533D" w14:textId="250657AB" w:rsidR="00E77CB3" w:rsidRPr="00783AFE" w:rsidRDefault="00E77CB3" w:rsidP="00E77CB3">
            <w:pPr>
              <w:jc w:val="center"/>
              <w:rPr>
                <w:ins w:id="70" w:author="KroEmPa" w:date="2009-12-06T17:56:00Z"/>
                <w:rFonts w:cs="Times New Roman"/>
              </w:rPr>
            </w:pPr>
            <w:r w:rsidRPr="007E24E4">
              <w:rPr>
                <w:rFonts w:cs="Times New Roman"/>
              </w:rPr>
              <w:t>phy_config_dedicated_eNB</w:t>
            </w:r>
          </w:p>
        </w:tc>
      </w:tr>
    </w:tbl>
    <w:p w14:paraId="5FF2A491" w14:textId="77777777" w:rsidR="002F1241" w:rsidRDefault="002F1241" w:rsidP="00003E09">
      <w:pPr>
        <w:jc w:val="center"/>
        <w:rPr>
          <w:rFonts w:cs="Times New Roman"/>
        </w:rPr>
      </w:pPr>
    </w:p>
    <w:p w14:paraId="4A42C5B0" w14:textId="349F0942" w:rsidR="003E16D7" w:rsidRDefault="003057CF" w:rsidP="00C41B16">
      <w:pPr>
        <w:pStyle w:val="2"/>
        <w:rPr>
          <w:rFonts w:cs="Times New Roman"/>
        </w:rPr>
      </w:pPr>
      <w:bookmarkStart w:id="71" w:name="_Toc473244978"/>
      <w:r>
        <w:lastRenderedPageBreak/>
        <w:t>5</w:t>
      </w:r>
      <w:r w:rsidR="008F014B">
        <w:rPr>
          <w:rFonts w:hint="eastAsia"/>
        </w:rPr>
        <w:t>.4</w:t>
      </w:r>
      <w:r w:rsidR="00C41B16">
        <w:t xml:space="preserve"> </w:t>
      </w:r>
      <w:r w:rsidR="00700AFD">
        <w:rPr>
          <w:rFonts w:cs="Times New Roman"/>
        </w:rPr>
        <w:t>Events</w:t>
      </w:r>
      <w:bookmarkEnd w:id="71"/>
    </w:p>
    <w:p w14:paraId="46450757" w14:textId="6025517E" w:rsidR="00CC127E" w:rsidRDefault="003057CF" w:rsidP="00CC127E">
      <w:pPr>
        <w:pStyle w:val="3"/>
      </w:pPr>
      <w:bookmarkStart w:id="72" w:name="_Toc473244979"/>
      <w:r>
        <w:t>5</w:t>
      </w:r>
      <w:r w:rsidR="00CC127E">
        <w:rPr>
          <w:rFonts w:hint="eastAsia"/>
        </w:rPr>
        <w:t>.</w:t>
      </w:r>
      <w:r w:rsidR="008F014B">
        <w:t>4</w:t>
      </w:r>
      <w:r w:rsidR="00CC127E">
        <w:rPr>
          <w:rFonts w:hint="eastAsia"/>
        </w:rPr>
        <w:t>.1</w:t>
      </w:r>
      <w:r w:rsidR="00CC127E">
        <w:t xml:space="preserve"> </w:t>
      </w:r>
      <w:commentRangeStart w:id="73"/>
      <w:r w:rsidR="00CC127E">
        <w:t>Introduction</w:t>
      </w:r>
      <w:commentRangeEnd w:id="73"/>
      <w:r w:rsidR="009D0A86"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73"/>
      </w:r>
      <w:bookmarkEnd w:id="72"/>
    </w:p>
    <w:p w14:paraId="4E68EDF0" w14:textId="5844544D" w:rsidR="008539A4" w:rsidRDefault="00D032E5" w:rsidP="00D032E5">
      <w:pPr>
        <w:jc w:val="center"/>
      </w:pPr>
      <w:r>
        <w:rPr>
          <w:noProof/>
        </w:rPr>
        <w:drawing>
          <wp:inline distT="0" distB="0" distL="0" distR="0" wp14:anchorId="5DDFE960" wp14:editId="62B1FEB0">
            <wp:extent cx="5471160" cy="661881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02" cy="662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0982" w14:textId="6333FCE3" w:rsidR="009306AF" w:rsidRDefault="00A91609" w:rsidP="00A91609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</w:t>
      </w:r>
      <w:r w:rsidR="00A53881">
        <w:rPr>
          <w:noProof/>
        </w:rPr>
        <w:fldChar w:fldCharType="end"/>
      </w:r>
      <w:r>
        <w:t xml:space="preserve"> </w:t>
      </w:r>
      <w:r w:rsidR="009306AF">
        <w:t xml:space="preserve">Block level of </w:t>
      </w:r>
      <w:r w:rsidR="00E1070D">
        <w:t>Events</w:t>
      </w:r>
    </w:p>
    <w:p w14:paraId="06A6E92B" w14:textId="77777777" w:rsidR="00A91609" w:rsidRDefault="00A91609" w:rsidP="009306AF">
      <w:pPr>
        <w:jc w:val="center"/>
        <w:rPr>
          <w:rFonts w:cs="Times New Roman"/>
        </w:rPr>
      </w:pPr>
    </w:p>
    <w:p w14:paraId="1BB69027" w14:textId="373CB938" w:rsidR="00D076B7" w:rsidRPr="00A769E7" w:rsidRDefault="00A91609" w:rsidP="00A9160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>
        <w:t xml:space="preserve"> </w:t>
      </w:r>
      <w:r w:rsidRPr="00A91609">
        <w:t>Processes in Events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977"/>
        <w:gridCol w:w="2693"/>
      </w:tblGrid>
      <w:tr w:rsidR="00D076B7" w:rsidRPr="000A00EB" w14:paraId="31C0DB06" w14:textId="77777777" w:rsidTr="00766451">
        <w:trPr>
          <w:jc w:val="center"/>
        </w:trPr>
        <w:tc>
          <w:tcPr>
            <w:tcW w:w="2122" w:type="dxa"/>
            <w:shd w:val="clear" w:color="auto" w:fill="D9D9D9" w:themeFill="background1" w:themeFillShade="D9"/>
          </w:tcPr>
          <w:p w14:paraId="45C4E070" w14:textId="77777777" w:rsidR="00D076B7" w:rsidRPr="000A00EB" w:rsidRDefault="00D076B7" w:rsidP="00F2692D">
            <w:pPr>
              <w:rPr>
                <w:rFonts w:cs="Times New Roman"/>
                <w:b/>
              </w:rPr>
            </w:pPr>
            <w:r w:rsidRPr="000A00EB">
              <w:rPr>
                <w:rFonts w:cs="Times New Roman" w:hint="eastAsia"/>
                <w:b/>
              </w:rPr>
              <w:lastRenderedPageBreak/>
              <w:t>Process Name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CE31256" w14:textId="77777777" w:rsidR="00D076B7" w:rsidRPr="000A00EB" w:rsidRDefault="00D076B7" w:rsidP="00F2692D">
            <w:pPr>
              <w:rPr>
                <w:rFonts w:cs="Times New Roman"/>
                <w:b/>
              </w:rPr>
            </w:pPr>
            <w:r w:rsidRPr="000A00EB">
              <w:rPr>
                <w:rFonts w:cs="Times New Roman" w:hint="eastAsia"/>
                <w:b/>
              </w:rPr>
              <w:t>Description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1E434B6E" w14:textId="77777777" w:rsidR="00D076B7" w:rsidRPr="000A00EB" w:rsidRDefault="00D076B7" w:rsidP="00F2692D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File Name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16B17ACD" w14:textId="77777777" w:rsidR="00D076B7" w:rsidRDefault="00D076B7" w:rsidP="00F2692D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Fu</w:t>
            </w:r>
            <w:r>
              <w:rPr>
                <w:rFonts w:cs="Times New Roman"/>
                <w:b/>
              </w:rPr>
              <w:t>nction Name</w:t>
            </w:r>
          </w:p>
        </w:tc>
      </w:tr>
      <w:tr w:rsidR="00766451" w14:paraId="0171AAAC" w14:textId="77777777" w:rsidTr="00766451">
        <w:trPr>
          <w:jc w:val="center"/>
        </w:trPr>
        <w:tc>
          <w:tcPr>
            <w:tcW w:w="2122" w:type="dxa"/>
          </w:tcPr>
          <w:p w14:paraId="4E9F32C5" w14:textId="1BDE09DD" w:rsidR="00766451" w:rsidRDefault="00766451" w:rsidP="00766451">
            <w:pPr>
              <w:rPr>
                <w:rFonts w:cs="Times New Roman"/>
              </w:rPr>
            </w:pPr>
            <w:r>
              <w:rPr>
                <w:rFonts w:cs="Times New Roman"/>
              </w:rPr>
              <w:t>MRBCH</w:t>
            </w:r>
          </w:p>
        </w:tc>
        <w:tc>
          <w:tcPr>
            <w:tcW w:w="2126" w:type="dxa"/>
          </w:tcPr>
          <w:p w14:paraId="4C6B953E" w14:textId="459B4CB4" w:rsidR="00766451" w:rsidRDefault="00766451" w:rsidP="00766451">
            <w:pPr>
              <w:rPr>
                <w:rFonts w:cs="Times New Roman"/>
              </w:rPr>
            </w:pPr>
            <w:r w:rsidRPr="00766451">
              <w:rPr>
                <w:rFonts w:cs="Times New Roman"/>
              </w:rPr>
              <w:t>Indicate failure to synch to external source</w:t>
            </w:r>
          </w:p>
        </w:tc>
        <w:tc>
          <w:tcPr>
            <w:tcW w:w="2977" w:type="dxa"/>
          </w:tcPr>
          <w:p w14:paraId="56495805" w14:textId="55DE9C3D" w:rsidR="00766451" w:rsidRDefault="00766451" w:rsidP="00766451">
            <w:pPr>
              <w:rPr>
                <w:rFonts w:cs="Times New Roman"/>
              </w:rPr>
            </w:pPr>
            <w:r>
              <w:rPr>
                <w:rFonts w:cs="Times New Roman"/>
              </w:rPr>
              <w:t>main.c</w:t>
            </w:r>
          </w:p>
        </w:tc>
        <w:tc>
          <w:tcPr>
            <w:tcW w:w="2693" w:type="dxa"/>
          </w:tcPr>
          <w:p w14:paraId="56C29241" w14:textId="0FB370EF" w:rsidR="00766451" w:rsidRDefault="00766451" w:rsidP="00766451">
            <w:pPr>
              <w:rPr>
                <w:rFonts w:cs="Times New Roman"/>
              </w:rPr>
            </w:pPr>
            <w:r w:rsidRPr="00766451">
              <w:rPr>
                <w:rFonts w:cs="Times New Roman"/>
              </w:rPr>
              <w:t>mrbch_phy_sync_failure</w:t>
            </w:r>
          </w:p>
        </w:tc>
      </w:tr>
      <w:tr w:rsidR="00766451" w14:paraId="1328EA34" w14:textId="77777777" w:rsidTr="00766451">
        <w:trPr>
          <w:jc w:val="center"/>
        </w:trPr>
        <w:tc>
          <w:tcPr>
            <w:tcW w:w="2122" w:type="dxa"/>
          </w:tcPr>
          <w:p w14:paraId="00AD40E9" w14:textId="106437A9" w:rsidR="00766451" w:rsidRDefault="00766451" w:rsidP="00766451">
            <w:pPr>
              <w:rPr>
                <w:rFonts w:cs="Times New Roman"/>
              </w:rPr>
            </w:pPr>
            <w:r>
              <w:rPr>
                <w:rFonts w:cs="Times New Roman"/>
              </w:rPr>
              <w:t>SR</w:t>
            </w:r>
          </w:p>
        </w:tc>
        <w:tc>
          <w:tcPr>
            <w:tcW w:w="2126" w:type="dxa"/>
          </w:tcPr>
          <w:p w14:paraId="119FD582" w14:textId="3893D55F" w:rsidR="00766451" w:rsidRDefault="00766451" w:rsidP="00766451">
            <w:pPr>
              <w:rPr>
                <w:rFonts w:cs="Times New Roman"/>
              </w:rPr>
            </w:pPr>
            <w:r w:rsidRPr="00766451">
              <w:rPr>
                <w:rFonts w:cs="Times New Roman"/>
              </w:rPr>
              <w:t>Indicate Scheduling Request from UE</w:t>
            </w:r>
          </w:p>
        </w:tc>
        <w:tc>
          <w:tcPr>
            <w:tcW w:w="2977" w:type="dxa"/>
          </w:tcPr>
          <w:p w14:paraId="3BCE974E" w14:textId="08A054C0" w:rsidR="00766451" w:rsidRDefault="00766451" w:rsidP="00766451">
            <w:pPr>
              <w:rPr>
                <w:rFonts w:cs="Times New Roman"/>
              </w:rPr>
            </w:pPr>
            <w:r>
              <w:rPr>
                <w:rFonts w:cs="Times New Roman"/>
              </w:rPr>
              <w:t>eNB_scheduler_primitives.c</w:t>
            </w:r>
          </w:p>
        </w:tc>
        <w:tc>
          <w:tcPr>
            <w:tcW w:w="2693" w:type="dxa"/>
          </w:tcPr>
          <w:p w14:paraId="3BDFC8D8" w14:textId="02479D25" w:rsidR="00766451" w:rsidRPr="00E701CA" w:rsidRDefault="00766451" w:rsidP="00766451">
            <w:pPr>
              <w:rPr>
                <w:rFonts w:cs="Times New Roman"/>
              </w:rPr>
            </w:pPr>
            <w:r>
              <w:rPr>
                <w:rFonts w:cs="Times New Roman"/>
              </w:rPr>
              <w:t>SR_indication</w:t>
            </w:r>
          </w:p>
        </w:tc>
      </w:tr>
    </w:tbl>
    <w:p w14:paraId="1BE5DB97" w14:textId="3CBEBB57" w:rsidR="00636B0E" w:rsidRDefault="00636B0E" w:rsidP="00A91609">
      <w:pPr>
        <w:rPr>
          <w:rFonts w:cs="Times New Roman"/>
        </w:rPr>
      </w:pPr>
    </w:p>
    <w:p w14:paraId="73FDF78D" w14:textId="77777777" w:rsidR="001627DC" w:rsidRDefault="001627DC" w:rsidP="00636B0E">
      <w:pPr>
        <w:pStyle w:val="1"/>
        <w:sectPr w:rsidR="001627D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D9F1994" w14:textId="1C78BF54" w:rsidR="00636B0E" w:rsidRDefault="00636B0E" w:rsidP="00E45E69">
      <w:pPr>
        <w:pStyle w:val="1"/>
        <w:numPr>
          <w:ilvl w:val="0"/>
          <w:numId w:val="11"/>
        </w:numPr>
      </w:pPr>
      <w:bookmarkStart w:id="74" w:name="_Toc473244980"/>
      <w:r>
        <w:lastRenderedPageBreak/>
        <w:t>Process</w:t>
      </w:r>
      <w:bookmarkEnd w:id="74"/>
    </w:p>
    <w:p w14:paraId="0548F17E" w14:textId="534B6147" w:rsidR="0012217E" w:rsidRPr="0012217E" w:rsidRDefault="0012217E" w:rsidP="00485D75">
      <w:pPr>
        <w:pStyle w:val="2"/>
      </w:pPr>
      <w:bookmarkStart w:id="75" w:name="_Toc473244981"/>
      <w:r>
        <w:t xml:space="preserve">6.1 </w:t>
      </w:r>
      <w:r>
        <w:rPr>
          <w:rFonts w:hint="eastAsia"/>
        </w:rPr>
        <w:t>P</w:t>
      </w:r>
      <w:r>
        <w:t>rocess of block Scheduling</w:t>
      </w:r>
      <w:bookmarkEnd w:id="75"/>
    </w:p>
    <w:p w14:paraId="0E657402" w14:textId="6BF82413" w:rsidR="0012217E" w:rsidRPr="00485D75" w:rsidRDefault="0012217E" w:rsidP="00485D75">
      <w:pPr>
        <w:pStyle w:val="3"/>
      </w:pPr>
      <w:bookmarkStart w:id="76" w:name="_Toc473244982"/>
      <w:r>
        <w:t>6.1</w:t>
      </w:r>
      <w:r w:rsidR="002F1241">
        <w:t>.1</w:t>
      </w:r>
      <w:r>
        <w:t xml:space="preserve"> Scheduler</w:t>
      </w:r>
      <w:bookmarkEnd w:id="76"/>
    </w:p>
    <w:p w14:paraId="65201CB5" w14:textId="15544EFF" w:rsidR="0012217E" w:rsidRDefault="00D032E5" w:rsidP="00D032E5">
      <w:pPr>
        <w:jc w:val="center"/>
      </w:pPr>
      <w:r>
        <w:rPr>
          <w:noProof/>
        </w:rPr>
        <w:drawing>
          <wp:inline distT="0" distB="0" distL="0" distR="0" wp14:anchorId="765BFB22" wp14:editId="61D92DA6">
            <wp:extent cx="4930140" cy="5964311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69" cy="597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3D7F" w14:textId="626E8692" w:rsidR="0012217E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Process level of Scheduler</w:t>
      </w:r>
    </w:p>
    <w:p w14:paraId="2C9FA55D" w14:textId="77777777" w:rsidR="0012217E" w:rsidRDefault="0012217E" w:rsidP="0012217E">
      <w:pPr>
        <w:jc w:val="center"/>
        <w:rPr>
          <w:rFonts w:cs="Times New Roman"/>
        </w:rPr>
      </w:pPr>
    </w:p>
    <w:p w14:paraId="0397A559" w14:textId="02AE35F5" w:rsidR="0012217E" w:rsidRDefault="005C4C95" w:rsidP="005C4C95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Parameters of Scheduler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2217E" w:rsidRPr="000A00EB" w14:paraId="33756B98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BAF0286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400BB8D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B27E738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4DDFE66" w14:textId="77777777" w:rsidR="0012217E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2217E" w14:paraId="61685C2B" w14:textId="77777777" w:rsidTr="00D2346E">
        <w:trPr>
          <w:jc w:val="center"/>
        </w:trPr>
        <w:tc>
          <w:tcPr>
            <w:tcW w:w="2122" w:type="dxa"/>
            <w:vAlign w:val="center"/>
          </w:tcPr>
          <w:p w14:paraId="3AAD663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</w:t>
            </w:r>
            <w:r>
              <w:rPr>
                <w:rFonts w:cs="Times New Roman"/>
              </w:rPr>
              <w:t>_idP</w:t>
            </w:r>
          </w:p>
        </w:tc>
        <w:tc>
          <w:tcPr>
            <w:tcW w:w="2126" w:type="dxa"/>
            <w:vAlign w:val="center"/>
          </w:tcPr>
          <w:p w14:paraId="2936DDBD" w14:textId="493AD096" w:rsidR="0012217E" w:rsidRDefault="0012217E" w:rsidP="00D2346E">
            <w:pPr>
              <w:jc w:val="both"/>
              <w:rPr>
                <w:rFonts w:cs="Times New Roman"/>
              </w:rPr>
            </w:pPr>
            <w:r w:rsidRPr="004705F3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8E57760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591DA5A4" w14:textId="1B27DACE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2217E" w14:paraId="7A5964A1" w14:textId="77777777" w:rsidTr="00D2346E">
        <w:trPr>
          <w:jc w:val="center"/>
        </w:trPr>
        <w:tc>
          <w:tcPr>
            <w:tcW w:w="2122" w:type="dxa"/>
            <w:vAlign w:val="center"/>
          </w:tcPr>
          <w:p w14:paraId="7BA4C46B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Cooperation_flag</w:t>
            </w:r>
          </w:p>
        </w:tc>
        <w:tc>
          <w:tcPr>
            <w:tcW w:w="2126" w:type="dxa"/>
            <w:vAlign w:val="center"/>
          </w:tcPr>
          <w:p w14:paraId="7B10452A" w14:textId="7060F304" w:rsidR="0012217E" w:rsidRDefault="0012217E" w:rsidP="00D2346E">
            <w:pPr>
              <w:jc w:val="both"/>
              <w:rPr>
                <w:rFonts w:cs="Times New Roman"/>
              </w:rPr>
            </w:pPr>
            <w:r w:rsidRPr="004705F3">
              <w:t>uint8_t</w:t>
            </w:r>
          </w:p>
        </w:tc>
        <w:tc>
          <w:tcPr>
            <w:tcW w:w="2410" w:type="dxa"/>
            <w:vMerge/>
            <w:vAlign w:val="center"/>
          </w:tcPr>
          <w:p w14:paraId="3A3A45AF" w14:textId="77777777" w:rsidR="0012217E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89013ED" w14:textId="77777777" w:rsidR="0012217E" w:rsidRPr="00E701CA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2005E4E6" w14:textId="77777777" w:rsidTr="00D2346E">
        <w:trPr>
          <w:jc w:val="center"/>
        </w:trPr>
        <w:tc>
          <w:tcPr>
            <w:tcW w:w="2122" w:type="dxa"/>
            <w:vAlign w:val="center"/>
          </w:tcPr>
          <w:p w14:paraId="52766627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framP</w:t>
            </w:r>
          </w:p>
        </w:tc>
        <w:tc>
          <w:tcPr>
            <w:tcW w:w="2126" w:type="dxa"/>
            <w:vAlign w:val="center"/>
          </w:tcPr>
          <w:p w14:paraId="2339D524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 w:rsidRPr="004705F3">
              <w:t>frame_t</w:t>
            </w:r>
          </w:p>
        </w:tc>
        <w:tc>
          <w:tcPr>
            <w:tcW w:w="2410" w:type="dxa"/>
            <w:vMerge/>
            <w:vAlign w:val="center"/>
          </w:tcPr>
          <w:p w14:paraId="7CB279ED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5FC6D9C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6CCB9BA6" w14:textId="77777777" w:rsidTr="00D2346E">
        <w:trPr>
          <w:jc w:val="center"/>
        </w:trPr>
        <w:tc>
          <w:tcPr>
            <w:tcW w:w="2122" w:type="dxa"/>
            <w:vAlign w:val="center"/>
          </w:tcPr>
          <w:p w14:paraId="1D2AFC43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6" w:type="dxa"/>
            <w:vAlign w:val="center"/>
          </w:tcPr>
          <w:p w14:paraId="151C4C5E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79AA643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8D2DF42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</w:tbl>
    <w:p w14:paraId="5A1F23BE" w14:textId="77777777" w:rsidR="0012217E" w:rsidRDefault="0012217E" w:rsidP="0012217E">
      <w:pPr>
        <w:jc w:val="center"/>
        <w:rPr>
          <w:rFonts w:cs="Times New Roman"/>
        </w:rPr>
      </w:pPr>
    </w:p>
    <w:p w14:paraId="6210ED8D" w14:textId="6B611C0C" w:rsidR="0012217E" w:rsidRDefault="0012217E" w:rsidP="00485D75">
      <w:pPr>
        <w:pStyle w:val="3"/>
      </w:pPr>
      <w:bookmarkStart w:id="77" w:name="_Toc473244983"/>
      <w:r>
        <w:t>6.</w:t>
      </w:r>
      <w:r w:rsidR="002F1241">
        <w:t>1.2</w:t>
      </w:r>
      <w:r w:rsidRPr="00625D65">
        <w:t xml:space="preserve"> </w:t>
      </w:r>
      <w:r>
        <w:t>get_dci_sdu</w:t>
      </w:r>
      <w:bookmarkEnd w:id="77"/>
    </w:p>
    <w:p w14:paraId="3E7627EB" w14:textId="2C6C0826" w:rsidR="0012217E" w:rsidRDefault="007C77C5" w:rsidP="0012217E">
      <w:r w:rsidRPr="000419F5">
        <w:rPr>
          <w:noProof/>
        </w:rPr>
        <w:drawing>
          <wp:inline distT="0" distB="0" distL="0" distR="0" wp14:anchorId="47815DFD" wp14:editId="48FF97FD">
            <wp:extent cx="5260975" cy="6365240"/>
            <wp:effectExtent l="0" t="0" r="0" b="0"/>
            <wp:docPr id="109" name="圖片 109" descr="C:\Users\user\Desktop\NB-IoT-SDL\figure\C__Users_user_Desktop_NB-IoT-SDLProcedureget_dci_sdu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NB-IoT-SDL\figure\C__Users_user_Desktop_NB-IoT-SDLProcedureget_dci_sdu1.em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3936" w14:textId="4EDA577D" w:rsidR="0012217E" w:rsidRDefault="005C4C95" w:rsidP="005C4C95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Process level of get_dci_sdu</w:t>
      </w:r>
    </w:p>
    <w:p w14:paraId="7C2DBA75" w14:textId="77777777" w:rsidR="0012217E" w:rsidRDefault="0012217E" w:rsidP="0012217E">
      <w:pPr>
        <w:jc w:val="center"/>
        <w:rPr>
          <w:rFonts w:cs="Times New Roman"/>
        </w:rPr>
      </w:pPr>
    </w:p>
    <w:p w14:paraId="015725A6" w14:textId="0E61D6F7" w:rsidR="0012217E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 w:rsidR="0012217E">
        <w:t xml:space="preserve"> Parameters of get_dci_sdu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2694"/>
        <w:gridCol w:w="3260"/>
      </w:tblGrid>
      <w:tr w:rsidR="0012217E" w:rsidRPr="000A00EB" w14:paraId="1ECE1876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74C109F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0C2669E6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14:paraId="38B95C22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A104FB1" w14:textId="77777777" w:rsidR="0012217E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2217E" w14:paraId="7306ABB0" w14:textId="77777777" w:rsidTr="00D2346E">
        <w:trPr>
          <w:jc w:val="center"/>
        </w:trPr>
        <w:tc>
          <w:tcPr>
            <w:tcW w:w="2122" w:type="dxa"/>
            <w:vAlign w:val="center"/>
          </w:tcPr>
          <w:p w14:paraId="638D3491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DCI_SDU</w:t>
            </w:r>
          </w:p>
        </w:tc>
        <w:tc>
          <w:tcPr>
            <w:tcW w:w="1842" w:type="dxa"/>
            <w:vAlign w:val="center"/>
          </w:tcPr>
          <w:p w14:paraId="3B268661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C176B9">
              <w:rPr>
                <w:rFonts w:cs="Times New Roman"/>
              </w:rPr>
              <w:t>DCI_PDU*</w:t>
            </w:r>
          </w:p>
        </w:tc>
        <w:tc>
          <w:tcPr>
            <w:tcW w:w="2694" w:type="dxa"/>
            <w:vMerge w:val="restart"/>
            <w:vAlign w:val="center"/>
          </w:tcPr>
          <w:p w14:paraId="4FFDF9B3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D365F2">
              <w:rPr>
                <w:rFonts w:cs="Times New Roman"/>
              </w:rPr>
              <w:t>&amp;eNB_mac_inst[module_idP].common_channels[CC_id].DCI_pdu</w:t>
            </w:r>
          </w:p>
        </w:tc>
        <w:tc>
          <w:tcPr>
            <w:tcW w:w="3260" w:type="dxa"/>
            <w:vMerge w:val="restart"/>
            <w:vAlign w:val="center"/>
          </w:tcPr>
          <w:p w14:paraId="5D612649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D365F2">
              <w:rPr>
                <w:rFonts w:cs="Times New Roman"/>
              </w:rPr>
              <w:t>Get DCI for current subframe from MAC</w:t>
            </w:r>
          </w:p>
        </w:tc>
      </w:tr>
      <w:tr w:rsidR="0012217E" w14:paraId="13F2001E" w14:textId="77777777" w:rsidTr="00D2346E">
        <w:trPr>
          <w:jc w:val="center"/>
        </w:trPr>
        <w:tc>
          <w:tcPr>
            <w:tcW w:w="2122" w:type="dxa"/>
            <w:vAlign w:val="center"/>
          </w:tcPr>
          <w:p w14:paraId="61F571BA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</w:t>
            </w:r>
            <w:r>
              <w:rPr>
                <w:rFonts w:cs="Times New Roman"/>
              </w:rPr>
              <w:t>_idP</w:t>
            </w:r>
          </w:p>
        </w:tc>
        <w:tc>
          <w:tcPr>
            <w:tcW w:w="1842" w:type="dxa"/>
            <w:vAlign w:val="center"/>
          </w:tcPr>
          <w:p w14:paraId="2018D0E7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4705F3">
              <w:t xml:space="preserve">module_id_t </w:t>
            </w:r>
          </w:p>
        </w:tc>
        <w:tc>
          <w:tcPr>
            <w:tcW w:w="2694" w:type="dxa"/>
            <w:vMerge/>
            <w:vAlign w:val="center"/>
          </w:tcPr>
          <w:p w14:paraId="7312E9B5" w14:textId="77777777" w:rsidR="0012217E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79CC302" w14:textId="77777777" w:rsidR="0012217E" w:rsidRPr="00E701CA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51BD1310" w14:textId="77777777" w:rsidTr="00D2346E">
        <w:trPr>
          <w:jc w:val="center"/>
        </w:trPr>
        <w:tc>
          <w:tcPr>
            <w:tcW w:w="2122" w:type="dxa"/>
            <w:vAlign w:val="center"/>
          </w:tcPr>
          <w:p w14:paraId="45FB30F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</w:t>
            </w:r>
          </w:p>
        </w:tc>
        <w:tc>
          <w:tcPr>
            <w:tcW w:w="1842" w:type="dxa"/>
            <w:vAlign w:val="center"/>
          </w:tcPr>
          <w:p w14:paraId="5091C101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 w:rsidRPr="00C176B9">
              <w:rPr>
                <w:rFonts w:cs="Times New Roman"/>
              </w:rPr>
              <w:t>int</w:t>
            </w:r>
          </w:p>
        </w:tc>
        <w:tc>
          <w:tcPr>
            <w:tcW w:w="2694" w:type="dxa"/>
            <w:vMerge/>
            <w:vAlign w:val="center"/>
          </w:tcPr>
          <w:p w14:paraId="02A61E55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9E643A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1B6106CD" w14:textId="77777777" w:rsidTr="00D2346E">
        <w:trPr>
          <w:jc w:val="center"/>
        </w:trPr>
        <w:tc>
          <w:tcPr>
            <w:tcW w:w="2122" w:type="dxa"/>
            <w:vAlign w:val="center"/>
          </w:tcPr>
          <w:p w14:paraId="5D9137A9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framP</w:t>
            </w:r>
          </w:p>
        </w:tc>
        <w:tc>
          <w:tcPr>
            <w:tcW w:w="1842" w:type="dxa"/>
            <w:vAlign w:val="center"/>
          </w:tcPr>
          <w:p w14:paraId="271128FC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 w:rsidRPr="004705F3">
              <w:t>frame_t</w:t>
            </w:r>
          </w:p>
        </w:tc>
        <w:tc>
          <w:tcPr>
            <w:tcW w:w="2694" w:type="dxa"/>
            <w:vMerge/>
            <w:vAlign w:val="center"/>
          </w:tcPr>
          <w:p w14:paraId="585E162D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C8592E4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2E44AC4A" w14:textId="77777777" w:rsidTr="00D2346E">
        <w:trPr>
          <w:jc w:val="center"/>
        </w:trPr>
        <w:tc>
          <w:tcPr>
            <w:tcW w:w="2122" w:type="dxa"/>
            <w:vAlign w:val="center"/>
          </w:tcPr>
          <w:p w14:paraId="744EB55F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sub</w:t>
            </w:r>
            <w:r>
              <w:rPr>
                <w:rFonts w:cs="Times New Roman" w:hint="eastAsia"/>
              </w:rPr>
              <w:t>framP</w:t>
            </w:r>
          </w:p>
        </w:tc>
        <w:tc>
          <w:tcPr>
            <w:tcW w:w="1842" w:type="dxa"/>
            <w:vAlign w:val="center"/>
          </w:tcPr>
          <w:p w14:paraId="0A90E19F" w14:textId="77777777" w:rsidR="0012217E" w:rsidRPr="004705F3" w:rsidRDefault="0012217E" w:rsidP="00D2346E">
            <w:pPr>
              <w:jc w:val="both"/>
            </w:pPr>
            <w:r>
              <w:t>sub_frame_t</w:t>
            </w:r>
          </w:p>
        </w:tc>
        <w:tc>
          <w:tcPr>
            <w:tcW w:w="2694" w:type="dxa"/>
            <w:vMerge/>
            <w:vAlign w:val="center"/>
          </w:tcPr>
          <w:p w14:paraId="732C37A6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25FBF9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</w:tbl>
    <w:p w14:paraId="09B75BFD" w14:textId="77777777" w:rsidR="005C4C95" w:rsidRDefault="005C4C95" w:rsidP="005C4C95">
      <w:bookmarkStart w:id="78" w:name="_Toc473244984"/>
    </w:p>
    <w:p w14:paraId="5EBD7599" w14:textId="1AB415DC" w:rsidR="0012217E" w:rsidRDefault="0012217E" w:rsidP="00485D75">
      <w:pPr>
        <w:pStyle w:val="3"/>
      </w:pPr>
      <w:r>
        <w:t>6.</w:t>
      </w:r>
      <w:r w:rsidR="002F1241">
        <w:t>1.3</w:t>
      </w:r>
      <w:r w:rsidRPr="00625D65">
        <w:t xml:space="preserve"> </w:t>
      </w:r>
      <w:r>
        <w:t>get_mch_sdu</w:t>
      </w:r>
      <w:bookmarkEnd w:id="78"/>
    </w:p>
    <w:p w14:paraId="255567F8" w14:textId="77777777" w:rsidR="0012217E" w:rsidRDefault="0012217E" w:rsidP="0012217E">
      <w:r>
        <w:t>(N/A in NB-IoT)</w:t>
      </w:r>
    </w:p>
    <w:p w14:paraId="3BF1A3A7" w14:textId="77777777" w:rsidR="007C77C5" w:rsidRDefault="007C77C5" w:rsidP="007C77C5">
      <w:pPr>
        <w:rPr>
          <w:noProof/>
        </w:rPr>
      </w:pPr>
      <w:bookmarkStart w:id="79" w:name="_Toc473244985"/>
    </w:p>
    <w:p w14:paraId="79785DA0" w14:textId="40202200" w:rsidR="0012217E" w:rsidRDefault="002F1241" w:rsidP="00485D75">
      <w:pPr>
        <w:pStyle w:val="3"/>
      </w:pPr>
      <w:r>
        <w:lastRenderedPageBreak/>
        <w:t>6.1.4</w:t>
      </w:r>
      <w:r w:rsidR="0012217E" w:rsidRPr="00625D65">
        <w:t xml:space="preserve"> </w:t>
      </w:r>
      <w:r w:rsidR="0012217E">
        <w:t>get_dlsch_sdu</w:t>
      </w:r>
      <w:bookmarkEnd w:id="79"/>
    </w:p>
    <w:p w14:paraId="19ACA98E" w14:textId="375F8C3E" w:rsidR="0012217E" w:rsidRDefault="00C41237" w:rsidP="00714341">
      <w:pPr>
        <w:jc w:val="center"/>
      </w:pPr>
      <w:r>
        <w:rPr>
          <w:noProof/>
        </w:rPr>
        <w:drawing>
          <wp:inline distT="0" distB="0" distL="0" distR="0" wp14:anchorId="7D1C5D94" wp14:editId="74067912">
            <wp:extent cx="5253355" cy="6366510"/>
            <wp:effectExtent l="0" t="0" r="4445" b="0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636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6BC1" w14:textId="23D26F9A" w:rsidR="0012217E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Process level of get_dlsch_sdu</w:t>
      </w:r>
    </w:p>
    <w:p w14:paraId="3BBF834F" w14:textId="77777777" w:rsidR="0012217E" w:rsidRDefault="0012217E" w:rsidP="0012217E">
      <w:pPr>
        <w:jc w:val="center"/>
        <w:rPr>
          <w:rFonts w:cs="Times New Roman"/>
        </w:rPr>
      </w:pPr>
    </w:p>
    <w:p w14:paraId="3D1D5061" w14:textId="6747BBD6" w:rsidR="0012217E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Parameters of get_dlsch_sdu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2217E" w:rsidRPr="000A00EB" w14:paraId="7AEF5EB8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8A17B8C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60D6953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B8E6938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16781E8" w14:textId="77777777" w:rsidR="0012217E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2217E" w14:paraId="695D3697" w14:textId="77777777" w:rsidTr="00D2346E">
        <w:trPr>
          <w:trHeight w:val="730"/>
          <w:jc w:val="center"/>
        </w:trPr>
        <w:tc>
          <w:tcPr>
            <w:tcW w:w="2122" w:type="dxa"/>
            <w:vAlign w:val="center"/>
          </w:tcPr>
          <w:p w14:paraId="4C11B6F3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DLSCH_SDU</w:t>
            </w:r>
          </w:p>
        </w:tc>
        <w:tc>
          <w:tcPr>
            <w:tcW w:w="2126" w:type="dxa"/>
            <w:vAlign w:val="center"/>
          </w:tcPr>
          <w:p w14:paraId="5EA46244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C176B9">
              <w:rPr>
                <w:rFonts w:cs="Times New Roman"/>
              </w:rPr>
              <w:t>D</w:t>
            </w:r>
            <w:r>
              <w:rPr>
                <w:rFonts w:cs="Times New Roman" w:hint="eastAsia"/>
              </w:rPr>
              <w:t>LSCH</w:t>
            </w:r>
            <w:r w:rsidRPr="00C176B9">
              <w:rPr>
                <w:rFonts w:cs="Times New Roman"/>
              </w:rPr>
              <w:t>_PDU*</w:t>
            </w:r>
          </w:p>
        </w:tc>
        <w:tc>
          <w:tcPr>
            <w:tcW w:w="2410" w:type="dxa"/>
            <w:vAlign w:val="center"/>
          </w:tcPr>
          <w:p w14:paraId="635AAA4F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NULL</w:t>
            </w:r>
          </w:p>
        </w:tc>
        <w:tc>
          <w:tcPr>
            <w:tcW w:w="3260" w:type="dxa"/>
            <w:vAlign w:val="center"/>
          </w:tcPr>
          <w:p w14:paraId="28449036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2217E" w14:paraId="155D94E4" w14:textId="77777777" w:rsidTr="00D2346E">
        <w:trPr>
          <w:jc w:val="center"/>
        </w:trPr>
        <w:tc>
          <w:tcPr>
            <w:tcW w:w="2122" w:type="dxa"/>
            <w:vAlign w:val="center"/>
          </w:tcPr>
          <w:p w14:paraId="380429EE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</w:t>
            </w:r>
            <w:r>
              <w:rPr>
                <w:rFonts w:cs="Times New Roman"/>
              </w:rPr>
              <w:t>_idP</w:t>
            </w:r>
          </w:p>
        </w:tc>
        <w:tc>
          <w:tcPr>
            <w:tcW w:w="2126" w:type="dxa"/>
            <w:vAlign w:val="center"/>
          </w:tcPr>
          <w:p w14:paraId="12C95898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3E1B43">
              <w:t xml:space="preserve">module_id_t </w:t>
            </w:r>
          </w:p>
        </w:tc>
        <w:tc>
          <w:tcPr>
            <w:tcW w:w="2410" w:type="dxa"/>
            <w:vMerge w:val="restart"/>
            <w:vAlign w:val="center"/>
          </w:tcPr>
          <w:p w14:paraId="51587D7C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C176B9">
              <w:rPr>
                <w:rFonts w:cs="Times New Roman"/>
              </w:rPr>
              <w:t>BCCH_pdu.payload</w:t>
            </w:r>
          </w:p>
        </w:tc>
        <w:tc>
          <w:tcPr>
            <w:tcW w:w="3260" w:type="dxa"/>
            <w:vMerge w:val="restart"/>
            <w:vAlign w:val="center"/>
          </w:tcPr>
          <w:p w14:paraId="4AD2D5B6" w14:textId="77777777" w:rsidR="0012217E" w:rsidRPr="00E701CA" w:rsidRDefault="0012217E" w:rsidP="00D2346E">
            <w:pPr>
              <w:jc w:val="both"/>
              <w:rPr>
                <w:rFonts w:cs="Times New Roman"/>
              </w:rPr>
            </w:pPr>
            <w:r w:rsidRPr="00C176B9">
              <w:rPr>
                <w:rFonts w:cs="Times New Roman"/>
              </w:rPr>
              <w:t>Get DLSCH sdu for BCCH</w:t>
            </w:r>
          </w:p>
        </w:tc>
      </w:tr>
      <w:tr w:rsidR="0012217E" w14:paraId="6567C8EF" w14:textId="77777777" w:rsidTr="00D2346E">
        <w:trPr>
          <w:jc w:val="center"/>
        </w:trPr>
        <w:tc>
          <w:tcPr>
            <w:tcW w:w="2122" w:type="dxa"/>
            <w:vAlign w:val="center"/>
          </w:tcPr>
          <w:p w14:paraId="4225A646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CC_id</w:t>
            </w:r>
          </w:p>
        </w:tc>
        <w:tc>
          <w:tcPr>
            <w:tcW w:w="2126" w:type="dxa"/>
            <w:vAlign w:val="center"/>
          </w:tcPr>
          <w:p w14:paraId="3968B527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t>CC_id</w:t>
            </w:r>
          </w:p>
        </w:tc>
        <w:tc>
          <w:tcPr>
            <w:tcW w:w="2410" w:type="dxa"/>
            <w:vMerge/>
            <w:vAlign w:val="center"/>
          </w:tcPr>
          <w:p w14:paraId="00FA7E5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4CCF1DF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0C4F8534" w14:textId="77777777" w:rsidTr="00D2346E">
        <w:trPr>
          <w:jc w:val="center"/>
        </w:trPr>
        <w:tc>
          <w:tcPr>
            <w:tcW w:w="2122" w:type="dxa"/>
            <w:vAlign w:val="center"/>
          </w:tcPr>
          <w:p w14:paraId="599464C2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framP</w:t>
            </w:r>
          </w:p>
        </w:tc>
        <w:tc>
          <w:tcPr>
            <w:tcW w:w="2126" w:type="dxa"/>
            <w:vAlign w:val="center"/>
          </w:tcPr>
          <w:p w14:paraId="2CEA463D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 w:rsidRPr="003E1B43">
              <w:t xml:space="preserve">frame_t </w:t>
            </w:r>
          </w:p>
        </w:tc>
        <w:tc>
          <w:tcPr>
            <w:tcW w:w="2410" w:type="dxa"/>
            <w:vMerge w:val="restart"/>
            <w:vAlign w:val="center"/>
          </w:tcPr>
          <w:p w14:paraId="32954AE2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DLSCH_pdu.</w:t>
            </w:r>
            <w:r w:rsidRPr="00C176B9">
              <w:rPr>
                <w:rFonts w:cs="Times New Roman"/>
              </w:rPr>
              <w:t>payload</w:t>
            </w:r>
          </w:p>
        </w:tc>
        <w:tc>
          <w:tcPr>
            <w:tcW w:w="3260" w:type="dxa"/>
            <w:vMerge w:val="restart"/>
            <w:vAlign w:val="center"/>
          </w:tcPr>
          <w:p w14:paraId="246686D6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 w:rsidRPr="00C176B9">
              <w:rPr>
                <w:rFonts w:cs="Times New Roman"/>
              </w:rPr>
              <w:t>Get DLSCH sdu for rnti</w:t>
            </w:r>
            <w:r>
              <w:rPr>
                <w:rFonts w:cs="Times New Roman"/>
              </w:rPr>
              <w:t>/UE_id</w:t>
            </w:r>
          </w:p>
        </w:tc>
      </w:tr>
      <w:tr w:rsidR="0012217E" w14:paraId="03757966" w14:textId="77777777" w:rsidTr="00D2346E">
        <w:trPr>
          <w:jc w:val="center"/>
        </w:trPr>
        <w:tc>
          <w:tcPr>
            <w:tcW w:w="2122" w:type="dxa"/>
            <w:vAlign w:val="center"/>
          </w:tcPr>
          <w:p w14:paraId="61B5DDFA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rnti</w:t>
            </w:r>
            <w:r>
              <w:rPr>
                <w:rFonts w:cs="Times New Roman" w:hint="eastAsia"/>
              </w:rPr>
              <w:t>P</w:t>
            </w:r>
          </w:p>
        </w:tc>
        <w:tc>
          <w:tcPr>
            <w:tcW w:w="2126" w:type="dxa"/>
            <w:vAlign w:val="center"/>
          </w:tcPr>
          <w:p w14:paraId="1911A19B" w14:textId="77777777" w:rsidR="0012217E" w:rsidRPr="004705F3" w:rsidRDefault="0012217E" w:rsidP="00D2346E">
            <w:pPr>
              <w:jc w:val="both"/>
            </w:pPr>
            <w:r w:rsidRPr="003E1B43">
              <w:t xml:space="preserve">rnti_t </w:t>
            </w:r>
          </w:p>
        </w:tc>
        <w:tc>
          <w:tcPr>
            <w:tcW w:w="2410" w:type="dxa"/>
            <w:vMerge/>
            <w:vAlign w:val="center"/>
          </w:tcPr>
          <w:p w14:paraId="54716C5B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E56CFFA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04FB2649" w14:textId="77777777" w:rsidTr="00D2346E">
        <w:trPr>
          <w:jc w:val="center"/>
        </w:trPr>
        <w:tc>
          <w:tcPr>
            <w:tcW w:w="2122" w:type="dxa"/>
            <w:vAlign w:val="center"/>
          </w:tcPr>
          <w:p w14:paraId="4CBEEDC9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TB_index</w:t>
            </w:r>
          </w:p>
        </w:tc>
        <w:tc>
          <w:tcPr>
            <w:tcW w:w="2126" w:type="dxa"/>
            <w:vAlign w:val="center"/>
          </w:tcPr>
          <w:p w14:paraId="53B5068B" w14:textId="77777777" w:rsidR="0012217E" w:rsidRPr="004705F3" w:rsidRDefault="0012217E" w:rsidP="00D2346E">
            <w:pPr>
              <w:jc w:val="both"/>
            </w:pPr>
            <w:r>
              <w:t xml:space="preserve">uint8_t </w:t>
            </w:r>
          </w:p>
        </w:tc>
        <w:tc>
          <w:tcPr>
            <w:tcW w:w="2410" w:type="dxa"/>
            <w:vMerge/>
            <w:vAlign w:val="center"/>
          </w:tcPr>
          <w:p w14:paraId="62C8EA1F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0CA891E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</w:tbl>
    <w:p w14:paraId="45E9E5C4" w14:textId="77777777" w:rsidR="005C4C95" w:rsidRDefault="005C4C95" w:rsidP="005C4C95">
      <w:pPr>
        <w:pStyle w:val="af4"/>
      </w:pPr>
      <w:bookmarkStart w:id="80" w:name="_Toc473244986"/>
    </w:p>
    <w:p w14:paraId="3EC839D4" w14:textId="32496D11" w:rsidR="0012217E" w:rsidRDefault="002F1241" w:rsidP="00485D75">
      <w:pPr>
        <w:pStyle w:val="3"/>
      </w:pPr>
      <w:r>
        <w:t>6.1.5</w:t>
      </w:r>
      <w:r w:rsidR="0012217E" w:rsidRPr="00625D65">
        <w:t xml:space="preserve"> </w:t>
      </w:r>
      <w:r w:rsidR="0012217E">
        <w:t>rx_sdu</w:t>
      </w:r>
      <w:bookmarkEnd w:id="80"/>
    </w:p>
    <w:p w14:paraId="225F3D87" w14:textId="63D1DE03" w:rsidR="0012217E" w:rsidRDefault="00714341" w:rsidP="00714341">
      <w:pPr>
        <w:jc w:val="center"/>
      </w:pPr>
      <w:r>
        <w:rPr>
          <w:noProof/>
        </w:rPr>
        <w:drawing>
          <wp:inline distT="0" distB="0" distL="0" distR="0" wp14:anchorId="254BA330" wp14:editId="0B23F2DC">
            <wp:extent cx="5608320" cy="678474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32" cy="679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30C5" w14:textId="62CDE111" w:rsidR="0012217E" w:rsidRDefault="005C4C95" w:rsidP="005C4C95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</w:t>
      </w:r>
      <w:r w:rsidR="00A53881">
        <w:rPr>
          <w:noProof/>
        </w:rPr>
        <w:fldChar w:fldCharType="end"/>
      </w:r>
      <w:r w:rsidR="0012217E">
        <w:t xml:space="preserve"> Process level of rx_sdu</w:t>
      </w:r>
    </w:p>
    <w:p w14:paraId="2D03CF68" w14:textId="77777777" w:rsidR="0012217E" w:rsidRDefault="0012217E" w:rsidP="0012217E">
      <w:pPr>
        <w:jc w:val="center"/>
      </w:pPr>
    </w:p>
    <w:p w14:paraId="06389A75" w14:textId="306CC6F5" w:rsidR="0012217E" w:rsidRPr="00224067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Parameters of rx_sdu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2217E" w:rsidRPr="000A00EB" w14:paraId="4ABEC967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48A2D88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40188A3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9E37A9B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6E35849" w14:textId="77777777" w:rsidR="0012217E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2217E" w14:paraId="32C60562" w14:textId="77777777" w:rsidTr="00D2346E">
        <w:trPr>
          <w:jc w:val="center"/>
        </w:trPr>
        <w:tc>
          <w:tcPr>
            <w:tcW w:w="2122" w:type="dxa"/>
            <w:vAlign w:val="center"/>
          </w:tcPr>
          <w:p w14:paraId="144148F1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</w:t>
            </w:r>
            <w:r>
              <w:rPr>
                <w:rFonts w:cs="Times New Roman" w:hint="eastAsia"/>
              </w:rPr>
              <w:t>nb_</w:t>
            </w:r>
            <w:r>
              <w:rPr>
                <w:rFonts w:cs="Times New Roman"/>
              </w:rPr>
              <w:t>mod_idP</w:t>
            </w:r>
          </w:p>
        </w:tc>
        <w:tc>
          <w:tcPr>
            <w:tcW w:w="2126" w:type="dxa"/>
            <w:vAlign w:val="center"/>
          </w:tcPr>
          <w:p w14:paraId="2797F4D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 w:val="restart"/>
            <w:vAlign w:val="center"/>
          </w:tcPr>
          <w:p w14:paraId="0B985A76" w14:textId="2CB3D344" w:rsidR="00D2346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ED3147E" w14:textId="7820D9B8" w:rsidR="00D2346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2217E" w14:paraId="0365D8EF" w14:textId="77777777" w:rsidTr="00D2346E">
        <w:trPr>
          <w:jc w:val="center"/>
        </w:trPr>
        <w:tc>
          <w:tcPr>
            <w:tcW w:w="2122" w:type="dxa"/>
            <w:vAlign w:val="center"/>
          </w:tcPr>
          <w:p w14:paraId="71C951BF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CC_idP</w:t>
            </w:r>
          </w:p>
        </w:tc>
        <w:tc>
          <w:tcPr>
            <w:tcW w:w="2126" w:type="dxa"/>
            <w:vAlign w:val="center"/>
          </w:tcPr>
          <w:p w14:paraId="535201B9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0C19016F" w14:textId="77777777" w:rsidR="0012217E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658B007" w14:textId="77777777" w:rsidR="0012217E" w:rsidRPr="00E701CA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708AB270" w14:textId="77777777" w:rsidTr="00D2346E">
        <w:trPr>
          <w:jc w:val="center"/>
        </w:trPr>
        <w:tc>
          <w:tcPr>
            <w:tcW w:w="2122" w:type="dxa"/>
            <w:vAlign w:val="center"/>
          </w:tcPr>
          <w:p w14:paraId="753FFAE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32884A1A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318FA27C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E593D1F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4DE5E5BC" w14:textId="77777777" w:rsidTr="00D2346E">
        <w:trPr>
          <w:jc w:val="center"/>
        </w:trPr>
        <w:tc>
          <w:tcPr>
            <w:tcW w:w="2122" w:type="dxa"/>
            <w:vAlign w:val="center"/>
          </w:tcPr>
          <w:p w14:paraId="13EC6D59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6" w:type="dxa"/>
            <w:vAlign w:val="center"/>
          </w:tcPr>
          <w:p w14:paraId="702BB024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ub_</w:t>
            </w:r>
            <w:r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571159DA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FB0D4F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6669989F" w14:textId="77777777" w:rsidTr="00D2346E">
        <w:trPr>
          <w:jc w:val="center"/>
        </w:trPr>
        <w:tc>
          <w:tcPr>
            <w:tcW w:w="2122" w:type="dxa"/>
            <w:vAlign w:val="center"/>
          </w:tcPr>
          <w:p w14:paraId="07AB4261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rntiP</w:t>
            </w:r>
          </w:p>
        </w:tc>
        <w:tc>
          <w:tcPr>
            <w:tcW w:w="2126" w:type="dxa"/>
            <w:vAlign w:val="center"/>
          </w:tcPr>
          <w:p w14:paraId="501E37FD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3256B9F4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428A5B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0A46421F" w14:textId="77777777" w:rsidTr="00D2346E">
        <w:trPr>
          <w:jc w:val="center"/>
        </w:trPr>
        <w:tc>
          <w:tcPr>
            <w:tcW w:w="2122" w:type="dxa"/>
            <w:vAlign w:val="center"/>
          </w:tcPr>
          <w:p w14:paraId="7C10E85F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sduP</w:t>
            </w:r>
          </w:p>
        </w:tc>
        <w:tc>
          <w:tcPr>
            <w:tcW w:w="2126" w:type="dxa"/>
            <w:vAlign w:val="center"/>
          </w:tcPr>
          <w:p w14:paraId="2FAF71D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</w:t>
            </w:r>
            <w:r>
              <w:rPr>
                <w:rFonts w:cs="Times New Roman"/>
              </w:rPr>
              <w:t>_t</w:t>
            </w:r>
          </w:p>
        </w:tc>
        <w:tc>
          <w:tcPr>
            <w:tcW w:w="2410" w:type="dxa"/>
            <w:vMerge/>
            <w:vAlign w:val="center"/>
          </w:tcPr>
          <w:p w14:paraId="78AED2D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5DA7EFB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3070A133" w14:textId="77777777" w:rsidTr="00D2346E">
        <w:trPr>
          <w:jc w:val="center"/>
        </w:trPr>
        <w:tc>
          <w:tcPr>
            <w:tcW w:w="2122" w:type="dxa"/>
            <w:vAlign w:val="center"/>
          </w:tcPr>
          <w:p w14:paraId="4463580F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du_</w:t>
            </w:r>
            <w:r>
              <w:rPr>
                <w:rFonts w:cs="Times New Roman"/>
              </w:rPr>
              <w:t>lenP</w:t>
            </w:r>
          </w:p>
        </w:tc>
        <w:tc>
          <w:tcPr>
            <w:tcW w:w="2126" w:type="dxa"/>
            <w:vAlign w:val="center"/>
          </w:tcPr>
          <w:p w14:paraId="32360527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uint16_t</w:t>
            </w:r>
          </w:p>
        </w:tc>
        <w:tc>
          <w:tcPr>
            <w:tcW w:w="2410" w:type="dxa"/>
            <w:vMerge/>
            <w:vAlign w:val="center"/>
          </w:tcPr>
          <w:p w14:paraId="5D706A81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CB2BFB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2E92A8B7" w14:textId="77777777" w:rsidTr="00D2346E">
        <w:trPr>
          <w:jc w:val="center"/>
        </w:trPr>
        <w:tc>
          <w:tcPr>
            <w:tcW w:w="2122" w:type="dxa"/>
            <w:vAlign w:val="center"/>
          </w:tcPr>
          <w:p w14:paraId="6BE4E85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>
              <w:rPr>
                <w:rFonts w:cs="Times New Roman" w:hint="eastAsia"/>
              </w:rPr>
              <w:t>a</w:t>
            </w:r>
            <w:r>
              <w:rPr>
                <w:rFonts w:cs="Times New Roman"/>
              </w:rPr>
              <w:t>rq_pidP</w:t>
            </w:r>
          </w:p>
        </w:tc>
        <w:tc>
          <w:tcPr>
            <w:tcW w:w="2126" w:type="dxa"/>
            <w:vAlign w:val="center"/>
          </w:tcPr>
          <w:p w14:paraId="47B1F7AB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11773F74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6CA00EF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7FA200D1" w14:textId="77777777" w:rsidTr="00D2346E">
        <w:trPr>
          <w:jc w:val="center"/>
        </w:trPr>
        <w:tc>
          <w:tcPr>
            <w:tcW w:w="2122" w:type="dxa"/>
            <w:vAlign w:val="center"/>
          </w:tcPr>
          <w:p w14:paraId="4B5F50CB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sg3</w:t>
            </w:r>
            <w:r>
              <w:rPr>
                <w:rFonts w:cs="Times New Roman"/>
              </w:rPr>
              <w:t>_flagP</w:t>
            </w:r>
          </w:p>
        </w:tc>
        <w:tc>
          <w:tcPr>
            <w:tcW w:w="2126" w:type="dxa"/>
            <w:vAlign w:val="center"/>
          </w:tcPr>
          <w:p w14:paraId="22AB4D32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</w:t>
            </w:r>
            <w:r>
              <w:rPr>
                <w:rFonts w:cs="Times New Roman"/>
              </w:rPr>
              <w:t>_t</w:t>
            </w:r>
          </w:p>
        </w:tc>
        <w:tc>
          <w:tcPr>
            <w:tcW w:w="2410" w:type="dxa"/>
            <w:vMerge/>
            <w:vAlign w:val="center"/>
          </w:tcPr>
          <w:p w14:paraId="20BD3BA7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6A629E5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</w:tbl>
    <w:p w14:paraId="05064ED6" w14:textId="1D091520" w:rsidR="0012217E" w:rsidRDefault="0012217E" w:rsidP="0012217E"/>
    <w:p w14:paraId="007C3F33" w14:textId="1D27BC2C" w:rsidR="00485D75" w:rsidRPr="0012217E" w:rsidRDefault="00485D75" w:rsidP="00485D75">
      <w:pPr>
        <w:pStyle w:val="2"/>
      </w:pPr>
      <w:bookmarkStart w:id="81" w:name="_Toc473244987"/>
      <w:r>
        <w:rPr>
          <w:rFonts w:hint="eastAsia"/>
        </w:rPr>
        <w:lastRenderedPageBreak/>
        <w:t>6.2 Process of block Random_Access</w:t>
      </w:r>
      <w:bookmarkEnd w:id="81"/>
    </w:p>
    <w:p w14:paraId="4AA4D303" w14:textId="429BD787" w:rsidR="0012217E" w:rsidRDefault="0012217E" w:rsidP="00485D75">
      <w:pPr>
        <w:pStyle w:val="3"/>
      </w:pPr>
      <w:bookmarkStart w:id="82" w:name="_Toc473244988"/>
      <w:r>
        <w:rPr>
          <w:rFonts w:hint="eastAsia"/>
        </w:rPr>
        <w:t>6.</w:t>
      </w:r>
      <w:r w:rsidR="002F1241">
        <w:t>2.1</w:t>
      </w:r>
      <w:r>
        <w:t xml:space="preserve"> initiate</w:t>
      </w:r>
      <w:r>
        <w:rPr>
          <w:rFonts w:hint="eastAsia"/>
        </w:rPr>
        <w:t>_ra_p</w:t>
      </w:r>
      <w:r>
        <w:t>roc</w:t>
      </w:r>
      <w:bookmarkEnd w:id="82"/>
    </w:p>
    <w:p w14:paraId="303FEA0A" w14:textId="2894F211" w:rsidR="0012217E" w:rsidRDefault="00DC1EC3" w:rsidP="0012217E">
      <w:r>
        <w:rPr>
          <w:noProof/>
        </w:rPr>
        <w:drawing>
          <wp:inline distT="0" distB="0" distL="0" distR="0" wp14:anchorId="478B8CE0" wp14:editId="6EBECB94">
            <wp:extent cx="5257800" cy="6362700"/>
            <wp:effectExtent l="0" t="0" r="0" b="0"/>
            <wp:docPr id="5" name="圖片 5" descr="C:\Users\binju_X240\Desktop\RA\C__Users_binju_X240_Desktop_SDL_RA_Telelogic_SDL_TTCN_Suite4.3_bin_wini386Processinitiate_ra_proc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inju_X240\Desktop\RA\C__Users_binju_X240_Desktop_SDL_RA_Telelogic_SDL_TTCN_Suite4.3_bin_wini386Processinitiate_ra_proc1.em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5435" w14:textId="2276DB35" w:rsidR="0012217E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 w:rsidRPr="002C7DBF">
        <w:t xml:space="preserve">Process level of </w:t>
      </w:r>
      <w:r w:rsidR="0012217E">
        <w:t>initiate_ra_proc</w:t>
      </w:r>
    </w:p>
    <w:p w14:paraId="37652F2D" w14:textId="77777777" w:rsidR="0012217E" w:rsidRPr="00224067" w:rsidRDefault="0012217E" w:rsidP="0012217E">
      <w:pPr>
        <w:jc w:val="center"/>
      </w:pPr>
    </w:p>
    <w:p w14:paraId="3FCF947C" w14:textId="73EE801C" w:rsidR="0012217E" w:rsidRPr="00224067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 w:rsidR="0012217E">
        <w:t xml:space="preserve"> Parameters of initiate_ra_proc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2217E" w:rsidRPr="000A00EB" w14:paraId="4BEB7FCA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980294C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4BD10B0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4362619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C607814" w14:textId="77777777" w:rsidR="0012217E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2217E" w14:paraId="3DA99008" w14:textId="77777777" w:rsidTr="00D2346E">
        <w:trPr>
          <w:jc w:val="center"/>
        </w:trPr>
        <w:tc>
          <w:tcPr>
            <w:tcW w:w="2122" w:type="dxa"/>
            <w:vAlign w:val="center"/>
          </w:tcPr>
          <w:p w14:paraId="24925136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module_idP</w:t>
            </w:r>
          </w:p>
        </w:tc>
        <w:tc>
          <w:tcPr>
            <w:tcW w:w="2126" w:type="dxa"/>
            <w:vAlign w:val="center"/>
          </w:tcPr>
          <w:p w14:paraId="1C423C84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4185AC3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55EB74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2217E" w14:paraId="18C54198" w14:textId="77777777" w:rsidTr="00D2346E">
        <w:trPr>
          <w:jc w:val="center"/>
        </w:trPr>
        <w:tc>
          <w:tcPr>
            <w:tcW w:w="2122" w:type="dxa"/>
            <w:vAlign w:val="center"/>
          </w:tcPr>
          <w:p w14:paraId="2D076510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0FBCEEB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5E1E4BB3" w14:textId="77777777" w:rsidR="0012217E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B4B09D6" w14:textId="77777777" w:rsidR="0012217E" w:rsidRPr="00E701CA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288AAEB6" w14:textId="77777777" w:rsidTr="00D2346E">
        <w:trPr>
          <w:jc w:val="center"/>
        </w:trPr>
        <w:tc>
          <w:tcPr>
            <w:tcW w:w="2122" w:type="dxa"/>
            <w:vAlign w:val="center"/>
          </w:tcPr>
          <w:p w14:paraId="62721871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2126" w:type="dxa"/>
            <w:vAlign w:val="center"/>
          </w:tcPr>
          <w:p w14:paraId="4E20980B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5375B48A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59BE41A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3EEADD2E" w14:textId="77777777" w:rsidTr="00D2346E">
        <w:trPr>
          <w:jc w:val="center"/>
        </w:trPr>
        <w:tc>
          <w:tcPr>
            <w:tcW w:w="2122" w:type="dxa"/>
            <w:vAlign w:val="center"/>
          </w:tcPr>
          <w:p w14:paraId="6B5D39DB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>
              <w:rPr>
                <w:rFonts w:cs="Times New Roman" w:hint="eastAsia"/>
              </w:rPr>
              <w:t>reamble_</w:t>
            </w:r>
            <w:r>
              <w:rPr>
                <w:rFonts w:cs="Times New Roman"/>
              </w:rPr>
              <w:t>index</w:t>
            </w:r>
          </w:p>
        </w:tc>
        <w:tc>
          <w:tcPr>
            <w:tcW w:w="2126" w:type="dxa"/>
            <w:vAlign w:val="center"/>
          </w:tcPr>
          <w:p w14:paraId="72817A2C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int1</w:t>
            </w:r>
            <w:r>
              <w:rPr>
                <w:rFonts w:cs="Times New Roman"/>
              </w:rPr>
              <w:t>6_t</w:t>
            </w:r>
          </w:p>
        </w:tc>
        <w:tc>
          <w:tcPr>
            <w:tcW w:w="2410" w:type="dxa"/>
            <w:vMerge/>
            <w:vAlign w:val="center"/>
          </w:tcPr>
          <w:p w14:paraId="6C38CE5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A4FB54B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4393EF03" w14:textId="77777777" w:rsidTr="00D2346E">
        <w:trPr>
          <w:jc w:val="center"/>
        </w:trPr>
        <w:tc>
          <w:tcPr>
            <w:tcW w:w="2122" w:type="dxa"/>
            <w:vAlign w:val="center"/>
          </w:tcPr>
          <w:p w14:paraId="53340CDE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>
              <w:rPr>
                <w:rFonts w:cs="Times New Roman" w:hint="eastAsia"/>
              </w:rPr>
              <w:t>iming_</w:t>
            </w:r>
            <w:r>
              <w:rPr>
                <w:rFonts w:cs="Times New Roman"/>
              </w:rPr>
              <w:t>offset</w:t>
            </w:r>
          </w:p>
        </w:tc>
        <w:tc>
          <w:tcPr>
            <w:tcW w:w="2126" w:type="dxa"/>
            <w:vAlign w:val="center"/>
          </w:tcPr>
          <w:p w14:paraId="0EDE94B7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int16_t</w:t>
            </w:r>
          </w:p>
        </w:tc>
        <w:tc>
          <w:tcPr>
            <w:tcW w:w="2410" w:type="dxa"/>
            <w:vMerge/>
            <w:vAlign w:val="center"/>
          </w:tcPr>
          <w:p w14:paraId="0BFBF1D2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B78C7C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06C95227" w14:textId="77777777" w:rsidTr="00D2346E">
        <w:trPr>
          <w:jc w:val="center"/>
        </w:trPr>
        <w:tc>
          <w:tcPr>
            <w:tcW w:w="2122" w:type="dxa"/>
            <w:vAlign w:val="center"/>
          </w:tcPr>
          <w:p w14:paraId="1D450CE6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sect_id</w:t>
            </w:r>
          </w:p>
        </w:tc>
        <w:tc>
          <w:tcPr>
            <w:tcW w:w="2126" w:type="dxa"/>
            <w:vAlign w:val="center"/>
          </w:tcPr>
          <w:p w14:paraId="7D0C9FFA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6862448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CEB37D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3A8E1B4A" w14:textId="77777777" w:rsidTr="00D2346E">
        <w:trPr>
          <w:jc w:val="center"/>
        </w:trPr>
        <w:tc>
          <w:tcPr>
            <w:tcW w:w="2122" w:type="dxa"/>
            <w:vAlign w:val="center"/>
          </w:tcPr>
          <w:p w14:paraId="746153FE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6" w:type="dxa"/>
            <w:vAlign w:val="center"/>
          </w:tcPr>
          <w:p w14:paraId="54E02F7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378982D5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16CEB5D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4CB8F5AC" w14:textId="77777777" w:rsidTr="00D2346E">
        <w:trPr>
          <w:jc w:val="center"/>
        </w:trPr>
        <w:tc>
          <w:tcPr>
            <w:tcW w:w="2122" w:type="dxa"/>
            <w:vAlign w:val="center"/>
          </w:tcPr>
          <w:p w14:paraId="78B9AAD0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f_id</w:t>
            </w:r>
          </w:p>
        </w:tc>
        <w:tc>
          <w:tcPr>
            <w:tcW w:w="2126" w:type="dxa"/>
            <w:vAlign w:val="center"/>
          </w:tcPr>
          <w:p w14:paraId="05DAF1F7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3B8142B5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8E8F98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</w:tbl>
    <w:p w14:paraId="6EB5B494" w14:textId="77777777" w:rsidR="0012217E" w:rsidRDefault="0012217E" w:rsidP="0012217E">
      <w:pPr>
        <w:jc w:val="center"/>
      </w:pPr>
    </w:p>
    <w:p w14:paraId="4BDD7D96" w14:textId="7A36C661" w:rsidR="0012217E" w:rsidRDefault="0012217E" w:rsidP="00485D75">
      <w:pPr>
        <w:pStyle w:val="3"/>
      </w:pPr>
      <w:bookmarkStart w:id="83" w:name="_Toc473244989"/>
      <w:r>
        <w:rPr>
          <w:rFonts w:hint="eastAsia"/>
        </w:rPr>
        <w:t>6.2</w:t>
      </w:r>
      <w:r w:rsidR="00FC4B7F">
        <w:t>.2</w:t>
      </w:r>
      <w:r>
        <w:rPr>
          <w:rFonts w:hint="eastAsia"/>
        </w:rPr>
        <w:t xml:space="preserve"> fi</w:t>
      </w:r>
      <w:r>
        <w:t>ll_rar</w:t>
      </w:r>
      <w:bookmarkEnd w:id="83"/>
    </w:p>
    <w:p w14:paraId="0B27CC05" w14:textId="447C7905" w:rsidR="0012217E" w:rsidRDefault="00714341" w:rsidP="00714341">
      <w:pPr>
        <w:jc w:val="center"/>
      </w:pPr>
      <w:r>
        <w:rPr>
          <w:noProof/>
        </w:rPr>
        <w:drawing>
          <wp:inline distT="0" distB="0" distL="0" distR="0" wp14:anchorId="07F4B7B1" wp14:editId="54D7EC49">
            <wp:extent cx="4709160" cy="5696977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14" cy="569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9E35" w14:textId="226D3618" w:rsidR="0012217E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 w:rsidRPr="00397C89">
        <w:t>P</w:t>
      </w:r>
      <w:r w:rsidR="0012217E">
        <w:t>rocess level of fill_rar</w:t>
      </w:r>
    </w:p>
    <w:p w14:paraId="4824082F" w14:textId="77777777" w:rsidR="0012217E" w:rsidRDefault="0012217E" w:rsidP="0012217E">
      <w:pPr>
        <w:jc w:val="center"/>
      </w:pPr>
    </w:p>
    <w:p w14:paraId="295ABE01" w14:textId="21A8F805" w:rsidR="0012217E" w:rsidRPr="00224067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Parameters of fill_rar.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985"/>
        <w:gridCol w:w="2410"/>
        <w:gridCol w:w="3260"/>
      </w:tblGrid>
      <w:tr w:rsidR="0012217E" w:rsidRPr="000A00EB" w14:paraId="3E757F42" w14:textId="77777777" w:rsidTr="00D2346E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1937F86B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341E25D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195B3D1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720554E" w14:textId="77777777" w:rsidR="0012217E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2217E" w14:paraId="7B694496" w14:textId="77777777" w:rsidTr="00D2346E">
        <w:trPr>
          <w:jc w:val="center"/>
        </w:trPr>
        <w:tc>
          <w:tcPr>
            <w:tcW w:w="2263" w:type="dxa"/>
            <w:vAlign w:val="center"/>
          </w:tcPr>
          <w:p w14:paraId="3C9FCC5C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module_idP</w:t>
            </w:r>
          </w:p>
        </w:tc>
        <w:tc>
          <w:tcPr>
            <w:tcW w:w="1985" w:type="dxa"/>
            <w:vAlign w:val="center"/>
          </w:tcPr>
          <w:p w14:paraId="596FC6E7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02E71D2" w14:textId="77777777" w:rsidR="0012217E" w:rsidRDefault="0012217E" w:rsidP="00D2346E">
            <w:pPr>
              <w:jc w:val="both"/>
              <w:rPr>
                <w:rFonts w:cs="Times New Roman"/>
              </w:rPr>
            </w:pPr>
            <w:r w:rsidRPr="008C041A">
              <w:rPr>
                <w:rFonts w:cs="Times New Roman"/>
              </w:rPr>
              <w:t>eNB_mac_inst[module_idP].common_channels[CC_id].RA_template[ra_idx].rnti</w:t>
            </w:r>
          </w:p>
        </w:tc>
        <w:tc>
          <w:tcPr>
            <w:tcW w:w="3260" w:type="dxa"/>
            <w:vMerge w:val="restart"/>
            <w:vAlign w:val="center"/>
          </w:tcPr>
          <w:p w14:paraId="00D1605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Rnti in rar</w:t>
            </w:r>
          </w:p>
        </w:tc>
      </w:tr>
      <w:tr w:rsidR="0012217E" w14:paraId="4635B45F" w14:textId="77777777" w:rsidTr="00D2346E">
        <w:trPr>
          <w:jc w:val="center"/>
        </w:trPr>
        <w:tc>
          <w:tcPr>
            <w:tcW w:w="2263" w:type="dxa"/>
            <w:vAlign w:val="center"/>
          </w:tcPr>
          <w:p w14:paraId="1079390A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1985" w:type="dxa"/>
            <w:vAlign w:val="center"/>
          </w:tcPr>
          <w:p w14:paraId="158DEE1B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>nt</w:t>
            </w:r>
          </w:p>
        </w:tc>
        <w:tc>
          <w:tcPr>
            <w:tcW w:w="2410" w:type="dxa"/>
            <w:vMerge/>
            <w:vAlign w:val="center"/>
          </w:tcPr>
          <w:p w14:paraId="00F44180" w14:textId="77777777" w:rsidR="0012217E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5818E1D" w14:textId="77777777" w:rsidR="0012217E" w:rsidRPr="00E701CA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6105E551" w14:textId="77777777" w:rsidTr="00D2346E">
        <w:trPr>
          <w:jc w:val="center"/>
        </w:trPr>
        <w:tc>
          <w:tcPr>
            <w:tcW w:w="2263" w:type="dxa"/>
            <w:vAlign w:val="center"/>
          </w:tcPr>
          <w:p w14:paraId="15556A8B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1985" w:type="dxa"/>
            <w:vAlign w:val="center"/>
          </w:tcPr>
          <w:p w14:paraId="08E51BA9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5862C89B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0B6D49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5AB4FA4F" w14:textId="77777777" w:rsidTr="00D2346E">
        <w:trPr>
          <w:jc w:val="center"/>
        </w:trPr>
        <w:tc>
          <w:tcPr>
            <w:tcW w:w="2263" w:type="dxa"/>
            <w:vAlign w:val="center"/>
          </w:tcPr>
          <w:p w14:paraId="3A3B2D11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dlsch_buffer</w:t>
            </w:r>
          </w:p>
        </w:tc>
        <w:tc>
          <w:tcPr>
            <w:tcW w:w="1985" w:type="dxa"/>
            <w:vAlign w:val="center"/>
          </w:tcPr>
          <w:p w14:paraId="0B3CBA73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33C97604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2C13FAF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44F4CE09" w14:textId="77777777" w:rsidTr="00D2346E">
        <w:trPr>
          <w:jc w:val="center"/>
        </w:trPr>
        <w:tc>
          <w:tcPr>
            <w:tcW w:w="2263" w:type="dxa"/>
            <w:vAlign w:val="center"/>
          </w:tcPr>
          <w:p w14:paraId="6BF38B74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N_RB_UL</w:t>
            </w:r>
          </w:p>
        </w:tc>
        <w:tc>
          <w:tcPr>
            <w:tcW w:w="1985" w:type="dxa"/>
            <w:vAlign w:val="center"/>
          </w:tcPr>
          <w:p w14:paraId="7939CA69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int1</w:t>
            </w:r>
            <w:r>
              <w:rPr>
                <w:rFonts w:cs="Times New Roman"/>
              </w:rPr>
              <w:t>6_t</w:t>
            </w:r>
          </w:p>
        </w:tc>
        <w:tc>
          <w:tcPr>
            <w:tcW w:w="2410" w:type="dxa"/>
            <w:vMerge/>
            <w:vAlign w:val="center"/>
          </w:tcPr>
          <w:p w14:paraId="3917264A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824C05F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04D24FA5" w14:textId="77777777" w:rsidTr="00D2346E">
        <w:trPr>
          <w:jc w:val="center"/>
        </w:trPr>
        <w:tc>
          <w:tcPr>
            <w:tcW w:w="2263" w:type="dxa"/>
            <w:vAlign w:val="center"/>
          </w:tcPr>
          <w:p w14:paraId="7E90FAB8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>nput_</w:t>
            </w:r>
            <w:r>
              <w:rPr>
                <w:rFonts w:cs="Times New Roman"/>
              </w:rPr>
              <w:t>buffer_length</w:t>
            </w:r>
          </w:p>
        </w:tc>
        <w:tc>
          <w:tcPr>
            <w:tcW w:w="1985" w:type="dxa"/>
            <w:vAlign w:val="center"/>
          </w:tcPr>
          <w:p w14:paraId="1AEF61AD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6C82F500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6FDE1F4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</w:tbl>
    <w:p w14:paraId="1346261D" w14:textId="77777777" w:rsidR="0012217E" w:rsidRDefault="0012217E" w:rsidP="0012217E">
      <w:pPr>
        <w:jc w:val="center"/>
      </w:pPr>
    </w:p>
    <w:p w14:paraId="0530F0B8" w14:textId="34838EAE" w:rsidR="0012217E" w:rsidRDefault="0012217E" w:rsidP="00485D75">
      <w:pPr>
        <w:pStyle w:val="3"/>
      </w:pPr>
      <w:bookmarkStart w:id="84" w:name="_Toc473244990"/>
      <w:r>
        <w:rPr>
          <w:rFonts w:hint="eastAsia"/>
        </w:rPr>
        <w:lastRenderedPageBreak/>
        <w:t>6.</w:t>
      </w:r>
      <w:r w:rsidR="00FC4B7F">
        <w:t>2.</w:t>
      </w:r>
      <w:r>
        <w:rPr>
          <w:rFonts w:hint="eastAsia"/>
        </w:rPr>
        <w:t xml:space="preserve">3 </w:t>
      </w:r>
      <w:r>
        <w:t>cancel_ra_proc</w:t>
      </w:r>
      <w:bookmarkEnd w:id="84"/>
    </w:p>
    <w:p w14:paraId="418F6F94" w14:textId="52E74833" w:rsidR="0012217E" w:rsidRDefault="00DC1EC3" w:rsidP="0012217E">
      <w:r>
        <w:rPr>
          <w:noProof/>
        </w:rPr>
        <w:drawing>
          <wp:inline distT="0" distB="0" distL="0" distR="0" wp14:anchorId="49B4F423" wp14:editId="391417F1">
            <wp:extent cx="5257800" cy="6362700"/>
            <wp:effectExtent l="0" t="0" r="0" b="0"/>
            <wp:docPr id="22" name="圖片 22" descr="C:\Users\binju_X240\Desktop\RA\C__Users_binju_X240_Desktop_SDL_RA_Telelogic_SDL_TTCN_Suite4.3_bin_wini386Processcancel_ra_proc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inju_X240\Desktop\RA\C__Users_binju_X240_Desktop_SDL_RA_Telelogic_SDL_TTCN_Suite4.3_bin_wini386Processcancel_ra_proc1.e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451A" w14:textId="7E2F69D3" w:rsidR="0012217E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12217E" w:rsidRPr="0034081F">
        <w:t xml:space="preserve"> Process level of </w:t>
      </w:r>
      <w:r w:rsidR="0012217E">
        <w:t>cancel_ra_proc</w:t>
      </w:r>
    </w:p>
    <w:p w14:paraId="563FC319" w14:textId="77777777" w:rsidR="0012217E" w:rsidRPr="00F864E5" w:rsidRDefault="0012217E" w:rsidP="0012217E">
      <w:pPr>
        <w:jc w:val="center"/>
      </w:pPr>
    </w:p>
    <w:p w14:paraId="672C68F3" w14:textId="36E1D456" w:rsidR="0012217E" w:rsidRPr="00224067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12217E">
        <w:t>Parameters of cancel_ra_proc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2217E" w:rsidRPr="000A00EB" w14:paraId="34F29431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DC32E6F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3D93157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E46A85B" w14:textId="77777777" w:rsidR="0012217E" w:rsidRPr="000A00EB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7B5650D" w14:textId="77777777" w:rsidR="0012217E" w:rsidRDefault="0012217E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2217E" w14:paraId="4692E123" w14:textId="77777777" w:rsidTr="00D2346E">
        <w:trPr>
          <w:jc w:val="center"/>
        </w:trPr>
        <w:tc>
          <w:tcPr>
            <w:tcW w:w="2122" w:type="dxa"/>
            <w:vAlign w:val="center"/>
          </w:tcPr>
          <w:p w14:paraId="592BE7ED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idP</w:t>
            </w:r>
          </w:p>
        </w:tc>
        <w:tc>
          <w:tcPr>
            <w:tcW w:w="2126" w:type="dxa"/>
            <w:vAlign w:val="center"/>
          </w:tcPr>
          <w:p w14:paraId="046D5DEC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 w:val="restart"/>
            <w:vAlign w:val="center"/>
          </w:tcPr>
          <w:p w14:paraId="72B8CCA5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368FD2B3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2217E" w14:paraId="45C1BDA9" w14:textId="77777777" w:rsidTr="00D2346E">
        <w:trPr>
          <w:jc w:val="center"/>
        </w:trPr>
        <w:tc>
          <w:tcPr>
            <w:tcW w:w="2122" w:type="dxa"/>
            <w:vAlign w:val="center"/>
          </w:tcPr>
          <w:p w14:paraId="0BD3D9D4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595852E3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>nt</w:t>
            </w:r>
          </w:p>
        </w:tc>
        <w:tc>
          <w:tcPr>
            <w:tcW w:w="2410" w:type="dxa"/>
            <w:vMerge/>
            <w:vAlign w:val="center"/>
          </w:tcPr>
          <w:p w14:paraId="2C70A323" w14:textId="77777777" w:rsidR="0012217E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82F32EE" w14:textId="77777777" w:rsidR="0012217E" w:rsidRPr="00E701CA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2CE7520F" w14:textId="77777777" w:rsidTr="00D2346E">
        <w:trPr>
          <w:jc w:val="center"/>
        </w:trPr>
        <w:tc>
          <w:tcPr>
            <w:tcW w:w="2122" w:type="dxa"/>
            <w:vAlign w:val="center"/>
          </w:tcPr>
          <w:p w14:paraId="3495D722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2126" w:type="dxa"/>
            <w:vAlign w:val="center"/>
          </w:tcPr>
          <w:p w14:paraId="736B0BEA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6CB504AB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7810D47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  <w:tr w:rsidR="0012217E" w14:paraId="0879001C" w14:textId="77777777" w:rsidTr="00D2346E">
        <w:trPr>
          <w:jc w:val="center"/>
        </w:trPr>
        <w:tc>
          <w:tcPr>
            <w:tcW w:w="2122" w:type="dxa"/>
            <w:vAlign w:val="center"/>
          </w:tcPr>
          <w:p w14:paraId="4143C744" w14:textId="77777777" w:rsidR="0012217E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rnti_t</w:t>
            </w:r>
          </w:p>
        </w:tc>
        <w:tc>
          <w:tcPr>
            <w:tcW w:w="2126" w:type="dxa"/>
            <w:vAlign w:val="center"/>
          </w:tcPr>
          <w:p w14:paraId="60404FEC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</w:t>
            </w:r>
          </w:p>
        </w:tc>
        <w:tc>
          <w:tcPr>
            <w:tcW w:w="2410" w:type="dxa"/>
            <w:vMerge/>
            <w:vAlign w:val="center"/>
          </w:tcPr>
          <w:p w14:paraId="1E46F0DF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2935037" w14:textId="77777777" w:rsidR="0012217E" w:rsidRPr="00285D7B" w:rsidRDefault="0012217E" w:rsidP="00D2346E">
            <w:pPr>
              <w:jc w:val="both"/>
              <w:rPr>
                <w:rFonts w:cs="Times New Roman"/>
              </w:rPr>
            </w:pPr>
          </w:p>
        </w:tc>
      </w:tr>
    </w:tbl>
    <w:p w14:paraId="1AB721D1" w14:textId="77777777" w:rsidR="005C4C95" w:rsidRDefault="005C4C95" w:rsidP="005C4C95">
      <w:bookmarkStart w:id="85" w:name="_Toc473244991"/>
    </w:p>
    <w:p w14:paraId="27D595DF" w14:textId="3D485379" w:rsidR="005118CC" w:rsidRDefault="005118CC" w:rsidP="005118CC">
      <w:pPr>
        <w:pStyle w:val="2"/>
      </w:pPr>
      <w:r>
        <w:t>6.3</w:t>
      </w:r>
      <w:r w:rsidR="002F1241">
        <w:t xml:space="preserve"> </w:t>
      </w:r>
      <w:r>
        <w:rPr>
          <w:rFonts w:hint="eastAsia"/>
        </w:rPr>
        <w:t xml:space="preserve">Process of block </w:t>
      </w:r>
      <w:r>
        <w:t>PHY_Config</w:t>
      </w:r>
      <w:bookmarkEnd w:id="85"/>
    </w:p>
    <w:p w14:paraId="4B360D3C" w14:textId="4C4D2639" w:rsidR="002F1241" w:rsidRPr="00625D65" w:rsidRDefault="002F1241" w:rsidP="002F1241">
      <w:pPr>
        <w:pStyle w:val="3"/>
      </w:pPr>
      <w:bookmarkStart w:id="86" w:name="_Toc473244992"/>
      <w:r>
        <w:rPr>
          <w:rFonts w:hint="eastAsia"/>
        </w:rPr>
        <w:t>6.</w:t>
      </w:r>
      <w:r w:rsidR="00AE4300">
        <w:t>3.</w:t>
      </w:r>
      <w:r>
        <w:rPr>
          <w:rFonts w:hint="eastAsia"/>
        </w:rPr>
        <w:t>1</w:t>
      </w:r>
      <w:r w:rsidRPr="00625D65">
        <w:t xml:space="preserve"> </w:t>
      </w:r>
      <w:r w:rsidR="002134B6">
        <w:t>Configure</w:t>
      </w:r>
      <w:bookmarkEnd w:id="86"/>
    </w:p>
    <w:p w14:paraId="73A68DA3" w14:textId="002FD1B2" w:rsidR="002F1241" w:rsidRDefault="002D6EAB" w:rsidP="00845EDB">
      <w:pPr>
        <w:pStyle w:val="af4"/>
      </w:pPr>
      <w:r>
        <w:rPr>
          <w:noProof/>
        </w:rPr>
        <w:pict w14:anchorId="458C42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78.8pt">
            <v:imagedata r:id="rId23" o:title="C__Users_KroEmPa_Dropbox_OAI_4_DesignDocument_Rel13_NBIoT_暐太_NB_IoT_eNB_Reference_NB_IoT_eNB_ReferenceProcessConfigure1"/>
          </v:shape>
        </w:pict>
      </w:r>
    </w:p>
    <w:p w14:paraId="5794940F" w14:textId="2033025E" w:rsidR="002F1241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2F1241">
        <w:t xml:space="preserve">Process level of </w:t>
      </w:r>
      <w:r w:rsidR="00845EDB">
        <w:t>Configure</w:t>
      </w:r>
    </w:p>
    <w:p w14:paraId="7A00E860" w14:textId="77777777" w:rsidR="002F1241" w:rsidRDefault="002F1241" w:rsidP="002F1241">
      <w:pPr>
        <w:jc w:val="center"/>
        <w:rPr>
          <w:rFonts w:cs="Times New Roman"/>
        </w:rPr>
      </w:pPr>
    </w:p>
    <w:p w14:paraId="0FDF9E6B" w14:textId="2EE8AA08" w:rsidR="002F1241" w:rsidRPr="00602F35" w:rsidRDefault="005C4C95" w:rsidP="005C4C95">
      <w:pPr>
        <w:pStyle w:val="Table"/>
        <w:rPr>
          <w:color w:val="00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</w:t>
      </w:r>
      <w:r w:rsidR="00A53881">
        <w:rPr>
          <w:noProof/>
        </w:rPr>
        <w:fldChar w:fldCharType="end"/>
      </w:r>
      <w:r w:rsidR="002F1241">
        <w:t xml:space="preserve"> Parameters of</w:t>
      </w:r>
      <w:del w:id="87" w:author="KroEmPa" w:date="2009-12-06T18:10:00Z">
        <w:r w:rsidR="002F1241" w:rsidDel="007E7054">
          <w:rPr>
            <w:color w:val="000000"/>
          </w:rPr>
          <w:delText>Config_PHY_MAC.</w:delText>
        </w:r>
      </w:del>
      <w:r w:rsidR="002F1241" w:rsidRPr="00602F35">
        <w:t xml:space="preserve"> </w:t>
      </w:r>
      <w:r w:rsidR="00845EDB">
        <w:t>Configure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F1241" w:rsidRPr="000A00EB" w14:paraId="1528A8E9" w14:textId="77777777" w:rsidTr="00D2346E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10CD25F2" w14:textId="77777777" w:rsidR="002F1241" w:rsidRDefault="002F1241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Input Parameter</w:t>
            </w:r>
          </w:p>
          <w:p w14:paraId="29357BCC" w14:textId="77777777" w:rsidR="002F1241" w:rsidRPr="000A00EB" w:rsidRDefault="002F1241" w:rsidP="00D2346E">
            <w:pPr>
              <w:jc w:val="both"/>
              <w:rPr>
                <w:rFonts w:cs="Times New Roman"/>
                <w:b/>
              </w:rPr>
            </w:pPr>
            <w:r>
              <w:t>( rrc_mac_config_req )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03DB1482" w14:textId="77777777" w:rsidR="002F1241" w:rsidRPr="000A00EB" w:rsidRDefault="002F1241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6AE7913" w14:textId="77777777" w:rsidR="002F1241" w:rsidRPr="000A00EB" w:rsidRDefault="002F1241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6E678A11" w14:textId="77777777" w:rsidR="002F1241" w:rsidRDefault="002F1241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F1241" w14:paraId="631B3B5F" w14:textId="77777777" w:rsidTr="00D2346E">
        <w:trPr>
          <w:jc w:val="center"/>
        </w:trPr>
        <w:tc>
          <w:tcPr>
            <w:tcW w:w="2689" w:type="dxa"/>
            <w:vAlign w:val="center"/>
          </w:tcPr>
          <w:p w14:paraId="53E4BA80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707FB6">
              <w:t>Mod_idP</w:t>
            </w:r>
          </w:p>
        </w:tc>
        <w:tc>
          <w:tcPr>
            <w:tcW w:w="3685" w:type="dxa"/>
            <w:vAlign w:val="center"/>
          </w:tcPr>
          <w:p w14:paraId="08D3A1C3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module_id_t</w:t>
            </w:r>
          </w:p>
        </w:tc>
        <w:tc>
          <w:tcPr>
            <w:tcW w:w="2126" w:type="dxa"/>
            <w:vMerge w:val="restart"/>
            <w:vAlign w:val="center"/>
          </w:tcPr>
          <w:p w14:paraId="39F1607A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7C0EE95B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F1241" w14:paraId="2927D25E" w14:textId="77777777" w:rsidTr="00D2346E">
        <w:trPr>
          <w:jc w:val="center"/>
        </w:trPr>
        <w:tc>
          <w:tcPr>
            <w:tcW w:w="2689" w:type="dxa"/>
            <w:vAlign w:val="center"/>
          </w:tcPr>
          <w:p w14:paraId="26C19A55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707FB6">
              <w:t>CC_idP</w:t>
            </w:r>
          </w:p>
        </w:tc>
        <w:tc>
          <w:tcPr>
            <w:tcW w:w="3685" w:type="dxa"/>
            <w:vAlign w:val="center"/>
          </w:tcPr>
          <w:p w14:paraId="6C4A7B27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A4440B">
              <w:t xml:space="preserve">int                   </w:t>
            </w:r>
          </w:p>
        </w:tc>
        <w:tc>
          <w:tcPr>
            <w:tcW w:w="2126" w:type="dxa"/>
            <w:vMerge/>
            <w:vAlign w:val="center"/>
          </w:tcPr>
          <w:p w14:paraId="006383EE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04C8DF36" w14:textId="77777777" w:rsidR="002F1241" w:rsidRPr="00E701CA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223C7F2E" w14:textId="77777777" w:rsidTr="00D2346E">
        <w:trPr>
          <w:jc w:val="center"/>
        </w:trPr>
        <w:tc>
          <w:tcPr>
            <w:tcW w:w="2689" w:type="dxa"/>
            <w:vAlign w:val="center"/>
          </w:tcPr>
          <w:p w14:paraId="77BE2763" w14:textId="77777777" w:rsidR="002F1241" w:rsidRPr="00285D7B" w:rsidRDefault="002F1241" w:rsidP="00D2346E">
            <w:pPr>
              <w:jc w:val="both"/>
              <w:rPr>
                <w:rFonts w:cs="Times New Roman"/>
              </w:rPr>
            </w:pPr>
            <w:r w:rsidRPr="00707FB6">
              <w:t>eNB_flagP</w:t>
            </w:r>
          </w:p>
        </w:tc>
        <w:tc>
          <w:tcPr>
            <w:tcW w:w="3685" w:type="dxa"/>
            <w:vAlign w:val="center"/>
          </w:tcPr>
          <w:p w14:paraId="54FA06AC" w14:textId="77777777" w:rsidR="002F1241" w:rsidRPr="00285D7B" w:rsidRDefault="002F1241" w:rsidP="00D2346E">
            <w:pPr>
              <w:jc w:val="both"/>
              <w:rPr>
                <w:rFonts w:cs="Times New Roman"/>
              </w:rPr>
            </w:pPr>
            <w:r w:rsidRPr="00A4440B">
              <w:t xml:space="preserve">eNB_flag_t                </w:t>
            </w:r>
          </w:p>
        </w:tc>
        <w:tc>
          <w:tcPr>
            <w:tcW w:w="2126" w:type="dxa"/>
            <w:vMerge w:val="restart"/>
            <w:vAlign w:val="center"/>
          </w:tcPr>
          <w:p w14:paraId="16DEE6E7" w14:textId="77777777" w:rsidR="002F1241" w:rsidRPr="00285D7B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004CED69" w14:textId="77777777" w:rsidR="002F1241" w:rsidRPr="00285D7B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F1241" w14:paraId="15B46CED" w14:textId="77777777" w:rsidTr="00D2346E">
        <w:trPr>
          <w:jc w:val="center"/>
        </w:trPr>
        <w:tc>
          <w:tcPr>
            <w:tcW w:w="2689" w:type="dxa"/>
            <w:vAlign w:val="center"/>
          </w:tcPr>
          <w:p w14:paraId="05E7DDBC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707FB6">
              <w:t>rntiP</w:t>
            </w:r>
          </w:p>
        </w:tc>
        <w:tc>
          <w:tcPr>
            <w:tcW w:w="3685" w:type="dxa"/>
            <w:vAlign w:val="center"/>
          </w:tcPr>
          <w:p w14:paraId="2B3224E1" w14:textId="77777777" w:rsidR="002F1241" w:rsidRPr="00285D7B" w:rsidRDefault="002F1241" w:rsidP="00D2346E">
            <w:pPr>
              <w:jc w:val="both"/>
              <w:rPr>
                <w:rFonts w:cs="Times New Roman"/>
              </w:rPr>
            </w:pPr>
            <w:r w:rsidRPr="00A4440B">
              <w:t xml:space="preserve">rnti_t                  </w:t>
            </w:r>
          </w:p>
        </w:tc>
        <w:tc>
          <w:tcPr>
            <w:tcW w:w="2126" w:type="dxa"/>
            <w:vMerge/>
            <w:vAlign w:val="center"/>
          </w:tcPr>
          <w:p w14:paraId="3DBD8C54" w14:textId="77777777" w:rsidR="002F1241" w:rsidRPr="00285D7B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BBD3C06" w14:textId="77777777" w:rsidR="002F1241" w:rsidRPr="00285D7B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1EF7AB55" w14:textId="77777777" w:rsidTr="00D2346E">
        <w:trPr>
          <w:jc w:val="center"/>
        </w:trPr>
        <w:tc>
          <w:tcPr>
            <w:tcW w:w="2689" w:type="dxa"/>
            <w:vAlign w:val="center"/>
          </w:tcPr>
          <w:p w14:paraId="45C38329" w14:textId="77777777" w:rsidR="002F1241" w:rsidRPr="001D5E5C" w:rsidRDefault="002F1241" w:rsidP="00D2346E">
            <w:pPr>
              <w:jc w:val="both"/>
              <w:rPr>
                <w:rFonts w:cs="Times New Roman"/>
              </w:rPr>
            </w:pPr>
            <w:r w:rsidRPr="00707FB6">
              <w:t>eNB_index</w:t>
            </w:r>
          </w:p>
        </w:tc>
        <w:tc>
          <w:tcPr>
            <w:tcW w:w="3685" w:type="dxa"/>
            <w:vAlign w:val="center"/>
          </w:tcPr>
          <w:p w14:paraId="788B852C" w14:textId="77777777" w:rsidR="002F1241" w:rsidRDefault="002F1241" w:rsidP="00D2346E">
            <w:pPr>
              <w:jc w:val="both"/>
            </w:pPr>
            <w:r w:rsidRPr="00A4440B">
              <w:t xml:space="preserve">uint8_t                         </w:t>
            </w:r>
          </w:p>
        </w:tc>
        <w:tc>
          <w:tcPr>
            <w:tcW w:w="2126" w:type="dxa"/>
            <w:vMerge/>
            <w:vAlign w:val="center"/>
          </w:tcPr>
          <w:p w14:paraId="1B80DB8D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39737FB9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496BCE5D" w14:textId="77777777" w:rsidTr="00D2346E">
        <w:trPr>
          <w:jc w:val="center"/>
        </w:trPr>
        <w:tc>
          <w:tcPr>
            <w:tcW w:w="2689" w:type="dxa"/>
            <w:vAlign w:val="center"/>
          </w:tcPr>
          <w:p w14:paraId="1E74AE87" w14:textId="77777777" w:rsidR="002F1241" w:rsidRPr="001D5E5C" w:rsidRDefault="002F1241" w:rsidP="00D2346E">
            <w:pPr>
              <w:jc w:val="both"/>
              <w:rPr>
                <w:rFonts w:cs="Times New Roman"/>
              </w:rPr>
            </w:pPr>
            <w:r w:rsidRPr="00707FB6">
              <w:t>radioResourceConfigCommon</w:t>
            </w:r>
          </w:p>
        </w:tc>
        <w:tc>
          <w:tcPr>
            <w:tcW w:w="3685" w:type="dxa"/>
            <w:vAlign w:val="center"/>
          </w:tcPr>
          <w:p w14:paraId="7D5831ED" w14:textId="77777777" w:rsidR="002F1241" w:rsidRDefault="002F1241" w:rsidP="00D2346E">
            <w:pPr>
              <w:jc w:val="both"/>
            </w:pPr>
            <w:r w:rsidRPr="00A4440B">
              <w:t xml:space="preserve">RadioResourceConfigCommonSIB_t  </w:t>
            </w:r>
          </w:p>
        </w:tc>
        <w:tc>
          <w:tcPr>
            <w:tcW w:w="2126" w:type="dxa"/>
            <w:vMerge/>
            <w:vAlign w:val="center"/>
          </w:tcPr>
          <w:p w14:paraId="3B805CD7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467674CE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72906208" w14:textId="77777777" w:rsidTr="00D2346E">
        <w:trPr>
          <w:jc w:val="center"/>
        </w:trPr>
        <w:tc>
          <w:tcPr>
            <w:tcW w:w="2689" w:type="dxa"/>
            <w:vAlign w:val="center"/>
          </w:tcPr>
          <w:p w14:paraId="47D8A338" w14:textId="77777777" w:rsidR="002F1241" w:rsidRPr="009562F3" w:rsidRDefault="002F1241" w:rsidP="00D2346E">
            <w:pPr>
              <w:jc w:val="both"/>
            </w:pPr>
            <w:r w:rsidRPr="00707FB6">
              <w:t>physicalConfigDedicated</w:t>
            </w:r>
          </w:p>
        </w:tc>
        <w:tc>
          <w:tcPr>
            <w:tcW w:w="3685" w:type="dxa"/>
            <w:vAlign w:val="center"/>
          </w:tcPr>
          <w:p w14:paraId="5CFA8896" w14:textId="77777777" w:rsidR="002F1241" w:rsidRPr="001C3862" w:rsidRDefault="002F1241" w:rsidP="00D2346E">
            <w:pPr>
              <w:jc w:val="both"/>
            </w:pPr>
            <w:r w:rsidRPr="00A4440B">
              <w:t xml:space="preserve">struct PhysicalConfigDedicated </w:t>
            </w:r>
          </w:p>
        </w:tc>
        <w:tc>
          <w:tcPr>
            <w:tcW w:w="2126" w:type="dxa"/>
            <w:vMerge/>
            <w:vAlign w:val="center"/>
          </w:tcPr>
          <w:p w14:paraId="1256DC41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94C6376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33B0A66F" w14:textId="77777777" w:rsidTr="00D2346E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280DC7A4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1D5E5C">
              <w:rPr>
                <w:rFonts w:cs="Times New Roman"/>
              </w:rPr>
              <w:t>#ifdef Rel10</w:t>
            </w:r>
          </w:p>
        </w:tc>
      </w:tr>
      <w:tr w:rsidR="002F1241" w14:paraId="23408A85" w14:textId="77777777" w:rsidTr="00D2346E">
        <w:trPr>
          <w:jc w:val="center"/>
        </w:trPr>
        <w:tc>
          <w:tcPr>
            <w:tcW w:w="2689" w:type="dxa"/>
            <w:vAlign w:val="center"/>
          </w:tcPr>
          <w:p w14:paraId="1AEDD195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49535C">
              <w:t>sCellToAddMod_r10</w:t>
            </w:r>
          </w:p>
        </w:tc>
        <w:tc>
          <w:tcPr>
            <w:tcW w:w="3685" w:type="dxa"/>
            <w:vAlign w:val="center"/>
          </w:tcPr>
          <w:p w14:paraId="308E1221" w14:textId="77777777" w:rsidR="002F1241" w:rsidRDefault="002F1241" w:rsidP="00D2346E">
            <w:pPr>
              <w:jc w:val="both"/>
            </w:pPr>
            <w:r w:rsidRPr="00640736">
              <w:t>SCellToAddMod_r10_t</w:t>
            </w:r>
            <w:r w:rsidRPr="00A17379">
              <w:t xml:space="preserve">                             </w:t>
            </w:r>
          </w:p>
        </w:tc>
        <w:tc>
          <w:tcPr>
            <w:tcW w:w="2126" w:type="dxa"/>
            <w:vAlign w:val="center"/>
          </w:tcPr>
          <w:p w14:paraId="555A3D06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Align w:val="center"/>
          </w:tcPr>
          <w:p w14:paraId="01E40280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F1241" w14:paraId="1A264CA5" w14:textId="77777777" w:rsidTr="00D2346E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7E0ED5A0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#endif</w:t>
            </w:r>
          </w:p>
        </w:tc>
      </w:tr>
      <w:tr w:rsidR="002F1241" w14:paraId="3D5DCF7A" w14:textId="77777777" w:rsidTr="00D2346E">
        <w:trPr>
          <w:jc w:val="center"/>
        </w:trPr>
        <w:tc>
          <w:tcPr>
            <w:tcW w:w="2689" w:type="dxa"/>
            <w:vAlign w:val="center"/>
          </w:tcPr>
          <w:p w14:paraId="4A57109C" w14:textId="77777777" w:rsidR="002F1241" w:rsidRPr="0027141D" w:rsidRDefault="002F1241" w:rsidP="00D2346E">
            <w:pPr>
              <w:jc w:val="both"/>
            </w:pPr>
            <w:r>
              <w:t>measObj</w:t>
            </w:r>
          </w:p>
        </w:tc>
        <w:tc>
          <w:tcPr>
            <w:tcW w:w="3685" w:type="dxa"/>
            <w:vAlign w:val="center"/>
          </w:tcPr>
          <w:p w14:paraId="09251322" w14:textId="77777777" w:rsidR="002F1241" w:rsidRPr="00A17379" w:rsidRDefault="002F1241" w:rsidP="00D2346E">
            <w:pPr>
              <w:jc w:val="both"/>
            </w:pPr>
            <w:r w:rsidRPr="000A5366">
              <w:t xml:space="preserve">MeasObjectToAddMod_t         </w:t>
            </w:r>
          </w:p>
        </w:tc>
        <w:tc>
          <w:tcPr>
            <w:tcW w:w="2126" w:type="dxa"/>
            <w:vMerge w:val="restart"/>
            <w:vAlign w:val="center"/>
          </w:tcPr>
          <w:p w14:paraId="6E5BA663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4D0B1628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F1241" w14:paraId="657B238F" w14:textId="77777777" w:rsidTr="00D2346E">
        <w:trPr>
          <w:jc w:val="center"/>
        </w:trPr>
        <w:tc>
          <w:tcPr>
            <w:tcW w:w="2689" w:type="dxa"/>
            <w:vAlign w:val="center"/>
          </w:tcPr>
          <w:p w14:paraId="52ED5815" w14:textId="77777777" w:rsidR="002F1241" w:rsidRPr="0027141D" w:rsidRDefault="002F1241" w:rsidP="00D2346E">
            <w:pPr>
              <w:jc w:val="both"/>
            </w:pPr>
            <w:r>
              <w:t>mac_MainConfig</w:t>
            </w:r>
          </w:p>
        </w:tc>
        <w:tc>
          <w:tcPr>
            <w:tcW w:w="3685" w:type="dxa"/>
            <w:vAlign w:val="center"/>
          </w:tcPr>
          <w:p w14:paraId="7658F285" w14:textId="77777777" w:rsidR="002F1241" w:rsidRPr="00A17379" w:rsidRDefault="002F1241" w:rsidP="00D2346E">
            <w:pPr>
              <w:jc w:val="both"/>
            </w:pPr>
            <w:r w:rsidRPr="000A5366">
              <w:t xml:space="preserve">MAC_MainConfig_t      </w:t>
            </w:r>
          </w:p>
        </w:tc>
        <w:tc>
          <w:tcPr>
            <w:tcW w:w="2126" w:type="dxa"/>
            <w:vMerge/>
            <w:vAlign w:val="center"/>
          </w:tcPr>
          <w:p w14:paraId="4D5CD0CD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7CC3254E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42D216F9" w14:textId="77777777" w:rsidTr="00D2346E">
        <w:trPr>
          <w:jc w:val="center"/>
        </w:trPr>
        <w:tc>
          <w:tcPr>
            <w:tcW w:w="2689" w:type="dxa"/>
            <w:vAlign w:val="center"/>
          </w:tcPr>
          <w:p w14:paraId="40101977" w14:textId="77777777" w:rsidR="002F1241" w:rsidRPr="0027141D" w:rsidRDefault="002F1241" w:rsidP="00D2346E">
            <w:pPr>
              <w:jc w:val="both"/>
            </w:pPr>
            <w:r>
              <w:t>logicalChannelIdentity</w:t>
            </w:r>
          </w:p>
        </w:tc>
        <w:tc>
          <w:tcPr>
            <w:tcW w:w="3685" w:type="dxa"/>
            <w:vAlign w:val="center"/>
          </w:tcPr>
          <w:p w14:paraId="44ADAF04" w14:textId="77777777" w:rsidR="002F1241" w:rsidRPr="00A17379" w:rsidRDefault="002F1241" w:rsidP="00D2346E">
            <w:pPr>
              <w:jc w:val="both"/>
            </w:pPr>
            <w:r w:rsidRPr="000A5366">
              <w:t xml:space="preserve">long                             </w:t>
            </w:r>
          </w:p>
        </w:tc>
        <w:tc>
          <w:tcPr>
            <w:tcW w:w="2126" w:type="dxa"/>
            <w:vMerge/>
            <w:vAlign w:val="center"/>
          </w:tcPr>
          <w:p w14:paraId="561FFC8D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4288DBB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570C068E" w14:textId="77777777" w:rsidTr="00D2346E">
        <w:trPr>
          <w:jc w:val="center"/>
        </w:trPr>
        <w:tc>
          <w:tcPr>
            <w:tcW w:w="2689" w:type="dxa"/>
            <w:vAlign w:val="center"/>
          </w:tcPr>
          <w:p w14:paraId="10C838B5" w14:textId="77777777" w:rsidR="002F1241" w:rsidRPr="0027141D" w:rsidRDefault="002F1241" w:rsidP="00D2346E">
            <w:pPr>
              <w:jc w:val="both"/>
            </w:pPr>
            <w:r>
              <w:t>logicalChannelConfig</w:t>
            </w:r>
          </w:p>
        </w:tc>
        <w:tc>
          <w:tcPr>
            <w:tcW w:w="3685" w:type="dxa"/>
            <w:vAlign w:val="center"/>
          </w:tcPr>
          <w:p w14:paraId="6C3440F5" w14:textId="77777777" w:rsidR="002F1241" w:rsidRPr="00A17379" w:rsidRDefault="002F1241" w:rsidP="00D2346E">
            <w:pPr>
              <w:jc w:val="both"/>
            </w:pPr>
            <w:r w:rsidRPr="000A5366">
              <w:t xml:space="preserve">LogicalChannelConfig_t          </w:t>
            </w:r>
          </w:p>
        </w:tc>
        <w:tc>
          <w:tcPr>
            <w:tcW w:w="2126" w:type="dxa"/>
            <w:vMerge/>
            <w:vAlign w:val="center"/>
          </w:tcPr>
          <w:p w14:paraId="2BACE29A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27E017E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45130DE6" w14:textId="77777777" w:rsidTr="00D2346E">
        <w:trPr>
          <w:jc w:val="center"/>
        </w:trPr>
        <w:tc>
          <w:tcPr>
            <w:tcW w:w="2689" w:type="dxa"/>
            <w:vAlign w:val="center"/>
          </w:tcPr>
          <w:p w14:paraId="03644FE1" w14:textId="77777777" w:rsidR="002F1241" w:rsidRPr="0027141D" w:rsidRDefault="002F1241" w:rsidP="00D2346E">
            <w:pPr>
              <w:jc w:val="both"/>
            </w:pPr>
            <w:r>
              <w:t>measGapConfig</w:t>
            </w:r>
          </w:p>
        </w:tc>
        <w:tc>
          <w:tcPr>
            <w:tcW w:w="3685" w:type="dxa"/>
            <w:vAlign w:val="center"/>
          </w:tcPr>
          <w:p w14:paraId="3A59197F" w14:textId="77777777" w:rsidR="002F1241" w:rsidRPr="00A17379" w:rsidRDefault="002F1241" w:rsidP="00D2346E">
            <w:pPr>
              <w:jc w:val="both"/>
            </w:pPr>
            <w:r w:rsidRPr="000A5366">
              <w:t xml:space="preserve">MeasGapConfig_t                 </w:t>
            </w:r>
          </w:p>
        </w:tc>
        <w:tc>
          <w:tcPr>
            <w:tcW w:w="2126" w:type="dxa"/>
            <w:vMerge/>
            <w:vAlign w:val="center"/>
          </w:tcPr>
          <w:p w14:paraId="0733DDCE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6BD0D1F1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03788E34" w14:textId="77777777" w:rsidTr="00D2346E">
        <w:trPr>
          <w:jc w:val="center"/>
        </w:trPr>
        <w:tc>
          <w:tcPr>
            <w:tcW w:w="2689" w:type="dxa"/>
            <w:vAlign w:val="center"/>
          </w:tcPr>
          <w:p w14:paraId="07091A6F" w14:textId="77777777" w:rsidR="002F1241" w:rsidRPr="0027141D" w:rsidRDefault="002F1241" w:rsidP="00D2346E">
            <w:pPr>
              <w:jc w:val="both"/>
            </w:pPr>
            <w:r>
              <w:t>tdd_Config</w:t>
            </w:r>
          </w:p>
        </w:tc>
        <w:tc>
          <w:tcPr>
            <w:tcW w:w="3685" w:type="dxa"/>
            <w:vAlign w:val="center"/>
          </w:tcPr>
          <w:p w14:paraId="0347BAB1" w14:textId="77777777" w:rsidR="002F1241" w:rsidRPr="00A17379" w:rsidRDefault="002F1241" w:rsidP="00D2346E">
            <w:pPr>
              <w:jc w:val="both"/>
            </w:pPr>
            <w:r w:rsidRPr="000A5366">
              <w:t xml:space="preserve">TDD_Config_t                    </w:t>
            </w:r>
          </w:p>
        </w:tc>
        <w:tc>
          <w:tcPr>
            <w:tcW w:w="2126" w:type="dxa"/>
            <w:vMerge/>
            <w:vAlign w:val="center"/>
          </w:tcPr>
          <w:p w14:paraId="71D1CBC6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88362F8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4B90CCEA" w14:textId="77777777" w:rsidTr="00D2346E">
        <w:trPr>
          <w:jc w:val="center"/>
        </w:trPr>
        <w:tc>
          <w:tcPr>
            <w:tcW w:w="2689" w:type="dxa"/>
            <w:vAlign w:val="center"/>
          </w:tcPr>
          <w:p w14:paraId="42F406A8" w14:textId="77777777" w:rsidR="002F1241" w:rsidRPr="0027141D" w:rsidRDefault="002F1241" w:rsidP="00D2346E">
            <w:pPr>
              <w:jc w:val="both"/>
            </w:pPr>
            <w:r>
              <w:t>mobilityControlInfo</w:t>
            </w:r>
          </w:p>
        </w:tc>
        <w:tc>
          <w:tcPr>
            <w:tcW w:w="3685" w:type="dxa"/>
            <w:vAlign w:val="center"/>
          </w:tcPr>
          <w:p w14:paraId="26B0237D" w14:textId="77777777" w:rsidR="002F1241" w:rsidRPr="00A17379" w:rsidRDefault="002F1241" w:rsidP="00D2346E">
            <w:pPr>
              <w:jc w:val="both"/>
            </w:pPr>
            <w:r w:rsidRPr="000A5366">
              <w:t xml:space="preserve">MobilityControlInfo_t           </w:t>
            </w:r>
          </w:p>
        </w:tc>
        <w:tc>
          <w:tcPr>
            <w:tcW w:w="2126" w:type="dxa"/>
            <w:vMerge/>
            <w:vAlign w:val="center"/>
          </w:tcPr>
          <w:p w14:paraId="4E4E3EB0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AC7BC55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3DCEEB93" w14:textId="77777777" w:rsidTr="00D2346E">
        <w:trPr>
          <w:jc w:val="center"/>
        </w:trPr>
        <w:tc>
          <w:tcPr>
            <w:tcW w:w="2689" w:type="dxa"/>
            <w:vAlign w:val="center"/>
          </w:tcPr>
          <w:p w14:paraId="0D120427" w14:textId="77777777" w:rsidR="002F1241" w:rsidRPr="0027141D" w:rsidRDefault="002F1241" w:rsidP="00D2346E">
            <w:pPr>
              <w:jc w:val="both"/>
            </w:pPr>
            <w:r>
              <w:t>SIwindowsize</w:t>
            </w:r>
          </w:p>
        </w:tc>
        <w:tc>
          <w:tcPr>
            <w:tcW w:w="3685" w:type="dxa"/>
            <w:vAlign w:val="center"/>
          </w:tcPr>
          <w:p w14:paraId="0736092A" w14:textId="77777777" w:rsidR="002F1241" w:rsidRPr="00A17379" w:rsidRDefault="002F1241" w:rsidP="00D2346E">
            <w:pPr>
              <w:jc w:val="both"/>
            </w:pPr>
            <w:r w:rsidRPr="000A5366">
              <w:t xml:space="preserve">uint8_t                              </w:t>
            </w:r>
          </w:p>
        </w:tc>
        <w:tc>
          <w:tcPr>
            <w:tcW w:w="2126" w:type="dxa"/>
            <w:vMerge/>
            <w:vAlign w:val="center"/>
          </w:tcPr>
          <w:p w14:paraId="3F0A3E30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07009E8B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7826C384" w14:textId="77777777" w:rsidTr="00D2346E">
        <w:trPr>
          <w:jc w:val="center"/>
        </w:trPr>
        <w:tc>
          <w:tcPr>
            <w:tcW w:w="2689" w:type="dxa"/>
            <w:vAlign w:val="center"/>
          </w:tcPr>
          <w:p w14:paraId="46303F44" w14:textId="77777777" w:rsidR="002F1241" w:rsidRPr="0027141D" w:rsidRDefault="002F1241" w:rsidP="00D2346E">
            <w:pPr>
              <w:jc w:val="both"/>
            </w:pPr>
            <w:r>
              <w:t>SIperiod</w:t>
            </w:r>
          </w:p>
        </w:tc>
        <w:tc>
          <w:tcPr>
            <w:tcW w:w="3685" w:type="dxa"/>
            <w:vAlign w:val="center"/>
          </w:tcPr>
          <w:p w14:paraId="43F7FDE0" w14:textId="77777777" w:rsidR="002F1241" w:rsidRPr="00A17379" w:rsidRDefault="002F1241" w:rsidP="00D2346E">
            <w:pPr>
              <w:jc w:val="both"/>
            </w:pPr>
            <w:r w:rsidRPr="000A5366">
              <w:t xml:space="preserve">uint16_t                             </w:t>
            </w:r>
          </w:p>
        </w:tc>
        <w:tc>
          <w:tcPr>
            <w:tcW w:w="2126" w:type="dxa"/>
            <w:vMerge/>
            <w:vAlign w:val="center"/>
          </w:tcPr>
          <w:p w14:paraId="1BD362FA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788DA2E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0D91E946" w14:textId="77777777" w:rsidTr="00D2346E">
        <w:trPr>
          <w:jc w:val="center"/>
        </w:trPr>
        <w:tc>
          <w:tcPr>
            <w:tcW w:w="2689" w:type="dxa"/>
            <w:vAlign w:val="center"/>
          </w:tcPr>
          <w:p w14:paraId="022790A0" w14:textId="77777777" w:rsidR="002F1241" w:rsidRPr="0027141D" w:rsidRDefault="002F1241" w:rsidP="00D2346E">
            <w:pPr>
              <w:jc w:val="both"/>
            </w:pPr>
            <w:r>
              <w:t>ul_CarrierFreq</w:t>
            </w:r>
          </w:p>
        </w:tc>
        <w:tc>
          <w:tcPr>
            <w:tcW w:w="3685" w:type="dxa"/>
            <w:vAlign w:val="center"/>
          </w:tcPr>
          <w:p w14:paraId="42E3EC5E" w14:textId="77777777" w:rsidR="002F1241" w:rsidRPr="00A17379" w:rsidRDefault="002F1241" w:rsidP="00D2346E">
            <w:pPr>
              <w:jc w:val="both"/>
            </w:pPr>
            <w:r w:rsidRPr="000A5366">
              <w:t xml:space="preserve">ARFCN_ValueEUTRA_t              </w:t>
            </w:r>
          </w:p>
        </w:tc>
        <w:tc>
          <w:tcPr>
            <w:tcW w:w="2126" w:type="dxa"/>
            <w:vMerge/>
            <w:vAlign w:val="center"/>
          </w:tcPr>
          <w:p w14:paraId="3CEFAC5D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1B450F0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645D2C31" w14:textId="77777777" w:rsidTr="00D2346E">
        <w:trPr>
          <w:jc w:val="center"/>
        </w:trPr>
        <w:tc>
          <w:tcPr>
            <w:tcW w:w="2689" w:type="dxa"/>
            <w:vAlign w:val="center"/>
          </w:tcPr>
          <w:p w14:paraId="31AECCFD" w14:textId="77777777" w:rsidR="002F1241" w:rsidRPr="0027141D" w:rsidRDefault="002F1241" w:rsidP="00D2346E">
            <w:pPr>
              <w:jc w:val="both"/>
            </w:pPr>
            <w:r>
              <w:t>ul_Bandwidth</w:t>
            </w:r>
          </w:p>
        </w:tc>
        <w:tc>
          <w:tcPr>
            <w:tcW w:w="3685" w:type="dxa"/>
            <w:vAlign w:val="center"/>
          </w:tcPr>
          <w:p w14:paraId="19FAE658" w14:textId="77777777" w:rsidR="002F1241" w:rsidRPr="00A17379" w:rsidRDefault="002F1241" w:rsidP="00D2346E">
            <w:pPr>
              <w:jc w:val="both"/>
            </w:pPr>
            <w:r w:rsidRPr="000A5366">
              <w:t xml:space="preserve">long                            </w:t>
            </w:r>
          </w:p>
        </w:tc>
        <w:tc>
          <w:tcPr>
            <w:tcW w:w="2126" w:type="dxa"/>
            <w:vMerge/>
            <w:vAlign w:val="center"/>
          </w:tcPr>
          <w:p w14:paraId="49638F0A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0B736101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5B4A7A62" w14:textId="77777777" w:rsidTr="00D2346E">
        <w:trPr>
          <w:jc w:val="center"/>
        </w:trPr>
        <w:tc>
          <w:tcPr>
            <w:tcW w:w="2689" w:type="dxa"/>
            <w:vAlign w:val="center"/>
          </w:tcPr>
          <w:p w14:paraId="657542EB" w14:textId="77777777" w:rsidR="002F1241" w:rsidRPr="0027141D" w:rsidRDefault="002F1241" w:rsidP="00D2346E">
            <w:pPr>
              <w:jc w:val="both"/>
            </w:pPr>
            <w:r>
              <w:t>additionalSpectrumEmission</w:t>
            </w:r>
          </w:p>
        </w:tc>
        <w:tc>
          <w:tcPr>
            <w:tcW w:w="3685" w:type="dxa"/>
            <w:vAlign w:val="center"/>
          </w:tcPr>
          <w:p w14:paraId="5E951985" w14:textId="77777777" w:rsidR="002F1241" w:rsidRPr="00A17379" w:rsidRDefault="002F1241" w:rsidP="00D2346E">
            <w:pPr>
              <w:jc w:val="both"/>
            </w:pPr>
            <w:r w:rsidRPr="000A5366">
              <w:t xml:space="preserve">AdditionalSpectrumEmission_t   </w:t>
            </w:r>
          </w:p>
        </w:tc>
        <w:tc>
          <w:tcPr>
            <w:tcW w:w="2126" w:type="dxa"/>
            <w:vMerge/>
            <w:vAlign w:val="center"/>
          </w:tcPr>
          <w:p w14:paraId="1900EF97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3F43963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4851D4C5" w14:textId="77777777" w:rsidTr="00D2346E">
        <w:trPr>
          <w:jc w:val="center"/>
        </w:trPr>
        <w:tc>
          <w:tcPr>
            <w:tcW w:w="2689" w:type="dxa"/>
            <w:vAlign w:val="center"/>
          </w:tcPr>
          <w:p w14:paraId="5345DF43" w14:textId="77777777" w:rsidR="002F1241" w:rsidRPr="0027141D" w:rsidRDefault="002F1241" w:rsidP="00D2346E">
            <w:pPr>
              <w:jc w:val="both"/>
            </w:pPr>
            <w:r w:rsidRPr="005F675E">
              <w:t>mbsfn_SubframeConfigList</w:t>
            </w:r>
          </w:p>
        </w:tc>
        <w:tc>
          <w:tcPr>
            <w:tcW w:w="3685" w:type="dxa"/>
            <w:vAlign w:val="center"/>
          </w:tcPr>
          <w:p w14:paraId="3A92E921" w14:textId="77777777" w:rsidR="002F1241" w:rsidRPr="00A17379" w:rsidRDefault="002F1241" w:rsidP="00D2346E">
            <w:pPr>
              <w:jc w:val="both"/>
            </w:pPr>
            <w:r w:rsidRPr="000A5366">
              <w:t xml:space="preserve">struct MBSFN_SubframeConfigList </w:t>
            </w:r>
          </w:p>
        </w:tc>
        <w:tc>
          <w:tcPr>
            <w:tcW w:w="2126" w:type="dxa"/>
            <w:vMerge/>
            <w:vAlign w:val="center"/>
          </w:tcPr>
          <w:p w14:paraId="31065E06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C51C726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22C88E29" w14:textId="77777777" w:rsidTr="00D2346E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065C6CDA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1D5E5C">
              <w:rPr>
                <w:rFonts w:cs="Times New Roman"/>
              </w:rPr>
              <w:t>#ifdef Rel10</w:t>
            </w:r>
          </w:p>
        </w:tc>
      </w:tr>
      <w:tr w:rsidR="002F1241" w14:paraId="784E4928" w14:textId="77777777" w:rsidTr="00D2346E">
        <w:trPr>
          <w:jc w:val="center"/>
        </w:trPr>
        <w:tc>
          <w:tcPr>
            <w:tcW w:w="2689" w:type="dxa"/>
            <w:vAlign w:val="center"/>
          </w:tcPr>
          <w:p w14:paraId="03027FC2" w14:textId="77777777" w:rsidR="002F1241" w:rsidRPr="0027141D" w:rsidRDefault="002F1241" w:rsidP="00D2346E">
            <w:pPr>
              <w:jc w:val="both"/>
            </w:pPr>
            <w:r w:rsidRPr="006929E1">
              <w:t>MBMS_Flag</w:t>
            </w:r>
          </w:p>
        </w:tc>
        <w:tc>
          <w:tcPr>
            <w:tcW w:w="3685" w:type="dxa"/>
            <w:vAlign w:val="center"/>
          </w:tcPr>
          <w:p w14:paraId="11EBE62F" w14:textId="77777777" w:rsidR="002F1241" w:rsidRPr="00A17379" w:rsidRDefault="002F1241" w:rsidP="00D2346E">
            <w:pPr>
              <w:jc w:val="both"/>
            </w:pPr>
            <w:r w:rsidRPr="00E072CC">
              <w:t xml:space="preserve">uint8_t                              </w:t>
            </w:r>
          </w:p>
        </w:tc>
        <w:tc>
          <w:tcPr>
            <w:tcW w:w="2126" w:type="dxa"/>
            <w:vMerge w:val="restart"/>
            <w:vAlign w:val="center"/>
          </w:tcPr>
          <w:p w14:paraId="21EA4F1A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34E96180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F1241" w14:paraId="4ED4F8BD" w14:textId="77777777" w:rsidTr="00D2346E">
        <w:trPr>
          <w:jc w:val="center"/>
        </w:trPr>
        <w:tc>
          <w:tcPr>
            <w:tcW w:w="2689" w:type="dxa"/>
            <w:vAlign w:val="center"/>
          </w:tcPr>
          <w:p w14:paraId="6E5985AE" w14:textId="77777777" w:rsidR="002F1241" w:rsidRPr="0027141D" w:rsidRDefault="002F1241" w:rsidP="00D2346E">
            <w:pPr>
              <w:jc w:val="both"/>
            </w:pPr>
            <w:r w:rsidRPr="006929E1">
              <w:t>mbsfn_AreaInfoList</w:t>
            </w:r>
          </w:p>
        </w:tc>
        <w:tc>
          <w:tcPr>
            <w:tcW w:w="3685" w:type="dxa"/>
            <w:vAlign w:val="center"/>
          </w:tcPr>
          <w:p w14:paraId="7B6A51AE" w14:textId="77777777" w:rsidR="002F1241" w:rsidRPr="00A17379" w:rsidRDefault="002F1241" w:rsidP="00D2346E">
            <w:pPr>
              <w:jc w:val="both"/>
            </w:pPr>
            <w:r w:rsidRPr="00E072CC">
              <w:t>MBSFN_AreaInfoList_r9_t</w:t>
            </w:r>
          </w:p>
        </w:tc>
        <w:tc>
          <w:tcPr>
            <w:tcW w:w="2126" w:type="dxa"/>
            <w:vMerge/>
            <w:vAlign w:val="center"/>
          </w:tcPr>
          <w:p w14:paraId="38CC6896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4D51D62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0AF35EB6" w14:textId="77777777" w:rsidTr="00D2346E">
        <w:trPr>
          <w:jc w:val="center"/>
        </w:trPr>
        <w:tc>
          <w:tcPr>
            <w:tcW w:w="2689" w:type="dxa"/>
            <w:vAlign w:val="center"/>
          </w:tcPr>
          <w:p w14:paraId="5B575714" w14:textId="77777777" w:rsidR="002F1241" w:rsidRPr="0027141D" w:rsidRDefault="002F1241" w:rsidP="00D2346E">
            <w:pPr>
              <w:jc w:val="both"/>
            </w:pPr>
            <w:r w:rsidRPr="006929E1">
              <w:t>pmch_InfoList</w:t>
            </w:r>
          </w:p>
        </w:tc>
        <w:tc>
          <w:tcPr>
            <w:tcW w:w="3685" w:type="dxa"/>
            <w:vAlign w:val="center"/>
          </w:tcPr>
          <w:p w14:paraId="40B49419" w14:textId="77777777" w:rsidR="002F1241" w:rsidRPr="00A17379" w:rsidRDefault="002F1241" w:rsidP="00D2346E">
            <w:pPr>
              <w:jc w:val="both"/>
            </w:pPr>
            <w:r w:rsidRPr="00E072CC">
              <w:t>PMCH_InfoList_r9_t</w:t>
            </w:r>
          </w:p>
        </w:tc>
        <w:tc>
          <w:tcPr>
            <w:tcW w:w="2126" w:type="dxa"/>
            <w:vMerge/>
            <w:vAlign w:val="center"/>
          </w:tcPr>
          <w:p w14:paraId="6AA26A42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73D34462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519DBEEC" w14:textId="77777777" w:rsidTr="00D2346E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35853061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#endif</w:t>
            </w:r>
          </w:p>
        </w:tc>
      </w:tr>
      <w:tr w:rsidR="002F1241" w14:paraId="6F83C6FC" w14:textId="77777777" w:rsidTr="00D2346E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2BB23ABA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#ifdef CBA</w:t>
            </w:r>
          </w:p>
        </w:tc>
      </w:tr>
      <w:tr w:rsidR="002F1241" w14:paraId="21D945F0" w14:textId="77777777" w:rsidTr="00D2346E">
        <w:trPr>
          <w:trHeight w:val="151"/>
          <w:jc w:val="center"/>
        </w:trPr>
        <w:tc>
          <w:tcPr>
            <w:tcW w:w="2689" w:type="dxa"/>
            <w:vAlign w:val="center"/>
          </w:tcPr>
          <w:p w14:paraId="2D75B473" w14:textId="77777777" w:rsidR="002F1241" w:rsidRPr="0027141D" w:rsidRDefault="002F1241" w:rsidP="00D2346E">
            <w:pPr>
              <w:jc w:val="both"/>
            </w:pPr>
            <w:r>
              <w:t>num_active_cba_groups</w:t>
            </w:r>
          </w:p>
        </w:tc>
        <w:tc>
          <w:tcPr>
            <w:tcW w:w="3685" w:type="dxa"/>
            <w:vAlign w:val="center"/>
          </w:tcPr>
          <w:p w14:paraId="17985FD8" w14:textId="77777777" w:rsidR="002F1241" w:rsidRPr="00A17379" w:rsidRDefault="002F1241" w:rsidP="00D2346E">
            <w:pPr>
              <w:jc w:val="both"/>
            </w:pPr>
            <w:r w:rsidRPr="00C02F7D">
              <w:t xml:space="preserve">uint8_t                              </w:t>
            </w:r>
          </w:p>
        </w:tc>
        <w:tc>
          <w:tcPr>
            <w:tcW w:w="2126" w:type="dxa"/>
            <w:vMerge w:val="restart"/>
            <w:vAlign w:val="center"/>
          </w:tcPr>
          <w:p w14:paraId="4BA1A08F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1299658B" w14:textId="77777777" w:rsidR="002F1241" w:rsidRDefault="002F1241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F1241" w14:paraId="18A5C657" w14:textId="77777777" w:rsidTr="00D2346E">
        <w:trPr>
          <w:jc w:val="center"/>
        </w:trPr>
        <w:tc>
          <w:tcPr>
            <w:tcW w:w="2689" w:type="dxa"/>
            <w:vAlign w:val="center"/>
          </w:tcPr>
          <w:p w14:paraId="275CC3C2" w14:textId="77777777" w:rsidR="002F1241" w:rsidRPr="0027141D" w:rsidRDefault="002F1241" w:rsidP="00D2346E">
            <w:pPr>
              <w:jc w:val="both"/>
            </w:pPr>
            <w:r w:rsidRPr="00991483">
              <w:t>cba_rnti</w:t>
            </w:r>
          </w:p>
        </w:tc>
        <w:tc>
          <w:tcPr>
            <w:tcW w:w="3685" w:type="dxa"/>
            <w:vAlign w:val="center"/>
          </w:tcPr>
          <w:p w14:paraId="2CCEAC77" w14:textId="77777777" w:rsidR="002F1241" w:rsidRPr="00A17379" w:rsidRDefault="002F1241" w:rsidP="00D2346E">
            <w:pPr>
              <w:jc w:val="both"/>
            </w:pPr>
            <w:r w:rsidRPr="00C02F7D">
              <w:t xml:space="preserve">uint16_t </w:t>
            </w:r>
          </w:p>
        </w:tc>
        <w:tc>
          <w:tcPr>
            <w:tcW w:w="2126" w:type="dxa"/>
            <w:vMerge/>
            <w:vAlign w:val="center"/>
          </w:tcPr>
          <w:p w14:paraId="0FBB138C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6E98BD2" w14:textId="77777777" w:rsidR="002F1241" w:rsidRDefault="002F1241" w:rsidP="00D2346E">
            <w:pPr>
              <w:jc w:val="both"/>
              <w:rPr>
                <w:rFonts w:cs="Times New Roman"/>
              </w:rPr>
            </w:pPr>
          </w:p>
        </w:tc>
      </w:tr>
      <w:tr w:rsidR="002F1241" w14:paraId="406E8C87" w14:textId="77777777" w:rsidTr="00D2346E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2AB6C349" w14:textId="77777777" w:rsidR="002F1241" w:rsidRDefault="002F1241" w:rsidP="00D2346E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#endif</w:t>
            </w:r>
          </w:p>
        </w:tc>
      </w:tr>
    </w:tbl>
    <w:p w14:paraId="3564A63B" w14:textId="028955AA" w:rsidR="002F1241" w:rsidRPr="002F1241" w:rsidRDefault="002F1241" w:rsidP="002F1241"/>
    <w:p w14:paraId="2505F981" w14:textId="0EA9EC29" w:rsidR="0012217E" w:rsidRDefault="005118CC" w:rsidP="005118CC">
      <w:pPr>
        <w:pStyle w:val="2"/>
      </w:pPr>
      <w:bookmarkStart w:id="88" w:name="_Toc473244993"/>
      <w:r>
        <w:rPr>
          <w:rFonts w:hint="eastAsia"/>
        </w:rPr>
        <w:t>6.4 Process of block Events</w:t>
      </w:r>
      <w:bookmarkEnd w:id="88"/>
    </w:p>
    <w:p w14:paraId="43BBC1D0" w14:textId="5DC00C4C" w:rsidR="005118CC" w:rsidRDefault="005118CC" w:rsidP="005118CC">
      <w:pPr>
        <w:pStyle w:val="3"/>
      </w:pPr>
      <w:bookmarkStart w:id="89" w:name="_Toc473244994"/>
      <w:r w:rsidRPr="00963931">
        <w:rPr>
          <w:rFonts w:hint="eastAsia"/>
        </w:rPr>
        <w:t>6.</w:t>
      </w:r>
      <w:r>
        <w:t>4</w:t>
      </w:r>
      <w:r w:rsidRPr="00963931">
        <w:rPr>
          <w:rFonts w:hint="eastAsia"/>
        </w:rPr>
        <w:t>.1</w:t>
      </w:r>
      <w:r>
        <w:rPr>
          <w:rFonts w:hint="eastAsia"/>
        </w:rPr>
        <w:t xml:space="preserve"> MRBCH</w:t>
      </w:r>
      <w:bookmarkEnd w:id="89"/>
    </w:p>
    <w:p w14:paraId="150710B9" w14:textId="712CA989" w:rsidR="005118CC" w:rsidRDefault="00C348E9" w:rsidP="00C348E9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458C522A" wp14:editId="36443186">
            <wp:extent cx="4210050" cy="50863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399C" w14:textId="06C39E1D" w:rsidR="005118CC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5118CC">
        <w:t>Process level of MRBCH.</w:t>
      </w:r>
    </w:p>
    <w:p w14:paraId="36695961" w14:textId="77777777" w:rsidR="00714341" w:rsidRPr="006420D6" w:rsidRDefault="00714341" w:rsidP="005C4C95">
      <w:pPr>
        <w:pStyle w:val="Figure"/>
      </w:pPr>
    </w:p>
    <w:p w14:paraId="21C3FC8D" w14:textId="6829F031" w:rsidR="005118CC" w:rsidRPr="006420D6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5118CC">
        <w:t>Parameters of</w:t>
      </w:r>
      <w:r w:rsidR="005118CC" w:rsidRPr="00602F35">
        <w:t xml:space="preserve"> </w:t>
      </w:r>
      <w:r w:rsidR="005118CC">
        <w:t>MRBCH.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5118CC" w:rsidRPr="000A00EB" w14:paraId="3576C8E5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6BC6FC2" w14:textId="77777777" w:rsidR="005118CC" w:rsidRPr="000A00EB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36"/>
                <w:szCs w:val="36"/>
              </w:rPr>
              <w:br w:type="page"/>
            </w: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6184AB5" w14:textId="77777777" w:rsidR="005118CC" w:rsidRPr="000A00EB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CF6C483" w14:textId="77777777" w:rsidR="005118CC" w:rsidRPr="000A00EB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1DDCFBA" w14:textId="77777777" w:rsidR="005118CC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5118CC" w14:paraId="719C3ACE" w14:textId="77777777" w:rsidTr="00D2346E">
        <w:trPr>
          <w:jc w:val="center"/>
        </w:trPr>
        <w:tc>
          <w:tcPr>
            <w:tcW w:w="2122" w:type="dxa"/>
            <w:vAlign w:val="center"/>
          </w:tcPr>
          <w:p w14:paraId="2905C71F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</w:t>
            </w:r>
            <w:r>
              <w:rPr>
                <w:rFonts w:cs="Times New Roman"/>
              </w:rPr>
              <w:t>_idP</w:t>
            </w:r>
          </w:p>
        </w:tc>
        <w:tc>
          <w:tcPr>
            <w:tcW w:w="2126" w:type="dxa"/>
            <w:vAlign w:val="center"/>
          </w:tcPr>
          <w:p w14:paraId="5DB4B724" w14:textId="77777777" w:rsidR="005118CC" w:rsidRDefault="005118CC" w:rsidP="00D2346E">
            <w:pPr>
              <w:jc w:val="both"/>
              <w:rPr>
                <w:rFonts w:cs="Times New Roman"/>
              </w:rPr>
            </w:pPr>
            <w:r w:rsidRPr="009C3302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78E2D9D5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31CBC6F4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5118CC" w14:paraId="43175455" w14:textId="77777777" w:rsidTr="00D2346E">
        <w:trPr>
          <w:jc w:val="center"/>
        </w:trPr>
        <w:tc>
          <w:tcPr>
            <w:tcW w:w="2122" w:type="dxa"/>
            <w:vAlign w:val="center"/>
          </w:tcPr>
          <w:p w14:paraId="1188EB92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4CC207E5" w14:textId="77777777" w:rsidR="005118CC" w:rsidRDefault="005118CC" w:rsidP="00D2346E">
            <w:pPr>
              <w:jc w:val="both"/>
              <w:rPr>
                <w:rFonts w:cs="Times New Roman"/>
              </w:rPr>
            </w:pPr>
            <w:r w:rsidRPr="009C3302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4AB5BD73" w14:textId="77777777" w:rsidR="005118CC" w:rsidRDefault="005118CC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931B5C7" w14:textId="77777777" w:rsidR="005118CC" w:rsidRPr="00E701CA" w:rsidRDefault="005118CC" w:rsidP="00D2346E">
            <w:pPr>
              <w:jc w:val="both"/>
              <w:rPr>
                <w:rFonts w:cs="Times New Roman"/>
              </w:rPr>
            </w:pPr>
          </w:p>
        </w:tc>
      </w:tr>
      <w:tr w:rsidR="005118CC" w14:paraId="3DA1473B" w14:textId="77777777" w:rsidTr="00D2346E">
        <w:trPr>
          <w:jc w:val="center"/>
        </w:trPr>
        <w:tc>
          <w:tcPr>
            <w:tcW w:w="2122" w:type="dxa"/>
            <w:vAlign w:val="center"/>
          </w:tcPr>
          <w:p w14:paraId="710B0DD4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ree</w:t>
            </w:r>
            <w:r>
              <w:rPr>
                <w:rFonts w:cs="Times New Roman"/>
              </w:rPr>
              <w:t>_eNB_index</w:t>
            </w:r>
          </w:p>
        </w:tc>
        <w:tc>
          <w:tcPr>
            <w:tcW w:w="2126" w:type="dxa"/>
            <w:vAlign w:val="center"/>
          </w:tcPr>
          <w:p w14:paraId="501E6CC2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  <w:r w:rsidRPr="009C3302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3A3F3A4D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6AC5E10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</w:p>
        </w:tc>
      </w:tr>
    </w:tbl>
    <w:p w14:paraId="1C7882C0" w14:textId="77777777" w:rsidR="00714341" w:rsidRDefault="00714341" w:rsidP="00714341">
      <w:bookmarkStart w:id="90" w:name="_Toc473244995"/>
    </w:p>
    <w:p w14:paraId="6F367DD8" w14:textId="460A840B" w:rsidR="005118CC" w:rsidRDefault="005118CC" w:rsidP="005118CC">
      <w:pPr>
        <w:pStyle w:val="3"/>
      </w:pPr>
      <w:r w:rsidRPr="00963931">
        <w:rPr>
          <w:rFonts w:hint="eastAsia"/>
        </w:rPr>
        <w:lastRenderedPageBreak/>
        <w:t>6.</w:t>
      </w:r>
      <w:r>
        <w:t>4</w:t>
      </w:r>
      <w:r w:rsidRPr="00963931">
        <w:rPr>
          <w:rFonts w:hint="eastAsia"/>
        </w:rPr>
        <w:t>.</w:t>
      </w:r>
      <w:r>
        <w:rPr>
          <w:rFonts w:hint="eastAsia"/>
        </w:rPr>
        <w:t>2 SR</w:t>
      </w:r>
      <w:bookmarkEnd w:id="90"/>
    </w:p>
    <w:p w14:paraId="1886B863" w14:textId="1342E332" w:rsidR="005118CC" w:rsidRDefault="00C348E9" w:rsidP="00C348E9">
      <w:pPr>
        <w:jc w:val="center"/>
        <w:rPr>
          <w:rFonts w:cs="Times New Roman"/>
          <w:szCs w:val="40"/>
        </w:rPr>
      </w:pPr>
      <w:r>
        <w:rPr>
          <w:rFonts w:cs="Times New Roman"/>
          <w:noProof/>
          <w:szCs w:val="40"/>
        </w:rPr>
        <w:drawing>
          <wp:inline distT="0" distB="0" distL="0" distR="0" wp14:anchorId="5EDDAFCE" wp14:editId="2E532E43">
            <wp:extent cx="4678680" cy="5656230"/>
            <wp:effectExtent l="0" t="0" r="7620" b="19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43" cy="565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7D9E" w14:textId="444017F5" w:rsidR="005118CC" w:rsidRDefault="005C4C95" w:rsidP="005C4C9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5118CC">
        <w:t>Process level of SR.</w:t>
      </w:r>
    </w:p>
    <w:p w14:paraId="5CC60A8A" w14:textId="77777777" w:rsidR="00714341" w:rsidRPr="006420D6" w:rsidRDefault="00714341" w:rsidP="005C4C95">
      <w:pPr>
        <w:pStyle w:val="Figure"/>
      </w:pPr>
    </w:p>
    <w:p w14:paraId="0E4BCD19" w14:textId="6C83A4B7" w:rsidR="005118CC" w:rsidRPr="006420D6" w:rsidRDefault="005C4C95" w:rsidP="005C4C9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5118CC">
        <w:t>Parameters of</w:t>
      </w:r>
      <w:r w:rsidR="005118CC" w:rsidRPr="00602F35">
        <w:t xml:space="preserve"> </w:t>
      </w:r>
      <w:r w:rsidR="005118CC">
        <w:t>SR.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5118CC" w:rsidRPr="000A00EB" w14:paraId="0133965C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D08027D" w14:textId="77777777" w:rsidR="005118CC" w:rsidRPr="000A00EB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36"/>
                <w:szCs w:val="36"/>
              </w:rPr>
              <w:br w:type="page"/>
            </w: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754370D" w14:textId="77777777" w:rsidR="005118CC" w:rsidRPr="000A00EB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4D0A5B2" w14:textId="77777777" w:rsidR="005118CC" w:rsidRPr="000A00EB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3716B71" w14:textId="77777777" w:rsidR="005118CC" w:rsidRDefault="005118CC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5118CC" w14:paraId="5C2FB941" w14:textId="77777777" w:rsidTr="00D2346E">
        <w:trPr>
          <w:jc w:val="center"/>
        </w:trPr>
        <w:tc>
          <w:tcPr>
            <w:tcW w:w="2122" w:type="dxa"/>
            <w:vAlign w:val="center"/>
          </w:tcPr>
          <w:p w14:paraId="331C05C3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</w:t>
            </w:r>
          </w:p>
        </w:tc>
        <w:tc>
          <w:tcPr>
            <w:tcW w:w="2126" w:type="dxa"/>
            <w:vAlign w:val="center"/>
          </w:tcPr>
          <w:p w14:paraId="5515E879" w14:textId="77777777" w:rsidR="005118CC" w:rsidRDefault="005118CC" w:rsidP="00D2346E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44845F1C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5417B9B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5118CC" w14:paraId="3DFD0789" w14:textId="77777777" w:rsidTr="00D2346E">
        <w:trPr>
          <w:jc w:val="center"/>
        </w:trPr>
        <w:tc>
          <w:tcPr>
            <w:tcW w:w="2122" w:type="dxa"/>
            <w:vAlign w:val="center"/>
          </w:tcPr>
          <w:p w14:paraId="2DE2EB8D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</w:t>
            </w:r>
          </w:p>
        </w:tc>
        <w:tc>
          <w:tcPr>
            <w:tcW w:w="2126" w:type="dxa"/>
            <w:vAlign w:val="center"/>
          </w:tcPr>
          <w:p w14:paraId="75733A24" w14:textId="77777777" w:rsidR="005118CC" w:rsidRDefault="005118CC" w:rsidP="00D2346E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608A6093" w14:textId="77777777" w:rsidR="005118CC" w:rsidRDefault="005118CC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7A7DE04" w14:textId="77777777" w:rsidR="005118CC" w:rsidRPr="00E701CA" w:rsidRDefault="005118CC" w:rsidP="00D2346E">
            <w:pPr>
              <w:jc w:val="both"/>
              <w:rPr>
                <w:rFonts w:cs="Times New Roman"/>
              </w:rPr>
            </w:pPr>
          </w:p>
        </w:tc>
      </w:tr>
      <w:tr w:rsidR="005118CC" w14:paraId="548D829C" w14:textId="77777777" w:rsidTr="00D2346E">
        <w:trPr>
          <w:jc w:val="center"/>
        </w:trPr>
        <w:tc>
          <w:tcPr>
            <w:tcW w:w="2122" w:type="dxa"/>
            <w:vAlign w:val="center"/>
          </w:tcPr>
          <w:p w14:paraId="2F16E292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1BFEBFAD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170C1203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51BBF7A" w14:textId="77777777" w:rsidR="005118CC" w:rsidRPr="00285D7B" w:rsidRDefault="005118CC" w:rsidP="00D2346E">
            <w:pPr>
              <w:jc w:val="both"/>
              <w:rPr>
                <w:rFonts w:cs="Times New Roman"/>
              </w:rPr>
            </w:pPr>
          </w:p>
        </w:tc>
      </w:tr>
      <w:tr w:rsidR="005118CC" w14:paraId="5F737524" w14:textId="77777777" w:rsidTr="00D2346E">
        <w:trPr>
          <w:jc w:val="center"/>
        </w:trPr>
        <w:tc>
          <w:tcPr>
            <w:tcW w:w="2122" w:type="dxa"/>
            <w:vAlign w:val="center"/>
          </w:tcPr>
          <w:p w14:paraId="53D88BF6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ti</w:t>
            </w:r>
          </w:p>
        </w:tc>
        <w:tc>
          <w:tcPr>
            <w:tcW w:w="2126" w:type="dxa"/>
            <w:vAlign w:val="center"/>
          </w:tcPr>
          <w:p w14:paraId="357E4EC9" w14:textId="77777777" w:rsidR="005118CC" w:rsidRPr="009C3302" w:rsidRDefault="005118CC" w:rsidP="00D2346E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rnti_t</w:t>
            </w:r>
          </w:p>
        </w:tc>
        <w:tc>
          <w:tcPr>
            <w:tcW w:w="2410" w:type="dxa"/>
            <w:vMerge/>
            <w:vAlign w:val="center"/>
          </w:tcPr>
          <w:p w14:paraId="49A13682" w14:textId="77777777" w:rsidR="005118CC" w:rsidRDefault="005118CC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8B4E9A0" w14:textId="77777777" w:rsidR="005118CC" w:rsidRDefault="005118CC" w:rsidP="00D2346E">
            <w:pPr>
              <w:jc w:val="both"/>
              <w:rPr>
                <w:rFonts w:cs="Times New Roman"/>
              </w:rPr>
            </w:pPr>
          </w:p>
        </w:tc>
      </w:tr>
      <w:tr w:rsidR="005118CC" w14:paraId="6727D539" w14:textId="77777777" w:rsidTr="00D2346E">
        <w:trPr>
          <w:jc w:val="center"/>
        </w:trPr>
        <w:tc>
          <w:tcPr>
            <w:tcW w:w="2122" w:type="dxa"/>
            <w:vAlign w:val="center"/>
          </w:tcPr>
          <w:p w14:paraId="6B61D3FF" w14:textId="77777777" w:rsidR="005118CC" w:rsidRDefault="005118C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ubframe</w:t>
            </w:r>
          </w:p>
        </w:tc>
        <w:tc>
          <w:tcPr>
            <w:tcW w:w="2126" w:type="dxa"/>
            <w:vAlign w:val="center"/>
          </w:tcPr>
          <w:p w14:paraId="230EC963" w14:textId="77777777" w:rsidR="005118CC" w:rsidRPr="009C3302" w:rsidRDefault="005118CC" w:rsidP="00D2346E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0950963D" w14:textId="77777777" w:rsidR="005118CC" w:rsidRDefault="005118CC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3A04945" w14:textId="77777777" w:rsidR="005118CC" w:rsidRDefault="005118CC" w:rsidP="00D2346E">
            <w:pPr>
              <w:jc w:val="both"/>
              <w:rPr>
                <w:rFonts w:cs="Times New Roman"/>
              </w:rPr>
            </w:pPr>
          </w:p>
        </w:tc>
      </w:tr>
    </w:tbl>
    <w:p w14:paraId="279D0F6B" w14:textId="77777777" w:rsidR="005118CC" w:rsidRPr="005118CC" w:rsidRDefault="005118CC" w:rsidP="005118CC"/>
    <w:p w14:paraId="79CA4B74" w14:textId="77777777" w:rsidR="001627DC" w:rsidRDefault="001627DC" w:rsidP="007F75F6">
      <w:pPr>
        <w:pStyle w:val="1"/>
        <w:sectPr w:rsidR="001627D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A9C44F8" w14:textId="3E18BC0C" w:rsidR="007F75F6" w:rsidRDefault="002C7098" w:rsidP="00E45E69">
      <w:pPr>
        <w:pStyle w:val="1"/>
        <w:numPr>
          <w:ilvl w:val="0"/>
          <w:numId w:val="11"/>
        </w:numPr>
      </w:pPr>
      <w:bookmarkStart w:id="91" w:name="_Toc473244996"/>
      <w:r>
        <w:lastRenderedPageBreak/>
        <w:t>Procedure</w:t>
      </w:r>
      <w:bookmarkEnd w:id="91"/>
    </w:p>
    <w:p w14:paraId="14047814" w14:textId="7FC5B78B" w:rsidR="00D7510F" w:rsidRPr="00D7510F" w:rsidRDefault="00D7510F" w:rsidP="00D7510F">
      <w:pPr>
        <w:pStyle w:val="2"/>
      </w:pPr>
      <w:bookmarkStart w:id="92" w:name="_Toc473244997"/>
      <w:r>
        <w:rPr>
          <w:rFonts w:hint="eastAsia"/>
        </w:rPr>
        <w:t xml:space="preserve">7.1 </w:t>
      </w:r>
      <w:r w:rsidR="006C7BA7">
        <w:t>P</w:t>
      </w:r>
      <w:r>
        <w:rPr>
          <w:rFonts w:hint="eastAsia"/>
        </w:rPr>
        <w:t xml:space="preserve">rocedure </w:t>
      </w:r>
      <w:r w:rsidR="00C11F67">
        <w:t>of</w:t>
      </w:r>
      <w:r>
        <w:rPr>
          <w:rFonts w:hint="eastAsia"/>
        </w:rPr>
        <w:t xml:space="preserve"> </w:t>
      </w:r>
      <w:r w:rsidR="00C11F67">
        <w:t>process</w:t>
      </w:r>
      <w:r w:rsidR="000402B3">
        <w:rPr>
          <w:rFonts w:hint="eastAsia"/>
        </w:rPr>
        <w:t xml:space="preserve"> Schedul</w:t>
      </w:r>
      <w:r w:rsidR="000402B3">
        <w:t>e</w:t>
      </w:r>
      <w:r w:rsidR="00C11F67">
        <w:rPr>
          <w:rFonts w:hint="eastAsia"/>
        </w:rPr>
        <w:t>r</w:t>
      </w:r>
      <w:bookmarkEnd w:id="92"/>
    </w:p>
    <w:p w14:paraId="0768EB14" w14:textId="40F36B4A" w:rsidR="00512D40" w:rsidRPr="00E52D9B" w:rsidRDefault="002E140C" w:rsidP="00D7510F">
      <w:pPr>
        <w:pStyle w:val="3"/>
      </w:pPr>
      <w:bookmarkStart w:id="93" w:name="_Toc473244998"/>
      <w:r>
        <w:t>7.</w:t>
      </w:r>
      <w:r w:rsidR="00512D40">
        <w:rPr>
          <w:rFonts w:hint="eastAsia"/>
        </w:rPr>
        <w:t>1</w:t>
      </w:r>
      <w:r w:rsidR="00663015">
        <w:t>.1</w:t>
      </w:r>
      <w:r w:rsidR="00512D40">
        <w:t xml:space="preserve"> eNB_dslch_ulsch_scheduler</w:t>
      </w:r>
      <w:bookmarkEnd w:id="93"/>
    </w:p>
    <w:p w14:paraId="5F0F071A" w14:textId="4040AC61" w:rsidR="00512D40" w:rsidRDefault="00714341" w:rsidP="00714341">
      <w:pPr>
        <w:jc w:val="center"/>
      </w:pPr>
      <w:r>
        <w:rPr>
          <w:noProof/>
        </w:rPr>
        <w:drawing>
          <wp:inline distT="0" distB="0" distL="0" distR="0" wp14:anchorId="41B1CA95" wp14:editId="6CC2A702">
            <wp:extent cx="5271655" cy="5798820"/>
            <wp:effectExtent l="0" t="0" r="571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92" cy="580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4A0F" w14:textId="3B0B8CE4" w:rsidR="00512D40" w:rsidRDefault="00D2346E" w:rsidP="00D2346E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512D40">
        <w:t xml:space="preserve"> level of eNB_dslch_ulsch_scheduler</w:t>
      </w:r>
    </w:p>
    <w:p w14:paraId="6E633AD6" w14:textId="77777777" w:rsidR="00714341" w:rsidRDefault="00714341" w:rsidP="00512D40">
      <w:pPr>
        <w:jc w:val="center"/>
      </w:pPr>
    </w:p>
    <w:p w14:paraId="36A91A89" w14:textId="51D9EDA4" w:rsidR="00F90F39" w:rsidRDefault="00D2346E" w:rsidP="00D2346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</w:t>
      </w:r>
      <w:r w:rsidR="00A53881">
        <w:rPr>
          <w:noProof/>
        </w:rPr>
        <w:fldChar w:fldCharType="end"/>
      </w:r>
      <w:r>
        <w:t xml:space="preserve"> </w:t>
      </w:r>
      <w:r w:rsidR="00F90F39">
        <w:t>Parameters of eNB_dslch_ulsch_scheduler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2334D768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4901F74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8137C5C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E969961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28714C6" w14:textId="77777777" w:rsidR="00003E09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5B00FD5B" w14:textId="77777777" w:rsidTr="00D2346E">
        <w:trPr>
          <w:jc w:val="center"/>
        </w:trPr>
        <w:tc>
          <w:tcPr>
            <w:tcW w:w="2122" w:type="dxa"/>
            <w:vAlign w:val="center"/>
          </w:tcPr>
          <w:p w14:paraId="3D3884B4" w14:textId="7E3C076A" w:rsidR="00684E98" w:rsidRDefault="00684E98" w:rsidP="00D2346E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3C47B1A7" w14:textId="6B47EE12" w:rsidR="00684E98" w:rsidRDefault="00684E98" w:rsidP="00D2346E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2577195A" w14:textId="0B8CCC5A" w:rsidR="00684E98" w:rsidRDefault="00684E98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51468AF" w14:textId="0F5CAC93" w:rsidR="00684E98" w:rsidRDefault="00684E98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684E98" w14:paraId="674952C1" w14:textId="77777777" w:rsidTr="00D2346E">
        <w:trPr>
          <w:jc w:val="center"/>
        </w:trPr>
        <w:tc>
          <w:tcPr>
            <w:tcW w:w="2122" w:type="dxa"/>
            <w:vAlign w:val="center"/>
          </w:tcPr>
          <w:p w14:paraId="50046898" w14:textId="26B3039F" w:rsidR="00684E98" w:rsidRDefault="00684E98" w:rsidP="00D2346E">
            <w:pPr>
              <w:jc w:val="both"/>
              <w:rPr>
                <w:rFonts w:cs="Times New Roman"/>
              </w:rPr>
            </w:pPr>
            <w:r>
              <w:t>cooperation_flag</w:t>
            </w:r>
          </w:p>
        </w:tc>
        <w:tc>
          <w:tcPr>
            <w:tcW w:w="2126" w:type="dxa"/>
            <w:vAlign w:val="center"/>
          </w:tcPr>
          <w:p w14:paraId="542D7592" w14:textId="65A8D7A6" w:rsidR="00684E98" w:rsidRDefault="00684E98" w:rsidP="00D2346E">
            <w:pPr>
              <w:jc w:val="both"/>
              <w:rPr>
                <w:rFonts w:cs="Times New Roman"/>
              </w:rPr>
            </w:pPr>
            <w:r w:rsidRPr="00BB6884">
              <w:t>uint8_t</w:t>
            </w:r>
          </w:p>
        </w:tc>
        <w:tc>
          <w:tcPr>
            <w:tcW w:w="2410" w:type="dxa"/>
            <w:vMerge/>
            <w:vAlign w:val="center"/>
          </w:tcPr>
          <w:p w14:paraId="6F044085" w14:textId="70129AB9" w:rsidR="00684E98" w:rsidRDefault="00684E98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12C3065" w14:textId="48D5C65C" w:rsidR="00684E98" w:rsidRPr="00E701CA" w:rsidRDefault="00684E98" w:rsidP="00D2346E">
            <w:pPr>
              <w:jc w:val="both"/>
              <w:rPr>
                <w:rFonts w:cs="Times New Roman"/>
              </w:rPr>
            </w:pPr>
          </w:p>
        </w:tc>
      </w:tr>
      <w:tr w:rsidR="00684E98" w14:paraId="6E81DF64" w14:textId="77777777" w:rsidTr="00D2346E">
        <w:trPr>
          <w:jc w:val="center"/>
        </w:trPr>
        <w:tc>
          <w:tcPr>
            <w:tcW w:w="2122" w:type="dxa"/>
            <w:vAlign w:val="center"/>
          </w:tcPr>
          <w:p w14:paraId="02F89B92" w14:textId="4668E26A" w:rsidR="00684E98" w:rsidRPr="00285D7B" w:rsidRDefault="00684E98" w:rsidP="00D2346E">
            <w:pPr>
              <w:jc w:val="both"/>
              <w:rPr>
                <w:rFonts w:cs="Times New Roman"/>
              </w:rPr>
            </w:pPr>
            <w:r>
              <w:t>frameP</w:t>
            </w:r>
          </w:p>
        </w:tc>
        <w:tc>
          <w:tcPr>
            <w:tcW w:w="2126" w:type="dxa"/>
            <w:vAlign w:val="center"/>
          </w:tcPr>
          <w:p w14:paraId="1674E145" w14:textId="09591B0E" w:rsidR="00684E98" w:rsidRPr="00285D7B" w:rsidRDefault="00684E98" w:rsidP="00D2346E">
            <w:pPr>
              <w:jc w:val="both"/>
              <w:rPr>
                <w:rFonts w:cs="Times New Roman"/>
              </w:rPr>
            </w:pPr>
            <w:r w:rsidRPr="00BB6884">
              <w:t>frame_t</w:t>
            </w:r>
          </w:p>
        </w:tc>
        <w:tc>
          <w:tcPr>
            <w:tcW w:w="2410" w:type="dxa"/>
            <w:vMerge/>
            <w:vAlign w:val="center"/>
          </w:tcPr>
          <w:p w14:paraId="1CF2D482" w14:textId="56D0D616" w:rsidR="00684E98" w:rsidRPr="00285D7B" w:rsidRDefault="00684E98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ACF51CD" w14:textId="4D7C4C97" w:rsidR="00684E98" w:rsidRPr="00285D7B" w:rsidRDefault="00684E98" w:rsidP="00D2346E">
            <w:pPr>
              <w:jc w:val="both"/>
              <w:rPr>
                <w:rFonts w:cs="Times New Roman"/>
              </w:rPr>
            </w:pPr>
          </w:p>
        </w:tc>
      </w:tr>
      <w:tr w:rsidR="00684E98" w14:paraId="45D59148" w14:textId="77777777" w:rsidTr="00D2346E">
        <w:trPr>
          <w:jc w:val="center"/>
        </w:trPr>
        <w:tc>
          <w:tcPr>
            <w:tcW w:w="2122" w:type="dxa"/>
            <w:vAlign w:val="center"/>
          </w:tcPr>
          <w:p w14:paraId="41FB2627" w14:textId="5C9606A9" w:rsidR="00684E98" w:rsidRPr="00B84B61" w:rsidRDefault="00684E98" w:rsidP="00D2346E">
            <w:pPr>
              <w:jc w:val="both"/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5AF37644" w14:textId="14CC2372" w:rsidR="00684E98" w:rsidRDefault="00684E98" w:rsidP="00D2346E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490CEF36" w14:textId="10F4E3BD" w:rsidR="00684E98" w:rsidRDefault="00684E98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041C2A9" w14:textId="4A296FE4" w:rsidR="00684E98" w:rsidRDefault="00684E98" w:rsidP="00D2346E">
            <w:pPr>
              <w:jc w:val="both"/>
              <w:rPr>
                <w:rFonts w:cs="Times New Roman"/>
              </w:rPr>
            </w:pPr>
          </w:p>
        </w:tc>
      </w:tr>
    </w:tbl>
    <w:p w14:paraId="432B1C69" w14:textId="77777777" w:rsidR="00D2346E" w:rsidRDefault="00D2346E" w:rsidP="00D2346E"/>
    <w:p w14:paraId="2A9A8785" w14:textId="639E18D2" w:rsidR="00512D40" w:rsidRPr="00E52D9B" w:rsidRDefault="002E140C" w:rsidP="00D7510F">
      <w:pPr>
        <w:pStyle w:val="4"/>
      </w:pPr>
      <w:r>
        <w:t>7</w:t>
      </w:r>
      <w:r w:rsidR="00512D40">
        <w:rPr>
          <w:rFonts w:hint="eastAsia"/>
        </w:rPr>
        <w:t>.</w:t>
      </w:r>
      <w:r w:rsidR="005B33EB">
        <w:t>1.</w:t>
      </w:r>
      <w:r w:rsidR="005B33EB">
        <w:rPr>
          <w:rFonts w:hint="eastAsia"/>
        </w:rPr>
        <w:t>1</w:t>
      </w:r>
      <w:r w:rsidR="00663015">
        <w:t>.1</w:t>
      </w:r>
      <w:r w:rsidR="00512D40">
        <w:t xml:space="preserve"> </w:t>
      </w:r>
      <w:r w:rsidR="00512D40" w:rsidRPr="007046B6">
        <w:t>clear_vrb_map</w:t>
      </w:r>
    </w:p>
    <w:p w14:paraId="054DC66C" w14:textId="5E168F14" w:rsidR="00512D40" w:rsidRPr="007046B6" w:rsidRDefault="002D6EAB" w:rsidP="00512D40">
      <w:r>
        <w:rPr>
          <w:noProof/>
        </w:rPr>
        <w:pict w14:anchorId="3108137A">
          <v:shape id="_x0000_i1026" type="#_x0000_t75" style="width:387pt;height:466.2pt">
            <v:imagedata r:id="rId27" o:title="C__Users_bmw_Desktop_BMW_Lab_NB_IoT_Project_目標產出_NB_IoT_SDL_NB_IoT_eNB_ReferenceProcedureclear_vrb_map1"/>
          </v:shape>
        </w:pict>
      </w:r>
    </w:p>
    <w:p w14:paraId="13C1CD31" w14:textId="21AECEF3" w:rsidR="00512D40" w:rsidRDefault="00D2346E" w:rsidP="00D2346E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512D40">
        <w:t xml:space="preserve"> level of </w:t>
      </w:r>
      <w:r w:rsidR="00512D40" w:rsidRPr="007046B6">
        <w:t>clear_vrb_map</w:t>
      </w:r>
    </w:p>
    <w:p w14:paraId="5E7DFB01" w14:textId="4B0E2E1D" w:rsidR="00F90F39" w:rsidRDefault="00F90F39" w:rsidP="00512D40">
      <w:pPr>
        <w:jc w:val="center"/>
        <w:rPr>
          <w:rFonts w:cs="Times New Roman"/>
        </w:rPr>
      </w:pPr>
    </w:p>
    <w:p w14:paraId="3CB68031" w14:textId="5C7BA790" w:rsidR="00F90F39" w:rsidRDefault="00D2346E" w:rsidP="00D2346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</w:t>
      </w:r>
      <w:r w:rsidR="00A53881">
        <w:rPr>
          <w:noProof/>
        </w:rPr>
        <w:fldChar w:fldCharType="end"/>
      </w:r>
      <w:r>
        <w:t xml:space="preserve"> </w:t>
      </w:r>
      <w:r w:rsidR="00F90F39">
        <w:t xml:space="preserve">Parameters of </w:t>
      </w:r>
      <w:r w:rsidR="00F90F39" w:rsidRPr="007046B6">
        <w:t>clear_vrb_map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598CD474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757C06C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C7DD630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28EB8F0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859D6A8" w14:textId="77777777" w:rsidR="00003E09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66EA5811" w14:textId="77777777" w:rsidTr="00D2346E">
        <w:trPr>
          <w:jc w:val="center"/>
        </w:trPr>
        <w:tc>
          <w:tcPr>
            <w:tcW w:w="2122" w:type="dxa"/>
            <w:vAlign w:val="center"/>
          </w:tcPr>
          <w:p w14:paraId="0ABF55CA" w14:textId="6965988A" w:rsidR="00684E98" w:rsidRDefault="00684E98" w:rsidP="00D2346E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694ACC38" w14:textId="206B3FD0" w:rsidR="00684E98" w:rsidRDefault="00684E98" w:rsidP="00D2346E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75897621" w14:textId="6CCD7AC6" w:rsidR="00684E98" w:rsidRDefault="00684E98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3585BE82" w14:textId="1B33B7A5" w:rsidR="00684E98" w:rsidRDefault="00684E98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684E98" w14:paraId="25C64B7D" w14:textId="77777777" w:rsidTr="00D2346E">
        <w:trPr>
          <w:jc w:val="center"/>
        </w:trPr>
        <w:tc>
          <w:tcPr>
            <w:tcW w:w="2122" w:type="dxa"/>
            <w:vAlign w:val="center"/>
          </w:tcPr>
          <w:p w14:paraId="47417205" w14:textId="1FDA40CE" w:rsidR="00684E98" w:rsidRDefault="00684E98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</w:t>
            </w:r>
          </w:p>
        </w:tc>
        <w:tc>
          <w:tcPr>
            <w:tcW w:w="2126" w:type="dxa"/>
            <w:vAlign w:val="center"/>
          </w:tcPr>
          <w:p w14:paraId="34C00E99" w14:textId="56462C73" w:rsidR="00684E98" w:rsidRDefault="00684E98" w:rsidP="00D2346E">
            <w:pPr>
              <w:jc w:val="both"/>
              <w:rPr>
                <w:rFonts w:cs="Times New Roman"/>
              </w:rPr>
            </w:pPr>
            <w:r w:rsidRPr="00C176B9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46FCC2D2" w14:textId="69033552" w:rsidR="00684E98" w:rsidRDefault="00684E98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9CAD7D1" w14:textId="49E14ADC" w:rsidR="00684E98" w:rsidRPr="00E701CA" w:rsidRDefault="00684E98" w:rsidP="00D2346E">
            <w:pPr>
              <w:jc w:val="both"/>
              <w:rPr>
                <w:rFonts w:cs="Times New Roman"/>
              </w:rPr>
            </w:pPr>
          </w:p>
        </w:tc>
      </w:tr>
    </w:tbl>
    <w:p w14:paraId="555205E6" w14:textId="77777777" w:rsidR="00D2346E" w:rsidRDefault="00D2346E" w:rsidP="00D2346E"/>
    <w:p w14:paraId="0CE98DDF" w14:textId="5FC9A1D3" w:rsidR="00512D40" w:rsidRPr="007046B6" w:rsidRDefault="002E140C" w:rsidP="00D7510F">
      <w:pPr>
        <w:pStyle w:val="4"/>
      </w:pPr>
      <w:r>
        <w:t>7</w:t>
      </w:r>
      <w:r w:rsidR="00512D40">
        <w:rPr>
          <w:rFonts w:hint="eastAsia"/>
        </w:rPr>
        <w:t>.</w:t>
      </w:r>
      <w:r w:rsidR="005B33EB">
        <w:t>1.</w:t>
      </w:r>
      <w:r w:rsidR="00663015">
        <w:t>1.</w:t>
      </w:r>
      <w:r w:rsidR="005B33EB">
        <w:t>2</w:t>
      </w:r>
      <w:r w:rsidR="00512D40">
        <w:rPr>
          <w:rFonts w:hint="eastAsia"/>
        </w:rPr>
        <w:t xml:space="preserve"> </w:t>
      </w:r>
      <w:r w:rsidR="00512D40" w:rsidRPr="007046B6">
        <w:t>Loop_UEs_check_if_uplink_failure</w:t>
      </w:r>
    </w:p>
    <w:p w14:paraId="76F458E8" w14:textId="693AD58C" w:rsidR="00512D40" w:rsidRPr="007046B6" w:rsidRDefault="00D2346E" w:rsidP="00D2346E">
      <w:pPr>
        <w:jc w:val="center"/>
      </w:pPr>
      <w:r>
        <w:rPr>
          <w:noProof/>
        </w:rPr>
        <w:drawing>
          <wp:inline distT="0" distB="0" distL="0" distR="0" wp14:anchorId="0CE1C46B" wp14:editId="4CA83B24">
            <wp:extent cx="5244816" cy="682752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3" cy="683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C5A1" w14:textId="3D864919" w:rsidR="00512D40" w:rsidRPr="00D2346E" w:rsidRDefault="00D2346E" w:rsidP="00D2346E">
      <w:pPr>
        <w:pStyle w:val="Figure"/>
        <w:rPr>
          <w:rFonts w:asciiTheme="minorHAnsi" w:hAnsiTheme="minorHAnsi" w:cstheme="minorBidi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 w:rsidR="00512D40">
        <w:t xml:space="preserve"> </w:t>
      </w:r>
      <w:r w:rsidR="00EB2DD6">
        <w:t>Procedure</w:t>
      </w:r>
      <w:r w:rsidR="00512D40">
        <w:t xml:space="preserve"> level of </w:t>
      </w:r>
      <w:r w:rsidR="00512D40" w:rsidRPr="007046B6">
        <w:t>Loop_UEs_check_if_uplink_failure</w:t>
      </w:r>
    </w:p>
    <w:p w14:paraId="0B54517A" w14:textId="77777777" w:rsidR="00D2346E" w:rsidRDefault="00D2346E" w:rsidP="00512D40">
      <w:pPr>
        <w:jc w:val="center"/>
        <w:rPr>
          <w:rFonts w:cs="Times New Roman"/>
        </w:rPr>
      </w:pPr>
    </w:p>
    <w:p w14:paraId="68C2F886" w14:textId="22BBBAAC" w:rsidR="00F90F39" w:rsidRDefault="00D2346E" w:rsidP="00D2346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</w:t>
      </w:r>
      <w:r w:rsidR="00A53881">
        <w:rPr>
          <w:noProof/>
        </w:rPr>
        <w:fldChar w:fldCharType="end"/>
      </w:r>
      <w:r>
        <w:t xml:space="preserve"> </w:t>
      </w:r>
      <w:r w:rsidR="00F90F39">
        <w:t xml:space="preserve">Parameters of </w:t>
      </w:r>
      <w:r w:rsidR="00F90F39" w:rsidRPr="007046B6">
        <w:t>Loop_UEs_check_if_uplink_failure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D46E0" w:rsidRPr="000A00EB" w14:paraId="5521F7D4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8D0C105" w14:textId="77777777" w:rsidR="00CD46E0" w:rsidRPr="000A00EB" w:rsidRDefault="00CD46E0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B89BAB3" w14:textId="77777777" w:rsidR="00CD46E0" w:rsidRPr="000A00EB" w:rsidRDefault="00CD46E0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DCC55B8" w14:textId="77777777" w:rsidR="00CD46E0" w:rsidRPr="000A00EB" w:rsidRDefault="00CD46E0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30154E1" w14:textId="77777777" w:rsidR="00CD46E0" w:rsidRDefault="00CD46E0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2DC4DD2A" w14:textId="77777777" w:rsidTr="00D2346E">
        <w:trPr>
          <w:jc w:val="center"/>
        </w:trPr>
        <w:tc>
          <w:tcPr>
            <w:tcW w:w="2122" w:type="dxa"/>
            <w:vAlign w:val="center"/>
          </w:tcPr>
          <w:p w14:paraId="132D73C8" w14:textId="77777777" w:rsidR="00684E98" w:rsidRDefault="00684E98" w:rsidP="00D2346E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51BF8B7C" w14:textId="77777777" w:rsidR="00684E98" w:rsidRDefault="00684E98" w:rsidP="00D2346E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C56E6FE" w14:textId="2BBB263C" w:rsidR="00684E98" w:rsidRDefault="00684E98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CE87B08" w14:textId="33F0648F" w:rsidR="00684E98" w:rsidRDefault="00684E98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684E98" w14:paraId="79FC5057" w14:textId="77777777" w:rsidTr="00D2346E">
        <w:trPr>
          <w:jc w:val="center"/>
        </w:trPr>
        <w:tc>
          <w:tcPr>
            <w:tcW w:w="2122" w:type="dxa"/>
            <w:vAlign w:val="center"/>
          </w:tcPr>
          <w:p w14:paraId="74656674" w14:textId="77777777" w:rsidR="00684E98" w:rsidRDefault="00684E98" w:rsidP="00D2346E">
            <w:pPr>
              <w:jc w:val="both"/>
              <w:rPr>
                <w:rFonts w:cs="Times New Roman"/>
              </w:rPr>
            </w:pPr>
            <w:r>
              <w:t>cooperation_flag</w:t>
            </w:r>
          </w:p>
        </w:tc>
        <w:tc>
          <w:tcPr>
            <w:tcW w:w="2126" w:type="dxa"/>
            <w:vAlign w:val="center"/>
          </w:tcPr>
          <w:p w14:paraId="711853F1" w14:textId="77777777" w:rsidR="00684E98" w:rsidRDefault="00684E98" w:rsidP="00D2346E">
            <w:pPr>
              <w:jc w:val="both"/>
              <w:rPr>
                <w:rFonts w:cs="Times New Roman"/>
              </w:rPr>
            </w:pPr>
            <w:r w:rsidRPr="00BB6884">
              <w:t>uint8_t</w:t>
            </w:r>
          </w:p>
        </w:tc>
        <w:tc>
          <w:tcPr>
            <w:tcW w:w="2410" w:type="dxa"/>
            <w:vMerge/>
            <w:vAlign w:val="center"/>
          </w:tcPr>
          <w:p w14:paraId="4D5942A8" w14:textId="39EC54A0" w:rsidR="00684E98" w:rsidRDefault="00684E98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45EF57A" w14:textId="457E7888" w:rsidR="00684E98" w:rsidRPr="00E701CA" w:rsidRDefault="00684E98" w:rsidP="00D2346E">
            <w:pPr>
              <w:jc w:val="both"/>
              <w:rPr>
                <w:rFonts w:cs="Times New Roman"/>
              </w:rPr>
            </w:pPr>
          </w:p>
        </w:tc>
      </w:tr>
      <w:tr w:rsidR="00684E98" w14:paraId="5DE6357C" w14:textId="77777777" w:rsidTr="00D2346E">
        <w:trPr>
          <w:jc w:val="center"/>
        </w:trPr>
        <w:tc>
          <w:tcPr>
            <w:tcW w:w="2122" w:type="dxa"/>
            <w:vAlign w:val="center"/>
          </w:tcPr>
          <w:p w14:paraId="5FA2FFBB" w14:textId="77777777" w:rsidR="00684E98" w:rsidRPr="00285D7B" w:rsidRDefault="00684E98" w:rsidP="00D2346E">
            <w:pPr>
              <w:jc w:val="both"/>
              <w:rPr>
                <w:rFonts w:cs="Times New Roman"/>
              </w:rPr>
            </w:pPr>
            <w:r>
              <w:t>frameP</w:t>
            </w:r>
          </w:p>
        </w:tc>
        <w:tc>
          <w:tcPr>
            <w:tcW w:w="2126" w:type="dxa"/>
            <w:vAlign w:val="center"/>
          </w:tcPr>
          <w:p w14:paraId="0B3998F4" w14:textId="77777777" w:rsidR="00684E98" w:rsidRPr="00285D7B" w:rsidRDefault="00684E98" w:rsidP="00D2346E">
            <w:pPr>
              <w:jc w:val="both"/>
              <w:rPr>
                <w:rFonts w:cs="Times New Roman"/>
              </w:rPr>
            </w:pPr>
            <w:r w:rsidRPr="00BB6884">
              <w:t>frame_t</w:t>
            </w:r>
          </w:p>
        </w:tc>
        <w:tc>
          <w:tcPr>
            <w:tcW w:w="2410" w:type="dxa"/>
            <w:vMerge/>
            <w:vAlign w:val="center"/>
          </w:tcPr>
          <w:p w14:paraId="3BAD9152" w14:textId="2DF4E5EE" w:rsidR="00684E98" w:rsidRPr="00285D7B" w:rsidRDefault="00684E98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CACD7F9" w14:textId="26682F93" w:rsidR="00684E98" w:rsidRPr="00285D7B" w:rsidRDefault="00684E98" w:rsidP="00D2346E">
            <w:pPr>
              <w:jc w:val="both"/>
              <w:rPr>
                <w:rFonts w:cs="Times New Roman"/>
              </w:rPr>
            </w:pPr>
          </w:p>
        </w:tc>
      </w:tr>
      <w:tr w:rsidR="00684E98" w14:paraId="1FCCC71B" w14:textId="77777777" w:rsidTr="00D2346E">
        <w:trPr>
          <w:jc w:val="center"/>
        </w:trPr>
        <w:tc>
          <w:tcPr>
            <w:tcW w:w="2122" w:type="dxa"/>
            <w:vAlign w:val="center"/>
          </w:tcPr>
          <w:p w14:paraId="639EC191" w14:textId="77777777" w:rsidR="00684E98" w:rsidRPr="00B84B61" w:rsidRDefault="00684E98" w:rsidP="00D2346E">
            <w:pPr>
              <w:jc w:val="both"/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5C74CA9D" w14:textId="77777777" w:rsidR="00684E98" w:rsidRDefault="00684E98" w:rsidP="00D2346E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078DDB4E" w14:textId="789CD259" w:rsidR="00684E98" w:rsidRDefault="00684E98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822F2E2" w14:textId="2D8826F9" w:rsidR="00684E98" w:rsidRDefault="00684E98" w:rsidP="00D2346E">
            <w:pPr>
              <w:jc w:val="both"/>
              <w:rPr>
                <w:rFonts w:cs="Times New Roman"/>
              </w:rPr>
            </w:pPr>
          </w:p>
        </w:tc>
      </w:tr>
    </w:tbl>
    <w:p w14:paraId="083581D5" w14:textId="77777777" w:rsidR="00D2346E" w:rsidRDefault="00D2346E" w:rsidP="00D2346E"/>
    <w:p w14:paraId="0001B236" w14:textId="79DC0194" w:rsidR="00D30F74" w:rsidRPr="007046B6" w:rsidRDefault="00D30F74" w:rsidP="007863D4">
      <w:pPr>
        <w:pStyle w:val="5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</w:t>
      </w:r>
      <w:r w:rsidR="00F25B88">
        <w:t>.1</w:t>
      </w:r>
      <w:r>
        <w:rPr>
          <w:rFonts w:hint="eastAsia"/>
        </w:rPr>
        <w:t xml:space="preserve"> </w:t>
      </w:r>
      <w:r w:rsidRPr="00C0609C">
        <w:t>UE_RNTI</w:t>
      </w:r>
    </w:p>
    <w:p w14:paraId="146E44AB" w14:textId="17B190E9" w:rsidR="00D30F74" w:rsidRDefault="002D6EAB" w:rsidP="00D30F74">
      <w:r>
        <w:rPr>
          <w:noProof/>
        </w:rPr>
        <w:pict w14:anchorId="22206F7C">
          <v:shape id="_x0000_i1027" type="#_x0000_t75" style="width:367.2pt;height:441pt">
            <v:imagedata r:id="rId29" o:title="C__Users_bmw_Desktop_BMW_Lab_NB_IoT_Project_目標產出_NB_IoT_SDL_NB_IoT_eNB_ReferenceProcedureUE_RNTI1"/>
          </v:shape>
        </w:pict>
      </w:r>
    </w:p>
    <w:p w14:paraId="654D0C04" w14:textId="76307440" w:rsidR="00D30F74" w:rsidRDefault="00D2346E" w:rsidP="00D2346E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D30F74">
        <w:t xml:space="preserve"> level of</w:t>
      </w:r>
      <w:r w:rsidR="00D30F74" w:rsidRPr="00C70EEB">
        <w:t xml:space="preserve"> </w:t>
      </w:r>
      <w:r w:rsidR="00D30F74" w:rsidRPr="00D30F74">
        <w:t>UE_RNTI</w:t>
      </w:r>
    </w:p>
    <w:p w14:paraId="61CE256A" w14:textId="22CA07E4" w:rsidR="00F90F39" w:rsidRDefault="00F90F39" w:rsidP="00D30F74">
      <w:pPr>
        <w:jc w:val="center"/>
        <w:rPr>
          <w:rFonts w:cs="Times New Roman"/>
        </w:rPr>
      </w:pPr>
    </w:p>
    <w:p w14:paraId="3F3E44E2" w14:textId="79BA3B7C" w:rsidR="00F90F39" w:rsidRDefault="00D2346E" w:rsidP="00D2346E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</w:t>
      </w:r>
      <w:r w:rsidR="00A53881">
        <w:rPr>
          <w:noProof/>
        </w:rPr>
        <w:fldChar w:fldCharType="end"/>
      </w:r>
      <w:r>
        <w:t xml:space="preserve"> </w:t>
      </w:r>
      <w:r w:rsidR="00F90F39">
        <w:t xml:space="preserve">Parameters of </w:t>
      </w:r>
      <w:r w:rsidR="00F90F39" w:rsidRPr="00D30F74">
        <w:t>UE_RNTI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4B493AF8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3D1A113C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C13FECB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6227CFA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4214462" w14:textId="77777777" w:rsidR="00003E09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03E09" w14:paraId="77E832B4" w14:textId="77777777" w:rsidTr="00D2346E">
        <w:trPr>
          <w:jc w:val="center"/>
        </w:trPr>
        <w:tc>
          <w:tcPr>
            <w:tcW w:w="2122" w:type="dxa"/>
            <w:vAlign w:val="center"/>
          </w:tcPr>
          <w:p w14:paraId="53680DFD" w14:textId="5B1BC419" w:rsidR="00003E09" w:rsidRDefault="00CD46E0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mod_idP</w:t>
            </w:r>
          </w:p>
        </w:tc>
        <w:tc>
          <w:tcPr>
            <w:tcW w:w="2126" w:type="dxa"/>
            <w:vAlign w:val="center"/>
          </w:tcPr>
          <w:p w14:paraId="59ED9134" w14:textId="4B203DAB" w:rsidR="00003E09" w:rsidRDefault="00CD46E0" w:rsidP="00D2346E">
            <w:pPr>
              <w:jc w:val="both"/>
              <w:rPr>
                <w:rFonts w:cs="Times New Roman"/>
              </w:rPr>
            </w:pPr>
            <w:r w:rsidRPr="00CD46E0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Align w:val="center"/>
          </w:tcPr>
          <w:p w14:paraId="09E8601F" w14:textId="35ABA08F" w:rsidR="00003E09" w:rsidRDefault="00CD46E0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rnti</w:t>
            </w:r>
          </w:p>
        </w:tc>
        <w:tc>
          <w:tcPr>
            <w:tcW w:w="3260" w:type="dxa"/>
            <w:vAlign w:val="center"/>
          </w:tcPr>
          <w:p w14:paraId="32BC2BC7" w14:textId="50F4D1E6" w:rsidR="00003E09" w:rsidRDefault="000B364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If rnti &gt; 0</w:t>
            </w:r>
          </w:p>
        </w:tc>
      </w:tr>
      <w:tr w:rsidR="00003E09" w14:paraId="7779480E" w14:textId="77777777" w:rsidTr="00D2346E">
        <w:trPr>
          <w:jc w:val="center"/>
        </w:trPr>
        <w:tc>
          <w:tcPr>
            <w:tcW w:w="2122" w:type="dxa"/>
            <w:vAlign w:val="center"/>
          </w:tcPr>
          <w:p w14:paraId="21EE1330" w14:textId="40A37459" w:rsidR="00003E09" w:rsidRDefault="00CD46E0" w:rsidP="00D2346E">
            <w:pPr>
              <w:jc w:val="both"/>
              <w:rPr>
                <w:rFonts w:cs="Times New Roman"/>
              </w:rPr>
            </w:pPr>
            <w:r w:rsidRPr="00CD46E0">
              <w:rPr>
                <w:rFonts w:cs="Times New Roman"/>
              </w:rPr>
              <w:t>ue_idP</w:t>
            </w:r>
          </w:p>
        </w:tc>
        <w:tc>
          <w:tcPr>
            <w:tcW w:w="2126" w:type="dxa"/>
            <w:vAlign w:val="center"/>
          </w:tcPr>
          <w:p w14:paraId="4562CC37" w14:textId="104E82F2" w:rsidR="00003E09" w:rsidRDefault="00CD46E0" w:rsidP="00D2346E">
            <w:pPr>
              <w:jc w:val="both"/>
              <w:rPr>
                <w:rFonts w:cs="Times New Roman"/>
              </w:rPr>
            </w:pPr>
            <w:r w:rsidRPr="00CD46E0">
              <w:rPr>
                <w:rFonts w:cs="Times New Roman"/>
              </w:rPr>
              <w:t>int</w:t>
            </w:r>
          </w:p>
        </w:tc>
        <w:tc>
          <w:tcPr>
            <w:tcW w:w="2410" w:type="dxa"/>
            <w:vAlign w:val="center"/>
          </w:tcPr>
          <w:p w14:paraId="7A412129" w14:textId="497F13BB" w:rsidR="00003E09" w:rsidRDefault="00CD46E0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NOT_A_RNTI</w:t>
            </w:r>
          </w:p>
        </w:tc>
        <w:tc>
          <w:tcPr>
            <w:tcW w:w="3260" w:type="dxa"/>
            <w:vAlign w:val="center"/>
          </w:tcPr>
          <w:p w14:paraId="2FA2112A" w14:textId="1F0DE461" w:rsidR="00003E09" w:rsidRPr="00E701CA" w:rsidRDefault="000B364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If rnti &lt;= 0</w:t>
            </w:r>
          </w:p>
        </w:tc>
      </w:tr>
    </w:tbl>
    <w:p w14:paraId="662FCAB8" w14:textId="77777777" w:rsidR="00D2346E" w:rsidRDefault="00D2346E" w:rsidP="00D2346E"/>
    <w:p w14:paraId="493DF3B7" w14:textId="7F908448" w:rsidR="00F25B88" w:rsidRPr="007046B6" w:rsidRDefault="00F25B88" w:rsidP="007863D4">
      <w:pPr>
        <w:pStyle w:val="5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1.2.2</w:t>
      </w:r>
      <w:r>
        <w:rPr>
          <w:rFonts w:hint="eastAsia"/>
        </w:rPr>
        <w:t xml:space="preserve"> </w:t>
      </w:r>
      <w:r w:rsidRPr="00D30F74">
        <w:rPr>
          <w:rFonts w:cs="Times New Roman"/>
        </w:rPr>
        <w:t>UE_</w:t>
      </w:r>
      <w:r>
        <w:rPr>
          <w:rFonts w:cs="Times New Roman"/>
        </w:rPr>
        <w:t>PCCID</w:t>
      </w:r>
    </w:p>
    <w:p w14:paraId="0EC1989C" w14:textId="3A304EAA" w:rsidR="00D30F74" w:rsidRDefault="002D6EAB" w:rsidP="00D30F74">
      <w:r>
        <w:rPr>
          <w:noProof/>
        </w:rPr>
        <w:pict w14:anchorId="1B257960">
          <v:shape id="_x0000_i1028" type="#_x0000_t75" style="width:372pt;height:451.2pt">
            <v:imagedata r:id="rId30" o:title="C__Users_bmw_Desktop_BMW_Lab_NB_IoT_Project_目標產出_NB_IoT_SDL_NB_IoT_eNB_ReferenceProcedureUE_PCCID1"/>
          </v:shape>
        </w:pict>
      </w:r>
    </w:p>
    <w:p w14:paraId="7B1EA303" w14:textId="5037337F" w:rsidR="00F25B88" w:rsidRDefault="00D2346E" w:rsidP="00D2346E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F25B88">
        <w:t xml:space="preserve"> level of</w:t>
      </w:r>
      <w:r w:rsidR="00F25B88" w:rsidRPr="00C70EEB">
        <w:t xml:space="preserve"> </w:t>
      </w:r>
      <w:r w:rsidR="00F25B88" w:rsidRPr="00D30F74">
        <w:t>UE_</w:t>
      </w:r>
      <w:r w:rsidR="00F25B88">
        <w:t>PCCID</w:t>
      </w:r>
    </w:p>
    <w:p w14:paraId="27C7357C" w14:textId="4BDF7D97" w:rsidR="00F90F39" w:rsidRDefault="00F90F39" w:rsidP="00F25B88">
      <w:pPr>
        <w:jc w:val="center"/>
        <w:rPr>
          <w:rFonts w:cs="Times New Roman"/>
        </w:rPr>
      </w:pPr>
    </w:p>
    <w:p w14:paraId="7926A54F" w14:textId="1184083F" w:rsidR="00F90F39" w:rsidRPr="00D2346E" w:rsidRDefault="00D2346E" w:rsidP="00D2346E">
      <w:pPr>
        <w:pStyle w:val="Table"/>
        <w:rPr>
          <w:rFonts w:asciiTheme="minorHAnsi" w:hAnsiTheme="minorHAnsi" w:cstheme="minorBidi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</w:t>
      </w:r>
      <w:r w:rsidR="00A53881">
        <w:rPr>
          <w:noProof/>
        </w:rPr>
        <w:fldChar w:fldCharType="end"/>
      </w:r>
      <w:r>
        <w:t xml:space="preserve"> </w:t>
      </w:r>
      <w:r w:rsidR="00F90F39">
        <w:t xml:space="preserve">Parameters of </w:t>
      </w:r>
      <w:r w:rsidR="00F90F39" w:rsidRPr="00D30F74">
        <w:t>UE_</w:t>
      </w:r>
      <w:r w:rsidR="00F90F39">
        <w:t>PCCID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461E1537" w14:textId="77777777" w:rsidTr="00D2346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3B4C908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990F186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88E95AA" w14:textId="77777777" w:rsidR="00003E09" w:rsidRPr="000A00EB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110A1DB" w14:textId="77777777" w:rsidR="00003E09" w:rsidRDefault="00003E09" w:rsidP="00D2346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B364C" w14:paraId="62037261" w14:textId="77777777" w:rsidTr="00D2346E">
        <w:trPr>
          <w:jc w:val="center"/>
        </w:trPr>
        <w:tc>
          <w:tcPr>
            <w:tcW w:w="2122" w:type="dxa"/>
            <w:vAlign w:val="center"/>
          </w:tcPr>
          <w:p w14:paraId="0B20C3D6" w14:textId="4DEE2CA1" w:rsidR="000B364C" w:rsidRDefault="000B364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mod_idP</w:t>
            </w:r>
          </w:p>
        </w:tc>
        <w:tc>
          <w:tcPr>
            <w:tcW w:w="2126" w:type="dxa"/>
            <w:vAlign w:val="center"/>
          </w:tcPr>
          <w:p w14:paraId="0305AEF4" w14:textId="4EBC2AB7" w:rsidR="000B364C" w:rsidRDefault="000B364C" w:rsidP="00D2346E">
            <w:pPr>
              <w:jc w:val="both"/>
              <w:rPr>
                <w:rFonts w:cs="Times New Roman"/>
              </w:rPr>
            </w:pPr>
            <w:r w:rsidRPr="00CD46E0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0C1581B0" w14:textId="4AFC25BF" w:rsidR="000B364C" w:rsidRDefault="000B364C" w:rsidP="00D2346E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eNB_mac_inst[mod_idP].UE_list.pCC_id[ue_idP]</w:t>
            </w:r>
          </w:p>
        </w:tc>
        <w:tc>
          <w:tcPr>
            <w:tcW w:w="3260" w:type="dxa"/>
            <w:vMerge w:val="restart"/>
            <w:vAlign w:val="center"/>
          </w:tcPr>
          <w:p w14:paraId="301CF583" w14:textId="15D188CF" w:rsidR="000B364C" w:rsidRDefault="000B364C" w:rsidP="00D2346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0B364C" w14:paraId="3EA1640A" w14:textId="77777777" w:rsidTr="00D2346E">
        <w:trPr>
          <w:jc w:val="center"/>
        </w:trPr>
        <w:tc>
          <w:tcPr>
            <w:tcW w:w="2122" w:type="dxa"/>
            <w:vAlign w:val="center"/>
          </w:tcPr>
          <w:p w14:paraId="3947CEFD" w14:textId="046AB426" w:rsidR="000B364C" w:rsidRDefault="000B364C" w:rsidP="00D2346E">
            <w:pPr>
              <w:jc w:val="both"/>
              <w:rPr>
                <w:rFonts w:cs="Times New Roman"/>
              </w:rPr>
            </w:pPr>
            <w:r w:rsidRPr="00CD46E0">
              <w:rPr>
                <w:rFonts w:cs="Times New Roman"/>
              </w:rPr>
              <w:t>ue_idP</w:t>
            </w:r>
          </w:p>
        </w:tc>
        <w:tc>
          <w:tcPr>
            <w:tcW w:w="2126" w:type="dxa"/>
            <w:vAlign w:val="center"/>
          </w:tcPr>
          <w:p w14:paraId="12DC96AE" w14:textId="358C8B0C" w:rsidR="000B364C" w:rsidRDefault="000B364C" w:rsidP="00D2346E">
            <w:pPr>
              <w:jc w:val="both"/>
              <w:rPr>
                <w:rFonts w:cs="Times New Roman"/>
              </w:rPr>
            </w:pPr>
            <w:r w:rsidRPr="00CD46E0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38D51BA" w14:textId="41B28769" w:rsidR="000B364C" w:rsidRDefault="000B364C" w:rsidP="00D2346E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F850F1B" w14:textId="463A62C2" w:rsidR="000B364C" w:rsidRPr="00E701CA" w:rsidRDefault="000B364C" w:rsidP="00D2346E">
            <w:pPr>
              <w:jc w:val="both"/>
              <w:rPr>
                <w:rFonts w:cs="Times New Roman"/>
              </w:rPr>
            </w:pPr>
          </w:p>
        </w:tc>
      </w:tr>
    </w:tbl>
    <w:p w14:paraId="51BDB586" w14:textId="3D9BC60C" w:rsidR="00F25B88" w:rsidRDefault="00F25B88" w:rsidP="00F25B88">
      <w:pPr>
        <w:jc w:val="center"/>
        <w:rPr>
          <w:rFonts w:cs="Times New Roman"/>
        </w:rPr>
      </w:pPr>
    </w:p>
    <w:p w14:paraId="476E8367" w14:textId="7D534550" w:rsidR="00F25B88" w:rsidRDefault="00F25B88" w:rsidP="007863D4">
      <w:pPr>
        <w:pStyle w:val="5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</w:t>
      </w:r>
      <w:r w:rsidR="007D75DD">
        <w:t>.3</w:t>
      </w:r>
      <w:r>
        <w:rPr>
          <w:rFonts w:hint="eastAsia"/>
        </w:rPr>
        <w:t xml:space="preserve"> </w:t>
      </w:r>
      <w:r w:rsidRPr="00F25B88">
        <w:t>get_eNB_UE_stats</w:t>
      </w:r>
    </w:p>
    <w:p w14:paraId="73F33BD6" w14:textId="5ADE1984" w:rsidR="00F25B88" w:rsidRDefault="002D6EAB" w:rsidP="007863D4">
      <w:r>
        <w:rPr>
          <w:noProof/>
        </w:rPr>
        <w:pict w14:anchorId="70C2FCBF">
          <v:shape id="_x0000_i1029" type="#_x0000_t75" style="width:441.6pt;height:537pt">
            <v:imagedata r:id="rId31" o:title="C__Users_bmw_Desktop_BMW_Lab_NB_IoT_Project_目標產出_NB_IoT_SDL_NB_IoT_eNB_ReferenceProcedureget_eNB_UE_stats1"/>
          </v:shape>
        </w:pict>
      </w:r>
    </w:p>
    <w:p w14:paraId="12E8B697" w14:textId="7EF8E3B5" w:rsidR="00F90F39" w:rsidRDefault="00194004" w:rsidP="00194004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F25B88">
        <w:t xml:space="preserve"> level of</w:t>
      </w:r>
      <w:r w:rsidR="00F25B88" w:rsidRPr="00C70EEB">
        <w:t xml:space="preserve"> </w:t>
      </w:r>
      <w:r w:rsidR="00F25B88" w:rsidRPr="00F25B88">
        <w:t>get_eNB_UE_stats</w:t>
      </w:r>
    </w:p>
    <w:p w14:paraId="3D4ED0DD" w14:textId="41141E1A" w:rsidR="00F90F39" w:rsidRDefault="00F90F39" w:rsidP="007863D4">
      <w:pPr>
        <w:jc w:val="center"/>
        <w:rPr>
          <w:rFonts w:cs="Times New Roman"/>
        </w:rPr>
      </w:pPr>
    </w:p>
    <w:p w14:paraId="04E7B151" w14:textId="6E31C5FF" w:rsidR="00F90F39" w:rsidRDefault="00194004" w:rsidP="0019400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</w:t>
      </w:r>
      <w:r w:rsidR="00A53881">
        <w:rPr>
          <w:noProof/>
        </w:rPr>
        <w:fldChar w:fldCharType="end"/>
      </w:r>
      <w:r>
        <w:t xml:space="preserve"> </w:t>
      </w:r>
      <w:r w:rsidR="00F90F39">
        <w:t xml:space="preserve">Parameters of </w:t>
      </w:r>
      <w:r w:rsidR="00F90F39" w:rsidRPr="00F25B88">
        <w:t>get_eNB_UE_stats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29A813DD" w14:textId="77777777" w:rsidTr="00194004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1B37ADA" w14:textId="77777777" w:rsidR="00003E09" w:rsidRPr="000A00EB" w:rsidRDefault="00003E09" w:rsidP="00194004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D7CBE4F" w14:textId="77777777" w:rsidR="00003E09" w:rsidRPr="000A00EB" w:rsidRDefault="00003E09" w:rsidP="00194004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59DB09F" w14:textId="77777777" w:rsidR="00003E09" w:rsidRPr="000A00EB" w:rsidRDefault="00003E09" w:rsidP="00194004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2D8D8806" w14:textId="77777777" w:rsidR="00003E09" w:rsidRDefault="00003E09" w:rsidP="00194004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B364C" w14:paraId="505E5FCD" w14:textId="77777777" w:rsidTr="00194004">
        <w:trPr>
          <w:jc w:val="center"/>
        </w:trPr>
        <w:tc>
          <w:tcPr>
            <w:tcW w:w="2122" w:type="dxa"/>
            <w:vAlign w:val="center"/>
          </w:tcPr>
          <w:p w14:paraId="300EDC47" w14:textId="38F810A2" w:rsidR="000B364C" w:rsidRDefault="000B364C" w:rsidP="00194004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</w:t>
            </w:r>
          </w:p>
        </w:tc>
        <w:tc>
          <w:tcPr>
            <w:tcW w:w="2126" w:type="dxa"/>
            <w:vAlign w:val="center"/>
          </w:tcPr>
          <w:p w14:paraId="45256536" w14:textId="64FE1AEA" w:rsidR="000B364C" w:rsidRDefault="000B364C" w:rsidP="00194004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46A8A527" w14:textId="32E8906F" w:rsidR="000B364C" w:rsidRDefault="000B364C" w:rsidP="00194004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LTE_eNB_UE_stats*</w:t>
            </w:r>
          </w:p>
        </w:tc>
        <w:tc>
          <w:tcPr>
            <w:tcW w:w="3260" w:type="dxa"/>
            <w:vMerge w:val="restart"/>
            <w:vAlign w:val="center"/>
          </w:tcPr>
          <w:p w14:paraId="4ED4AF85" w14:textId="5A626FF2" w:rsidR="000B364C" w:rsidRDefault="000B364C" w:rsidP="00194004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 xml:space="preserve">Function for MAC to </w:t>
            </w:r>
            <w:r>
              <w:rPr>
                <w:rFonts w:cs="Times New Roman"/>
              </w:rPr>
              <w:t>get the UE stats from the PHY</w:t>
            </w:r>
          </w:p>
        </w:tc>
      </w:tr>
      <w:tr w:rsidR="000B364C" w14:paraId="359BED50" w14:textId="77777777" w:rsidTr="00194004">
        <w:trPr>
          <w:jc w:val="center"/>
        </w:trPr>
        <w:tc>
          <w:tcPr>
            <w:tcW w:w="2122" w:type="dxa"/>
            <w:vAlign w:val="center"/>
          </w:tcPr>
          <w:p w14:paraId="4F8E172F" w14:textId="0E29BCB8" w:rsidR="000B364C" w:rsidRDefault="000B364C" w:rsidP="00194004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</w:t>
            </w:r>
          </w:p>
        </w:tc>
        <w:tc>
          <w:tcPr>
            <w:tcW w:w="2126" w:type="dxa"/>
            <w:vAlign w:val="center"/>
          </w:tcPr>
          <w:p w14:paraId="191C4C81" w14:textId="504654E4" w:rsidR="000B364C" w:rsidRDefault="000B364C" w:rsidP="00194004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6DAFAFF3" w14:textId="50071743" w:rsidR="000B364C" w:rsidRDefault="000B364C" w:rsidP="00194004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7FDFB3C" w14:textId="73D1DF1D" w:rsidR="000B364C" w:rsidRPr="00E701CA" w:rsidRDefault="000B364C" w:rsidP="00194004">
            <w:pPr>
              <w:jc w:val="both"/>
              <w:rPr>
                <w:rFonts w:cs="Times New Roman"/>
              </w:rPr>
            </w:pPr>
          </w:p>
        </w:tc>
      </w:tr>
      <w:tr w:rsidR="000B364C" w14:paraId="62737787" w14:textId="77777777" w:rsidTr="00194004">
        <w:trPr>
          <w:jc w:val="center"/>
        </w:trPr>
        <w:tc>
          <w:tcPr>
            <w:tcW w:w="2122" w:type="dxa"/>
            <w:vAlign w:val="center"/>
          </w:tcPr>
          <w:p w14:paraId="39EBD899" w14:textId="52E7630E" w:rsidR="000B364C" w:rsidRPr="00285D7B" w:rsidRDefault="000B364C" w:rsidP="00194004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rnti_t</w:t>
            </w:r>
          </w:p>
        </w:tc>
        <w:tc>
          <w:tcPr>
            <w:tcW w:w="2126" w:type="dxa"/>
            <w:vAlign w:val="center"/>
          </w:tcPr>
          <w:p w14:paraId="27E14AD0" w14:textId="35969A8B" w:rsidR="000B364C" w:rsidRPr="00285D7B" w:rsidRDefault="000B364C" w:rsidP="00194004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rnti</w:t>
            </w:r>
          </w:p>
        </w:tc>
        <w:tc>
          <w:tcPr>
            <w:tcW w:w="2410" w:type="dxa"/>
            <w:vMerge/>
            <w:vAlign w:val="center"/>
          </w:tcPr>
          <w:p w14:paraId="08FFD041" w14:textId="62986EF6" w:rsidR="000B364C" w:rsidRPr="00285D7B" w:rsidRDefault="000B364C" w:rsidP="00194004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8E4F40D" w14:textId="6F54FC1C" w:rsidR="000B364C" w:rsidRPr="00285D7B" w:rsidRDefault="000B364C" w:rsidP="00194004">
            <w:pPr>
              <w:jc w:val="both"/>
              <w:rPr>
                <w:rFonts w:cs="Times New Roman"/>
              </w:rPr>
            </w:pPr>
          </w:p>
        </w:tc>
      </w:tr>
    </w:tbl>
    <w:p w14:paraId="24E08693" w14:textId="77777777" w:rsidR="00194004" w:rsidRDefault="00194004" w:rsidP="00194004"/>
    <w:p w14:paraId="15D257EF" w14:textId="45F36117" w:rsidR="007D75DD" w:rsidRDefault="007D75DD" w:rsidP="007863D4">
      <w:pPr>
        <w:pStyle w:val="5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1.2.4</w:t>
      </w:r>
      <w:r>
        <w:rPr>
          <w:rFonts w:hint="eastAsia"/>
        </w:rPr>
        <w:t xml:space="preserve"> </w:t>
      </w:r>
      <w:r w:rsidR="00B546AF">
        <w:t>check_</w:t>
      </w:r>
      <w:r w:rsidRPr="007D75DD">
        <w:t>uplink_failure</w:t>
      </w:r>
    </w:p>
    <w:p w14:paraId="00FAD954" w14:textId="1B10C85A" w:rsidR="007D75DD" w:rsidRDefault="003D7A5D" w:rsidP="007863D4">
      <w:pPr>
        <w:jc w:val="center"/>
      </w:pPr>
      <w:r>
        <w:rPr>
          <w:noProof/>
        </w:rPr>
        <w:drawing>
          <wp:inline distT="0" distB="0" distL="0" distR="0" wp14:anchorId="0D74E22F" wp14:editId="546E005D">
            <wp:extent cx="4219575" cy="46196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8E00" w14:textId="2FFB5365" w:rsidR="007D75DD" w:rsidRDefault="003D7A5D" w:rsidP="003D7A5D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7D75DD">
        <w:t xml:space="preserve"> level of</w:t>
      </w:r>
      <w:r w:rsidR="007D75DD" w:rsidRPr="00C70EEB">
        <w:t xml:space="preserve"> </w:t>
      </w:r>
      <w:r w:rsidR="007D75DD" w:rsidRPr="007D75DD">
        <w:t>check_if_uplink_failure</w:t>
      </w:r>
    </w:p>
    <w:p w14:paraId="77F12970" w14:textId="77777777" w:rsidR="00C4602C" w:rsidRDefault="00C4602C" w:rsidP="007863D4">
      <w:pPr>
        <w:jc w:val="center"/>
        <w:rPr>
          <w:rFonts w:cs="Times New Roman"/>
        </w:rPr>
      </w:pPr>
    </w:p>
    <w:p w14:paraId="58C64E23" w14:textId="118E616B" w:rsidR="00F90F39" w:rsidRPr="007D75DD" w:rsidRDefault="003D7A5D" w:rsidP="003D7A5D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7D75DD">
        <w:t>check_if_uplink_failure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B364C" w:rsidRPr="000A00EB" w14:paraId="491D6F58" w14:textId="77777777" w:rsidTr="00B3647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B766672" w14:textId="77777777" w:rsidR="000B364C" w:rsidRPr="000A00EB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844D757" w14:textId="77777777" w:rsidR="000B364C" w:rsidRPr="000A00EB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405F9B9" w14:textId="77777777" w:rsidR="000B364C" w:rsidRPr="000A00EB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244A153C" w14:textId="77777777" w:rsidR="000B364C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027DEF83" w14:textId="77777777" w:rsidTr="00B36478">
        <w:trPr>
          <w:jc w:val="center"/>
        </w:trPr>
        <w:tc>
          <w:tcPr>
            <w:tcW w:w="2122" w:type="dxa"/>
            <w:vAlign w:val="center"/>
          </w:tcPr>
          <w:p w14:paraId="094566ED" w14:textId="77777777" w:rsidR="00684E98" w:rsidRDefault="00684E98" w:rsidP="00B36478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468A5169" w14:textId="77777777" w:rsidR="00684E98" w:rsidRDefault="00684E98" w:rsidP="00B3647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436215A4" w14:textId="36F284CB" w:rsidR="00684E98" w:rsidRDefault="00684E98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4E50F05" w14:textId="0508724C" w:rsidR="00684E98" w:rsidRDefault="00684E98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684E98" w14:paraId="3A96755E" w14:textId="77777777" w:rsidTr="00B36478">
        <w:trPr>
          <w:jc w:val="center"/>
        </w:trPr>
        <w:tc>
          <w:tcPr>
            <w:tcW w:w="2122" w:type="dxa"/>
            <w:vAlign w:val="center"/>
          </w:tcPr>
          <w:p w14:paraId="345A2D03" w14:textId="77777777" w:rsidR="00684E98" w:rsidRDefault="00684E98" w:rsidP="00B36478">
            <w:pPr>
              <w:jc w:val="both"/>
              <w:rPr>
                <w:rFonts w:cs="Times New Roman"/>
              </w:rPr>
            </w:pPr>
            <w:r>
              <w:t>cooperation_flag</w:t>
            </w:r>
          </w:p>
        </w:tc>
        <w:tc>
          <w:tcPr>
            <w:tcW w:w="2126" w:type="dxa"/>
            <w:vAlign w:val="center"/>
          </w:tcPr>
          <w:p w14:paraId="027D9D52" w14:textId="77777777" w:rsidR="00684E98" w:rsidRDefault="00684E98" w:rsidP="00B36478">
            <w:pPr>
              <w:jc w:val="both"/>
              <w:rPr>
                <w:rFonts w:cs="Times New Roman"/>
              </w:rPr>
            </w:pPr>
            <w:r w:rsidRPr="00BB6884">
              <w:t>uint8_t</w:t>
            </w:r>
          </w:p>
        </w:tc>
        <w:tc>
          <w:tcPr>
            <w:tcW w:w="2410" w:type="dxa"/>
            <w:vMerge/>
            <w:vAlign w:val="center"/>
          </w:tcPr>
          <w:p w14:paraId="2808F303" w14:textId="3F934650" w:rsidR="00684E98" w:rsidRDefault="00684E98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A5F719C" w14:textId="2E1924B6" w:rsidR="00684E98" w:rsidRPr="00E701CA" w:rsidRDefault="00684E98" w:rsidP="00B36478">
            <w:pPr>
              <w:jc w:val="both"/>
              <w:rPr>
                <w:rFonts w:cs="Times New Roman"/>
              </w:rPr>
            </w:pPr>
          </w:p>
        </w:tc>
      </w:tr>
      <w:tr w:rsidR="00684E98" w14:paraId="70232764" w14:textId="77777777" w:rsidTr="00B36478">
        <w:trPr>
          <w:jc w:val="center"/>
        </w:trPr>
        <w:tc>
          <w:tcPr>
            <w:tcW w:w="2122" w:type="dxa"/>
            <w:vAlign w:val="center"/>
          </w:tcPr>
          <w:p w14:paraId="39216F31" w14:textId="77777777" w:rsidR="00684E98" w:rsidRPr="00285D7B" w:rsidRDefault="00684E98" w:rsidP="00B36478">
            <w:pPr>
              <w:jc w:val="both"/>
              <w:rPr>
                <w:rFonts w:cs="Times New Roman"/>
              </w:rPr>
            </w:pPr>
            <w:r>
              <w:t>frameP</w:t>
            </w:r>
          </w:p>
        </w:tc>
        <w:tc>
          <w:tcPr>
            <w:tcW w:w="2126" w:type="dxa"/>
            <w:vAlign w:val="center"/>
          </w:tcPr>
          <w:p w14:paraId="52B36EAF" w14:textId="77777777" w:rsidR="00684E98" w:rsidRPr="00285D7B" w:rsidRDefault="00684E98" w:rsidP="00B36478">
            <w:pPr>
              <w:jc w:val="both"/>
              <w:rPr>
                <w:rFonts w:cs="Times New Roman"/>
              </w:rPr>
            </w:pPr>
            <w:r w:rsidRPr="00BB6884">
              <w:t>frame_t</w:t>
            </w:r>
          </w:p>
        </w:tc>
        <w:tc>
          <w:tcPr>
            <w:tcW w:w="2410" w:type="dxa"/>
            <w:vMerge/>
            <w:vAlign w:val="center"/>
          </w:tcPr>
          <w:p w14:paraId="48AA1F24" w14:textId="7B7FDF7B" w:rsidR="00684E98" w:rsidRPr="00285D7B" w:rsidRDefault="00684E98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17993AD" w14:textId="17662FE9" w:rsidR="00684E98" w:rsidRPr="00285D7B" w:rsidRDefault="00684E98" w:rsidP="00B36478">
            <w:pPr>
              <w:jc w:val="both"/>
              <w:rPr>
                <w:rFonts w:cs="Times New Roman"/>
              </w:rPr>
            </w:pPr>
          </w:p>
        </w:tc>
      </w:tr>
      <w:tr w:rsidR="00684E98" w14:paraId="06252D36" w14:textId="77777777" w:rsidTr="00B36478">
        <w:trPr>
          <w:jc w:val="center"/>
        </w:trPr>
        <w:tc>
          <w:tcPr>
            <w:tcW w:w="2122" w:type="dxa"/>
            <w:vAlign w:val="center"/>
          </w:tcPr>
          <w:p w14:paraId="0FAB157A" w14:textId="77777777" w:rsidR="00684E98" w:rsidRPr="00B84B61" w:rsidRDefault="00684E98" w:rsidP="00B36478">
            <w:pPr>
              <w:jc w:val="both"/>
            </w:pPr>
            <w:r w:rsidRPr="00BB6884">
              <w:lastRenderedPageBreak/>
              <w:t>subframeP</w:t>
            </w:r>
          </w:p>
        </w:tc>
        <w:tc>
          <w:tcPr>
            <w:tcW w:w="2126" w:type="dxa"/>
            <w:vAlign w:val="center"/>
          </w:tcPr>
          <w:p w14:paraId="31639D66" w14:textId="77777777" w:rsidR="00684E98" w:rsidRDefault="00684E98" w:rsidP="00B36478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559A0EBF" w14:textId="2316E457" w:rsidR="00684E98" w:rsidRDefault="00684E98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234942D" w14:textId="749535A8" w:rsidR="00684E98" w:rsidRDefault="00684E98" w:rsidP="00B36478">
            <w:pPr>
              <w:jc w:val="both"/>
              <w:rPr>
                <w:rFonts w:cs="Times New Roman"/>
              </w:rPr>
            </w:pPr>
          </w:p>
        </w:tc>
      </w:tr>
    </w:tbl>
    <w:p w14:paraId="2322ACB8" w14:textId="77777777" w:rsidR="003D7A5D" w:rsidRDefault="003D7A5D" w:rsidP="003D7A5D"/>
    <w:p w14:paraId="22C91DB5" w14:textId="7264E143" w:rsidR="007D75DD" w:rsidRDefault="007D75DD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>
        <w:t>1</w:t>
      </w:r>
      <w:r w:rsidR="00663015">
        <w:t>.1</w:t>
      </w:r>
      <w:r>
        <w:t>.2.</w:t>
      </w:r>
      <w:r w:rsidR="003C72F8">
        <w:t>4.1</w:t>
      </w:r>
      <w:r>
        <w:rPr>
          <w:rFonts w:hint="eastAsia"/>
        </w:rPr>
        <w:t xml:space="preserve"> </w:t>
      </w:r>
      <w:r w:rsidRPr="007D75DD">
        <w:t>Add_DCI_Format_1A</w:t>
      </w:r>
    </w:p>
    <w:p w14:paraId="15400161" w14:textId="0C0F235D" w:rsidR="007D75DD" w:rsidRDefault="003D7A5D" w:rsidP="007863D4">
      <w:pPr>
        <w:jc w:val="center"/>
      </w:pPr>
      <w:r>
        <w:rPr>
          <w:noProof/>
        </w:rPr>
        <w:drawing>
          <wp:inline distT="0" distB="0" distL="0" distR="0" wp14:anchorId="71E81D4A" wp14:editId="35DD7646">
            <wp:extent cx="5105400" cy="49339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16B9" w14:textId="7AB7C2B1" w:rsidR="007D75DD" w:rsidRDefault="003D7A5D" w:rsidP="003D7A5D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7D75DD">
        <w:t xml:space="preserve"> level of</w:t>
      </w:r>
      <w:r w:rsidR="007D75DD" w:rsidRPr="00C70EEB">
        <w:t xml:space="preserve"> </w:t>
      </w:r>
      <w:r w:rsidR="007D75DD" w:rsidRPr="007D75DD">
        <w:t>Add_DCI_Format_1A</w:t>
      </w:r>
    </w:p>
    <w:p w14:paraId="0F31C931" w14:textId="65049A5C" w:rsidR="00F90F39" w:rsidRDefault="00F90F39" w:rsidP="007863D4">
      <w:pPr>
        <w:jc w:val="center"/>
        <w:rPr>
          <w:rFonts w:cs="Times New Roman"/>
        </w:rPr>
      </w:pPr>
    </w:p>
    <w:p w14:paraId="2CCC2368" w14:textId="2358E486" w:rsidR="00F90F39" w:rsidRPr="007D75DD" w:rsidRDefault="003D7A5D" w:rsidP="003D7A5D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7D75DD">
        <w:t>Add_DCI_Format_1A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B364C" w:rsidRPr="000A00EB" w14:paraId="22606404" w14:textId="77777777" w:rsidTr="00B3647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0D7D7CD" w14:textId="77777777" w:rsidR="000B364C" w:rsidRPr="000A00EB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37E7BB5" w14:textId="77777777" w:rsidR="000B364C" w:rsidRPr="000A00EB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65CBD59" w14:textId="77777777" w:rsidR="000B364C" w:rsidRPr="000A00EB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ED8E89B" w14:textId="77777777" w:rsidR="000B364C" w:rsidRDefault="000B364C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B364C" w14:paraId="6E029D5C" w14:textId="77777777" w:rsidTr="00B36478">
        <w:trPr>
          <w:jc w:val="center"/>
        </w:trPr>
        <w:tc>
          <w:tcPr>
            <w:tcW w:w="2122" w:type="dxa"/>
            <w:vAlign w:val="center"/>
          </w:tcPr>
          <w:p w14:paraId="66E9C1E5" w14:textId="77777777" w:rsidR="000B364C" w:rsidRDefault="000B364C" w:rsidP="00B36478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30C0633B" w14:textId="77777777" w:rsidR="000B364C" w:rsidRDefault="000B364C" w:rsidP="00B3647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Align w:val="center"/>
          </w:tcPr>
          <w:p w14:paraId="5FAB9DA2" w14:textId="77777777" w:rsidR="000B364C" w:rsidRDefault="000B364C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Align w:val="center"/>
          </w:tcPr>
          <w:p w14:paraId="55CB2977" w14:textId="77777777" w:rsidR="000B364C" w:rsidRDefault="000B364C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</w:tbl>
    <w:p w14:paraId="4E9675A3" w14:textId="77777777" w:rsidR="003D7A5D" w:rsidRDefault="003D7A5D" w:rsidP="003D7A5D"/>
    <w:p w14:paraId="7A9158E6" w14:textId="51EEBB5B" w:rsidR="007D75DD" w:rsidRDefault="007D75DD" w:rsidP="007863D4">
      <w:pPr>
        <w:pStyle w:val="6"/>
        <w:ind w:left="480"/>
      </w:pPr>
      <w:r>
        <w:lastRenderedPageBreak/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3C72F8">
        <w:t>4.2</w:t>
      </w:r>
      <w:r>
        <w:rPr>
          <w:rFonts w:hint="eastAsia"/>
        </w:rPr>
        <w:t xml:space="preserve"> </w:t>
      </w:r>
      <w:r w:rsidR="00366361" w:rsidRPr="00366361">
        <w:t>add_ue_spec_dci</w:t>
      </w:r>
    </w:p>
    <w:p w14:paraId="04471CE0" w14:textId="30128D41" w:rsidR="007D75DD" w:rsidRDefault="003D7A5D" w:rsidP="007863D4">
      <w:pPr>
        <w:jc w:val="center"/>
      </w:pPr>
      <w:r>
        <w:rPr>
          <w:noProof/>
        </w:rPr>
        <w:drawing>
          <wp:inline distT="0" distB="0" distL="0" distR="0" wp14:anchorId="1EDCE82B" wp14:editId="3D34DD17">
            <wp:extent cx="4743450" cy="45339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7449" w14:textId="15A8C24D" w:rsidR="00366361" w:rsidRDefault="003D7A5D" w:rsidP="003D7A5D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add_ue_spec_dci</w:t>
      </w:r>
    </w:p>
    <w:p w14:paraId="19F5AE92" w14:textId="7A7F4F37" w:rsidR="00F90F39" w:rsidRPr="003D7A5D" w:rsidRDefault="00F90F39" w:rsidP="007863D4">
      <w:pPr>
        <w:jc w:val="center"/>
        <w:rPr>
          <w:rFonts w:cs="Times New Roman"/>
        </w:rPr>
      </w:pPr>
    </w:p>
    <w:p w14:paraId="59F0C1DB" w14:textId="3B914A9E" w:rsidR="00F90F39" w:rsidRPr="007D75DD" w:rsidRDefault="003D7A5D" w:rsidP="003D7A5D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366361">
        <w:t>add_ue_spec_dci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3DE0413D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6EBF3B8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4F1D7A6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CEAD43E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7DD3FAA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6BBDF95D" w14:textId="77777777" w:rsidTr="00194ADF">
        <w:trPr>
          <w:jc w:val="center"/>
        </w:trPr>
        <w:tc>
          <w:tcPr>
            <w:tcW w:w="2122" w:type="dxa"/>
            <w:vAlign w:val="center"/>
          </w:tcPr>
          <w:p w14:paraId="5F338AE3" w14:textId="37D147B2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DCI_PDU</w:t>
            </w:r>
          </w:p>
        </w:tc>
        <w:tc>
          <w:tcPr>
            <w:tcW w:w="2126" w:type="dxa"/>
            <w:vAlign w:val="center"/>
          </w:tcPr>
          <w:p w14:paraId="57641C7A" w14:textId="3359E7B5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*DCI_pdu</w:t>
            </w:r>
          </w:p>
        </w:tc>
        <w:tc>
          <w:tcPr>
            <w:tcW w:w="2410" w:type="dxa"/>
            <w:vMerge w:val="restart"/>
            <w:vAlign w:val="center"/>
          </w:tcPr>
          <w:p w14:paraId="36A55162" w14:textId="317A0E38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7F2FE700" w14:textId="16105CA5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684E98" w14:paraId="0B53038F" w14:textId="77777777" w:rsidTr="00194ADF">
        <w:trPr>
          <w:jc w:val="center"/>
        </w:trPr>
        <w:tc>
          <w:tcPr>
            <w:tcW w:w="2122" w:type="dxa"/>
            <w:vAlign w:val="center"/>
          </w:tcPr>
          <w:p w14:paraId="7214431E" w14:textId="356CC09D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pdu</w:t>
            </w:r>
          </w:p>
        </w:tc>
        <w:tc>
          <w:tcPr>
            <w:tcW w:w="2126" w:type="dxa"/>
            <w:vAlign w:val="center"/>
          </w:tcPr>
          <w:p w14:paraId="0E5FCA1E" w14:textId="34F65F3D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void *</w:t>
            </w:r>
          </w:p>
        </w:tc>
        <w:tc>
          <w:tcPr>
            <w:tcW w:w="2410" w:type="dxa"/>
            <w:vMerge/>
            <w:vAlign w:val="center"/>
          </w:tcPr>
          <w:p w14:paraId="0BD989E3" w14:textId="302BF710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38B8AA7" w14:textId="610516E3" w:rsidR="00684E98" w:rsidRPr="00E701CA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7B0627C9" w14:textId="77777777" w:rsidTr="00194ADF">
        <w:trPr>
          <w:jc w:val="center"/>
        </w:trPr>
        <w:tc>
          <w:tcPr>
            <w:tcW w:w="2122" w:type="dxa"/>
            <w:vAlign w:val="center"/>
          </w:tcPr>
          <w:p w14:paraId="0ABC4517" w14:textId="7A920788" w:rsidR="00684E98" w:rsidRPr="00285D7B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rnti_t</w:t>
            </w:r>
          </w:p>
        </w:tc>
        <w:tc>
          <w:tcPr>
            <w:tcW w:w="2126" w:type="dxa"/>
            <w:vAlign w:val="center"/>
          </w:tcPr>
          <w:p w14:paraId="73B34969" w14:textId="6FBD0E4A" w:rsidR="00684E98" w:rsidRPr="00285D7B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rnti</w:t>
            </w:r>
          </w:p>
        </w:tc>
        <w:tc>
          <w:tcPr>
            <w:tcW w:w="2410" w:type="dxa"/>
            <w:vMerge/>
            <w:vAlign w:val="center"/>
          </w:tcPr>
          <w:p w14:paraId="40143AFA" w14:textId="6EEDAC2B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3277025" w14:textId="61A92E0A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2F9A7DEF" w14:textId="77777777" w:rsidTr="00194ADF">
        <w:trPr>
          <w:jc w:val="center"/>
        </w:trPr>
        <w:tc>
          <w:tcPr>
            <w:tcW w:w="2122" w:type="dxa"/>
            <w:vAlign w:val="center"/>
          </w:tcPr>
          <w:p w14:paraId="6B474369" w14:textId="6C287D49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unsigned char</w:t>
            </w:r>
          </w:p>
        </w:tc>
        <w:tc>
          <w:tcPr>
            <w:tcW w:w="2126" w:type="dxa"/>
            <w:vAlign w:val="center"/>
          </w:tcPr>
          <w:p w14:paraId="27F1F5AD" w14:textId="78AED69A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dci_size_bytes</w:t>
            </w:r>
          </w:p>
        </w:tc>
        <w:tc>
          <w:tcPr>
            <w:tcW w:w="2410" w:type="dxa"/>
            <w:vMerge/>
            <w:vAlign w:val="center"/>
          </w:tcPr>
          <w:p w14:paraId="086AC24C" w14:textId="4095509D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2AC85ED" w14:textId="13390A05" w:rsidR="00684E98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2EBF5D1F" w14:textId="77777777" w:rsidTr="00194ADF">
        <w:trPr>
          <w:jc w:val="center"/>
        </w:trPr>
        <w:tc>
          <w:tcPr>
            <w:tcW w:w="2122" w:type="dxa"/>
            <w:vAlign w:val="center"/>
          </w:tcPr>
          <w:p w14:paraId="2E0DB3D4" w14:textId="4C65507D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unsigned char</w:t>
            </w:r>
          </w:p>
        </w:tc>
        <w:tc>
          <w:tcPr>
            <w:tcW w:w="2126" w:type="dxa"/>
            <w:vAlign w:val="center"/>
          </w:tcPr>
          <w:p w14:paraId="5EB8AA59" w14:textId="04528279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aggregation</w:t>
            </w:r>
          </w:p>
        </w:tc>
        <w:tc>
          <w:tcPr>
            <w:tcW w:w="2410" w:type="dxa"/>
            <w:vMerge/>
            <w:vAlign w:val="center"/>
          </w:tcPr>
          <w:p w14:paraId="6D6C0C78" w14:textId="195E269D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5274643" w14:textId="4AB9A7C3" w:rsidR="00684E98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049243F3" w14:textId="77777777" w:rsidTr="00194ADF">
        <w:trPr>
          <w:jc w:val="center"/>
        </w:trPr>
        <w:tc>
          <w:tcPr>
            <w:tcW w:w="2122" w:type="dxa"/>
            <w:vAlign w:val="center"/>
          </w:tcPr>
          <w:p w14:paraId="21AAB4EF" w14:textId="701AEC61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unsigned char</w:t>
            </w:r>
          </w:p>
        </w:tc>
        <w:tc>
          <w:tcPr>
            <w:tcW w:w="2126" w:type="dxa"/>
            <w:vAlign w:val="center"/>
          </w:tcPr>
          <w:p w14:paraId="2CEBEAC6" w14:textId="7482617E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dci_size_bits</w:t>
            </w:r>
          </w:p>
        </w:tc>
        <w:tc>
          <w:tcPr>
            <w:tcW w:w="2410" w:type="dxa"/>
            <w:vMerge/>
            <w:vAlign w:val="center"/>
          </w:tcPr>
          <w:p w14:paraId="719A7F60" w14:textId="1A797BC7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F1570B9" w14:textId="0025DCDA" w:rsidR="00684E98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133B44BE" w14:textId="77777777" w:rsidTr="00194ADF">
        <w:trPr>
          <w:jc w:val="center"/>
        </w:trPr>
        <w:tc>
          <w:tcPr>
            <w:tcW w:w="2122" w:type="dxa"/>
            <w:vAlign w:val="center"/>
          </w:tcPr>
          <w:p w14:paraId="4B81FF47" w14:textId="1A078182" w:rsidR="00684E98" w:rsidRPr="000B364C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unsigned char</w:t>
            </w:r>
          </w:p>
        </w:tc>
        <w:tc>
          <w:tcPr>
            <w:tcW w:w="2126" w:type="dxa"/>
            <w:vAlign w:val="center"/>
          </w:tcPr>
          <w:p w14:paraId="552B28B9" w14:textId="3144EBC9" w:rsidR="00684E98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dci_fmt</w:t>
            </w:r>
          </w:p>
        </w:tc>
        <w:tc>
          <w:tcPr>
            <w:tcW w:w="2410" w:type="dxa"/>
            <w:vMerge/>
            <w:vAlign w:val="center"/>
          </w:tcPr>
          <w:p w14:paraId="73C62A8E" w14:textId="779D5E4A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45B7244" w14:textId="174B96E3" w:rsidR="00684E98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032898F9" w14:textId="77777777" w:rsidTr="00194ADF">
        <w:trPr>
          <w:jc w:val="center"/>
        </w:trPr>
        <w:tc>
          <w:tcPr>
            <w:tcW w:w="2122" w:type="dxa"/>
            <w:vAlign w:val="center"/>
          </w:tcPr>
          <w:p w14:paraId="747A924C" w14:textId="3FB11866" w:rsidR="00684E98" w:rsidRPr="000B364C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uint8_t</w:t>
            </w:r>
          </w:p>
        </w:tc>
        <w:tc>
          <w:tcPr>
            <w:tcW w:w="2126" w:type="dxa"/>
            <w:vAlign w:val="center"/>
          </w:tcPr>
          <w:p w14:paraId="1D4B54A4" w14:textId="29F05A3F" w:rsidR="00684E98" w:rsidRPr="000B364C" w:rsidRDefault="00684E98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ra_flag</w:t>
            </w:r>
          </w:p>
        </w:tc>
        <w:tc>
          <w:tcPr>
            <w:tcW w:w="2410" w:type="dxa"/>
            <w:vMerge/>
            <w:vAlign w:val="center"/>
          </w:tcPr>
          <w:p w14:paraId="6DFAD8B0" w14:textId="0E82F9AF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B57D238" w14:textId="59B757A4" w:rsidR="00684E98" w:rsidRDefault="00684E98" w:rsidP="00194ADF">
            <w:pPr>
              <w:jc w:val="both"/>
              <w:rPr>
                <w:rFonts w:cs="Times New Roman"/>
              </w:rPr>
            </w:pPr>
          </w:p>
        </w:tc>
      </w:tr>
    </w:tbl>
    <w:p w14:paraId="6F95012D" w14:textId="77777777" w:rsidR="003D7A5D" w:rsidRDefault="003D7A5D" w:rsidP="003D7A5D"/>
    <w:p w14:paraId="2C3237D2" w14:textId="754B94B6" w:rsidR="00366361" w:rsidRDefault="00366361" w:rsidP="007863D4">
      <w:pPr>
        <w:pStyle w:val="6"/>
        <w:ind w:left="480"/>
      </w:pPr>
      <w:r>
        <w:lastRenderedPageBreak/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3C72F8">
        <w:t>4.3</w:t>
      </w:r>
      <w:r>
        <w:rPr>
          <w:rFonts w:hint="eastAsia"/>
        </w:rPr>
        <w:t xml:space="preserve"> </w:t>
      </w:r>
      <w:r w:rsidRPr="00366361">
        <w:t>process_ue_cqi</w:t>
      </w:r>
    </w:p>
    <w:p w14:paraId="43A1E48C" w14:textId="758D3B0E" w:rsidR="00366361" w:rsidRDefault="002D6EAB" w:rsidP="007863D4">
      <w:pPr>
        <w:jc w:val="center"/>
      </w:pPr>
      <w:r>
        <w:rPr>
          <w:noProof/>
        </w:rPr>
        <w:pict w14:anchorId="7E783EAC">
          <v:shape id="_x0000_i1030" type="#_x0000_t75" style="width:441.6pt;height:537pt">
            <v:imagedata r:id="rId35" o:title="C__Users_bmw_Desktop_BMW_Lab_NB_IoT_Project_目標產出_NB_IoT_SDL_NB_IoT_eNB_ReferenceProcedureprocess_ue_cqi1"/>
          </v:shape>
        </w:pict>
      </w:r>
    </w:p>
    <w:p w14:paraId="4A08C1EF" w14:textId="41017DAA" w:rsidR="00366361" w:rsidRDefault="003D7A5D" w:rsidP="003D7A5D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</w:t>
      </w:r>
      <w:r w:rsidR="00366361">
        <w:t>d</w:t>
      </w:r>
      <w:r w:rsidR="00EB2DD6">
        <w:t>u</w:t>
      </w:r>
      <w:r w:rsidR="00366361">
        <w:t>re level of</w:t>
      </w:r>
      <w:r w:rsidR="00366361" w:rsidRPr="00C70EEB">
        <w:t xml:space="preserve"> </w:t>
      </w:r>
      <w:r w:rsidR="00366361" w:rsidRPr="00366361">
        <w:t>process_ue_cqi</w:t>
      </w:r>
    </w:p>
    <w:p w14:paraId="79047827" w14:textId="77777777" w:rsidR="00A9666F" w:rsidRDefault="00A9666F" w:rsidP="003D7A5D">
      <w:pPr>
        <w:pStyle w:val="Figure"/>
      </w:pPr>
    </w:p>
    <w:p w14:paraId="785D8150" w14:textId="6AE76340" w:rsidR="00F90F39" w:rsidRDefault="003D7A5D" w:rsidP="003D7A5D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366361">
        <w:t>process_ue_cqi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258331B9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B392176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9C5A3D4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E2ACE6F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B3E7108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B364C" w14:paraId="63E98842" w14:textId="77777777" w:rsidTr="00194ADF">
        <w:trPr>
          <w:jc w:val="center"/>
        </w:trPr>
        <w:tc>
          <w:tcPr>
            <w:tcW w:w="2122" w:type="dxa"/>
            <w:vAlign w:val="center"/>
          </w:tcPr>
          <w:p w14:paraId="35175CC0" w14:textId="18169FDA" w:rsidR="000B364C" w:rsidRDefault="000B364C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5C4E03B8" w14:textId="10632A7E" w:rsidR="000B364C" w:rsidRDefault="000B364C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7F19F1B" w14:textId="16668C72" w:rsidR="000B364C" w:rsidRDefault="000B364C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aggregation</w:t>
            </w:r>
          </w:p>
        </w:tc>
        <w:tc>
          <w:tcPr>
            <w:tcW w:w="3260" w:type="dxa"/>
            <w:vMerge w:val="restart"/>
            <w:vAlign w:val="center"/>
          </w:tcPr>
          <w:p w14:paraId="4B71B2EA" w14:textId="54ED8385" w:rsidR="000B364C" w:rsidRDefault="000B364C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get aggregatio</w:t>
            </w:r>
            <w:r>
              <w:rPr>
                <w:rFonts w:cs="Times New Roman"/>
              </w:rPr>
              <w:t>n</w:t>
            </w:r>
            <w:r w:rsidRPr="000B364C">
              <w:rPr>
                <w:rFonts w:cs="Times New Roman"/>
              </w:rPr>
              <w:t xml:space="preserve"> form phy for a </w:t>
            </w:r>
            <w:r w:rsidRPr="000B364C">
              <w:rPr>
                <w:rFonts w:cs="Times New Roman"/>
              </w:rPr>
              <w:lastRenderedPageBreak/>
              <w:t>give UE</w:t>
            </w:r>
          </w:p>
        </w:tc>
      </w:tr>
      <w:tr w:rsidR="000B364C" w14:paraId="274C35B2" w14:textId="77777777" w:rsidTr="00194ADF">
        <w:trPr>
          <w:jc w:val="center"/>
        </w:trPr>
        <w:tc>
          <w:tcPr>
            <w:tcW w:w="2122" w:type="dxa"/>
            <w:vAlign w:val="center"/>
          </w:tcPr>
          <w:p w14:paraId="111D303C" w14:textId="03B67F39" w:rsidR="000B364C" w:rsidRDefault="000B364C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lastRenderedPageBreak/>
              <w:t>ue_idP</w:t>
            </w:r>
          </w:p>
        </w:tc>
        <w:tc>
          <w:tcPr>
            <w:tcW w:w="2126" w:type="dxa"/>
            <w:vAlign w:val="center"/>
          </w:tcPr>
          <w:p w14:paraId="27D022A0" w14:textId="0FA8EDBE" w:rsidR="000B364C" w:rsidRDefault="000B364C" w:rsidP="00194ADF">
            <w:pPr>
              <w:jc w:val="both"/>
              <w:rPr>
                <w:rFonts w:cs="Times New Roman"/>
              </w:rPr>
            </w:pPr>
            <w:r w:rsidRPr="000B364C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6CD09C5" w14:textId="40846C5E" w:rsidR="000B364C" w:rsidRDefault="000B364C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2FCCCDE" w14:textId="572B3E1A" w:rsidR="000B364C" w:rsidRPr="00E701CA" w:rsidRDefault="000B364C" w:rsidP="00194ADF">
            <w:pPr>
              <w:jc w:val="both"/>
              <w:rPr>
                <w:rFonts w:cs="Times New Roman"/>
              </w:rPr>
            </w:pPr>
          </w:p>
        </w:tc>
      </w:tr>
    </w:tbl>
    <w:p w14:paraId="02561661" w14:textId="77777777" w:rsidR="00A9666F" w:rsidRDefault="00A9666F" w:rsidP="00A9666F"/>
    <w:p w14:paraId="05A3BB3E" w14:textId="19CDAC42" w:rsid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3C72F8">
        <w:t>4.4</w:t>
      </w:r>
      <w:r>
        <w:t xml:space="preserve"> </w:t>
      </w:r>
      <w:r w:rsidRPr="00366361">
        <w:t>mac_eNB_rrc_ul_failure</w:t>
      </w:r>
    </w:p>
    <w:p w14:paraId="57479698" w14:textId="571BF736" w:rsidR="00366361" w:rsidRDefault="007E53C5" w:rsidP="007863D4">
      <w:pPr>
        <w:jc w:val="center"/>
      </w:pPr>
      <w:r>
        <w:rPr>
          <w:noProof/>
        </w:rPr>
        <w:drawing>
          <wp:inline distT="0" distB="0" distL="0" distR="0" wp14:anchorId="2593276B" wp14:editId="0788FDB4">
            <wp:extent cx="4783667" cy="5782906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39" cy="578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8D56" w14:textId="0BEA2F92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</w:t>
      </w:r>
      <w:r w:rsidR="00366361">
        <w:t>d</w:t>
      </w:r>
      <w:r w:rsidR="00EB2DD6">
        <w:t>u</w:t>
      </w:r>
      <w:r w:rsidR="00366361">
        <w:t>re level of</w:t>
      </w:r>
      <w:r w:rsidR="00366361" w:rsidRPr="00C70EEB">
        <w:t xml:space="preserve"> </w:t>
      </w:r>
      <w:r w:rsidR="00366361" w:rsidRPr="00366361">
        <w:t>mac_eNB_rrc_ul_failure</w:t>
      </w:r>
    </w:p>
    <w:p w14:paraId="257D6153" w14:textId="6972B4E5" w:rsidR="00F90F39" w:rsidRDefault="00F90F39" w:rsidP="007863D4">
      <w:pPr>
        <w:jc w:val="center"/>
        <w:rPr>
          <w:rFonts w:cs="Times New Roman"/>
        </w:rPr>
      </w:pPr>
    </w:p>
    <w:p w14:paraId="35C205C7" w14:textId="5F9D4A53" w:rsidR="00F90F39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366361">
        <w:t>mac_eNB_rrc_ul_failure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5C36BFA9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B1B0CCE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7C71C51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C963554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988B28F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03DC2C7A" w14:textId="77777777" w:rsidTr="00194ADF">
        <w:trPr>
          <w:jc w:val="center"/>
        </w:trPr>
        <w:tc>
          <w:tcPr>
            <w:tcW w:w="2122" w:type="dxa"/>
            <w:vAlign w:val="center"/>
          </w:tcPr>
          <w:p w14:paraId="3B639A93" w14:textId="67574D4F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Mod_instP</w:t>
            </w:r>
          </w:p>
        </w:tc>
        <w:tc>
          <w:tcPr>
            <w:tcW w:w="2126" w:type="dxa"/>
            <w:vAlign w:val="center"/>
          </w:tcPr>
          <w:p w14:paraId="772DCD9E" w14:textId="06D646F7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const module_id_t</w:t>
            </w:r>
          </w:p>
        </w:tc>
        <w:tc>
          <w:tcPr>
            <w:tcW w:w="2410" w:type="dxa"/>
            <w:vMerge w:val="restart"/>
            <w:vAlign w:val="center"/>
          </w:tcPr>
          <w:p w14:paraId="33362CE5" w14:textId="7B5B672B" w:rsidR="00684E98" w:rsidRDefault="00684E98" w:rsidP="00194ADF">
            <w:pPr>
              <w:jc w:val="both"/>
              <w:rPr>
                <w:rFonts w:cs="Times New Roman"/>
              </w:rPr>
            </w:pPr>
            <w:r w:rsidRPr="00607954"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06528D4" w14:textId="72F91E5F" w:rsidR="00684E98" w:rsidRDefault="00684E98" w:rsidP="00194ADF">
            <w:pPr>
              <w:jc w:val="both"/>
              <w:rPr>
                <w:rFonts w:cs="Times New Roman"/>
              </w:rPr>
            </w:pPr>
            <w:r w:rsidRPr="00607954">
              <w:rPr>
                <w:rFonts w:cs="Times New Roman"/>
              </w:rPr>
              <w:t>N/A</w:t>
            </w:r>
          </w:p>
        </w:tc>
      </w:tr>
      <w:tr w:rsidR="00684E98" w14:paraId="56873B9A" w14:textId="77777777" w:rsidTr="00194ADF">
        <w:trPr>
          <w:jc w:val="center"/>
        </w:trPr>
        <w:tc>
          <w:tcPr>
            <w:tcW w:w="2122" w:type="dxa"/>
            <w:vAlign w:val="center"/>
          </w:tcPr>
          <w:p w14:paraId="30A30788" w14:textId="1A7D4F69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CC_idP</w:t>
            </w:r>
          </w:p>
        </w:tc>
        <w:tc>
          <w:tcPr>
            <w:tcW w:w="2126" w:type="dxa"/>
            <w:vAlign w:val="center"/>
          </w:tcPr>
          <w:p w14:paraId="7964C39F" w14:textId="4A996252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const int</w:t>
            </w:r>
          </w:p>
        </w:tc>
        <w:tc>
          <w:tcPr>
            <w:tcW w:w="2410" w:type="dxa"/>
            <w:vMerge/>
            <w:vAlign w:val="center"/>
          </w:tcPr>
          <w:p w14:paraId="29B19516" w14:textId="5873AA7C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CB13D3E" w14:textId="0E73EF73" w:rsidR="00684E98" w:rsidRPr="00E701CA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00F8EF48" w14:textId="77777777" w:rsidTr="00194ADF">
        <w:trPr>
          <w:jc w:val="center"/>
        </w:trPr>
        <w:tc>
          <w:tcPr>
            <w:tcW w:w="2122" w:type="dxa"/>
            <w:vAlign w:val="center"/>
          </w:tcPr>
          <w:p w14:paraId="1D06791C" w14:textId="5261E485" w:rsidR="00684E98" w:rsidRPr="00285D7B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1C60EBCF" w14:textId="1368833E" w:rsidR="00684E98" w:rsidRPr="00285D7B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const frame_t</w:t>
            </w:r>
          </w:p>
        </w:tc>
        <w:tc>
          <w:tcPr>
            <w:tcW w:w="2410" w:type="dxa"/>
            <w:vMerge/>
            <w:vAlign w:val="center"/>
          </w:tcPr>
          <w:p w14:paraId="4D43265C" w14:textId="256090AF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423802C" w14:textId="4DB81B41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52DCC6FD" w14:textId="77777777" w:rsidTr="00194ADF">
        <w:trPr>
          <w:jc w:val="center"/>
        </w:trPr>
        <w:tc>
          <w:tcPr>
            <w:tcW w:w="2122" w:type="dxa"/>
            <w:vAlign w:val="center"/>
          </w:tcPr>
          <w:p w14:paraId="11B2902E" w14:textId="29251FCD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subframeP</w:t>
            </w:r>
          </w:p>
        </w:tc>
        <w:tc>
          <w:tcPr>
            <w:tcW w:w="2126" w:type="dxa"/>
            <w:vAlign w:val="center"/>
          </w:tcPr>
          <w:p w14:paraId="0A51EF02" w14:textId="3CF66282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const sub_frame_t</w:t>
            </w:r>
          </w:p>
        </w:tc>
        <w:tc>
          <w:tcPr>
            <w:tcW w:w="2410" w:type="dxa"/>
            <w:vMerge/>
            <w:vAlign w:val="center"/>
          </w:tcPr>
          <w:p w14:paraId="044ADF58" w14:textId="207BAD79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766EE9D" w14:textId="6A1CAB64" w:rsidR="00684E98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59862E10" w14:textId="77777777" w:rsidTr="00194ADF">
        <w:trPr>
          <w:jc w:val="center"/>
        </w:trPr>
        <w:tc>
          <w:tcPr>
            <w:tcW w:w="2122" w:type="dxa"/>
            <w:vAlign w:val="center"/>
          </w:tcPr>
          <w:p w14:paraId="4BA364BE" w14:textId="47C7B313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rntiP</w:t>
            </w:r>
          </w:p>
        </w:tc>
        <w:tc>
          <w:tcPr>
            <w:tcW w:w="2126" w:type="dxa"/>
            <w:vAlign w:val="center"/>
          </w:tcPr>
          <w:p w14:paraId="565CB5B2" w14:textId="06B21BCE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const rnti_t</w:t>
            </w:r>
          </w:p>
        </w:tc>
        <w:tc>
          <w:tcPr>
            <w:tcW w:w="2410" w:type="dxa"/>
            <w:vMerge/>
            <w:vAlign w:val="center"/>
          </w:tcPr>
          <w:p w14:paraId="3DB3645A" w14:textId="287E3AE7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61D9FBF" w14:textId="6894A1F5" w:rsidR="00684E98" w:rsidRDefault="00684E98" w:rsidP="00194ADF">
            <w:pPr>
              <w:jc w:val="both"/>
              <w:rPr>
                <w:rFonts w:cs="Times New Roman"/>
              </w:rPr>
            </w:pPr>
          </w:p>
        </w:tc>
      </w:tr>
    </w:tbl>
    <w:p w14:paraId="01C13285" w14:textId="77777777" w:rsidR="00A9666F" w:rsidRDefault="00A9666F" w:rsidP="00A9666F"/>
    <w:p w14:paraId="3EB36C39" w14:textId="1F7C61D0" w:rsid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3C72F8">
        <w:t>4.5</w:t>
      </w:r>
      <w:r>
        <w:t xml:space="preserve"> </w:t>
      </w:r>
      <w:r w:rsidRPr="00366361">
        <w:t>rrc_mac_remove_ue</w:t>
      </w:r>
    </w:p>
    <w:p w14:paraId="21D190C5" w14:textId="7402DA9B" w:rsidR="00366361" w:rsidRDefault="007E53C5" w:rsidP="007863D4">
      <w:pPr>
        <w:jc w:val="center"/>
      </w:pPr>
      <w:r>
        <w:rPr>
          <w:noProof/>
        </w:rPr>
        <w:drawing>
          <wp:inline distT="0" distB="0" distL="0" distR="0" wp14:anchorId="54615ECC" wp14:editId="688C937C">
            <wp:extent cx="5029200" cy="621474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10D3" w14:textId="06325C04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rrc_mac_remove_ue</w:t>
      </w:r>
    </w:p>
    <w:p w14:paraId="7AF671FA" w14:textId="5A1934A9" w:rsidR="00F90F39" w:rsidRDefault="00F90F39" w:rsidP="007863D4">
      <w:pPr>
        <w:jc w:val="center"/>
        <w:rPr>
          <w:rFonts w:cs="Times New Roman"/>
        </w:rPr>
      </w:pPr>
    </w:p>
    <w:p w14:paraId="6F126515" w14:textId="741D122F" w:rsidR="00F90F39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366361">
        <w:t>rrc_mac_remove_ue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790FAB9E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6C6A0E1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D167976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23E4D4E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B286DF9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03E09" w14:paraId="36659C69" w14:textId="77777777" w:rsidTr="00194ADF">
        <w:trPr>
          <w:jc w:val="center"/>
        </w:trPr>
        <w:tc>
          <w:tcPr>
            <w:tcW w:w="2122" w:type="dxa"/>
            <w:vAlign w:val="center"/>
          </w:tcPr>
          <w:p w14:paraId="6937B525" w14:textId="429A6525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mod_idP</w:t>
            </w:r>
          </w:p>
        </w:tc>
        <w:tc>
          <w:tcPr>
            <w:tcW w:w="2126" w:type="dxa"/>
            <w:vAlign w:val="center"/>
          </w:tcPr>
          <w:p w14:paraId="192D4A40" w14:textId="3AA6B624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Align w:val="center"/>
          </w:tcPr>
          <w:p w14:paraId="79862BC0" w14:textId="6A85655C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3260" w:type="dxa"/>
            <w:vAlign w:val="center"/>
          </w:tcPr>
          <w:p w14:paraId="2B494EED" w14:textId="008141CF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If ret!=0</w:t>
            </w:r>
          </w:p>
        </w:tc>
      </w:tr>
      <w:tr w:rsidR="00003E09" w14:paraId="47A02376" w14:textId="77777777" w:rsidTr="00194ADF">
        <w:trPr>
          <w:jc w:val="center"/>
        </w:trPr>
        <w:tc>
          <w:tcPr>
            <w:tcW w:w="2122" w:type="dxa"/>
            <w:vAlign w:val="center"/>
          </w:tcPr>
          <w:p w14:paraId="732E3877" w14:textId="530D2F3A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rntiP</w:t>
            </w:r>
          </w:p>
        </w:tc>
        <w:tc>
          <w:tcPr>
            <w:tcW w:w="2126" w:type="dxa"/>
            <w:vAlign w:val="center"/>
          </w:tcPr>
          <w:p w14:paraId="4F3922A4" w14:textId="67ECE981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rnti_t</w:t>
            </w:r>
          </w:p>
        </w:tc>
        <w:tc>
          <w:tcPr>
            <w:tcW w:w="2410" w:type="dxa"/>
            <w:vAlign w:val="center"/>
          </w:tcPr>
          <w:p w14:paraId="5DF2DFB1" w14:textId="7D66AFCF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3260" w:type="dxa"/>
            <w:vAlign w:val="center"/>
          </w:tcPr>
          <w:p w14:paraId="497C7BA4" w14:textId="2FE7367F" w:rsidR="00003E09" w:rsidRPr="00E701CA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 xml:space="preserve">f </w:t>
            </w:r>
            <w:r>
              <w:rPr>
                <w:rFonts w:cs="Times New Roman"/>
              </w:rPr>
              <w:t>ret=0 orUE_id=-1</w:t>
            </w:r>
          </w:p>
        </w:tc>
      </w:tr>
    </w:tbl>
    <w:p w14:paraId="2301550B" w14:textId="29D69823" w:rsid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3C72F8">
        <w:t>4.6</w:t>
      </w:r>
      <w:r>
        <w:t xml:space="preserve"> </w:t>
      </w:r>
      <w:r w:rsidRPr="00366361">
        <w:t>dump_ue_list</w:t>
      </w:r>
    </w:p>
    <w:p w14:paraId="177CA734" w14:textId="357F3DC8" w:rsidR="00366361" w:rsidRDefault="002D6EAB" w:rsidP="007863D4">
      <w:pPr>
        <w:jc w:val="center"/>
      </w:pPr>
      <w:r>
        <w:rPr>
          <w:noProof/>
        </w:rPr>
        <w:pict w14:anchorId="1DB52C6E">
          <v:shape id="_x0000_i1031" type="#_x0000_t75" style="width:435.6pt;height:529.2pt">
            <v:imagedata r:id="rId38" o:title="C__Users_bmw_Desktop_BMW_Lab_NB_IoT_Project_目標產出_NB_IoT_SDL_NB_IoT_eNB_ReferenceProceduredump_ue_list1"/>
          </v:shape>
        </w:pict>
      </w:r>
    </w:p>
    <w:p w14:paraId="42C3BFDC" w14:textId="614D0412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dump_ue_list</w:t>
      </w:r>
    </w:p>
    <w:p w14:paraId="78002886" w14:textId="77777777" w:rsidR="00A9666F" w:rsidRDefault="00A9666F" w:rsidP="007863D4">
      <w:pPr>
        <w:jc w:val="center"/>
        <w:rPr>
          <w:rFonts w:cs="Times New Roman"/>
        </w:rPr>
      </w:pPr>
    </w:p>
    <w:p w14:paraId="76A64493" w14:textId="4E8F1FC5" w:rsidR="00F90F39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366361">
        <w:t>dump_ue_list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6964DA9F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A207911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AD169C6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ED3C0A6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C92737B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1061381E" w14:textId="77777777" w:rsidTr="00194ADF">
        <w:trPr>
          <w:jc w:val="center"/>
        </w:trPr>
        <w:tc>
          <w:tcPr>
            <w:tcW w:w="2122" w:type="dxa"/>
            <w:vAlign w:val="center"/>
          </w:tcPr>
          <w:p w14:paraId="5D23F4A7" w14:textId="4BDB821A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listP</w:t>
            </w:r>
          </w:p>
        </w:tc>
        <w:tc>
          <w:tcPr>
            <w:tcW w:w="2126" w:type="dxa"/>
            <w:vAlign w:val="center"/>
          </w:tcPr>
          <w:p w14:paraId="476DA447" w14:textId="40B8FC09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UE_list_t *</w:t>
            </w:r>
          </w:p>
        </w:tc>
        <w:tc>
          <w:tcPr>
            <w:tcW w:w="2410" w:type="dxa"/>
            <w:vMerge w:val="restart"/>
            <w:vAlign w:val="center"/>
          </w:tcPr>
          <w:p w14:paraId="54440A10" w14:textId="335BC36B" w:rsidR="00684E98" w:rsidRDefault="00684E98" w:rsidP="00194ADF">
            <w:pPr>
              <w:jc w:val="both"/>
              <w:rPr>
                <w:rFonts w:cs="Times New Roman"/>
              </w:rPr>
            </w:pPr>
            <w:r w:rsidRPr="00F7058C"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5142F296" w14:textId="0C5DA6F8" w:rsidR="00684E98" w:rsidRDefault="00684E98" w:rsidP="00194ADF">
            <w:pPr>
              <w:jc w:val="both"/>
              <w:rPr>
                <w:rFonts w:cs="Times New Roman"/>
              </w:rPr>
            </w:pPr>
            <w:r w:rsidRPr="00F7058C">
              <w:rPr>
                <w:rFonts w:cs="Times New Roman"/>
              </w:rPr>
              <w:t>N/A</w:t>
            </w:r>
          </w:p>
        </w:tc>
      </w:tr>
      <w:tr w:rsidR="00684E98" w14:paraId="47543864" w14:textId="77777777" w:rsidTr="00194ADF">
        <w:trPr>
          <w:jc w:val="center"/>
        </w:trPr>
        <w:tc>
          <w:tcPr>
            <w:tcW w:w="2122" w:type="dxa"/>
            <w:vAlign w:val="center"/>
          </w:tcPr>
          <w:p w14:paraId="7CB27F48" w14:textId="631198D9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ul_flag</w:t>
            </w:r>
          </w:p>
        </w:tc>
        <w:tc>
          <w:tcPr>
            <w:tcW w:w="2126" w:type="dxa"/>
            <w:vAlign w:val="center"/>
          </w:tcPr>
          <w:p w14:paraId="66C9E9AF" w14:textId="6150A4B9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6B16DA94" w14:textId="2BCC05D6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6CC5134" w14:textId="51C61F3D" w:rsidR="00684E98" w:rsidRPr="00E701CA" w:rsidRDefault="00684E98" w:rsidP="00194ADF">
            <w:pPr>
              <w:jc w:val="both"/>
              <w:rPr>
                <w:rFonts w:cs="Times New Roman"/>
              </w:rPr>
            </w:pPr>
          </w:p>
        </w:tc>
      </w:tr>
    </w:tbl>
    <w:p w14:paraId="71C35645" w14:textId="77777777" w:rsidR="00A9666F" w:rsidRDefault="00A9666F" w:rsidP="00A9666F"/>
    <w:p w14:paraId="53E11CC1" w14:textId="105A42DA" w:rsid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3C72F8">
        <w:t>4.7</w:t>
      </w:r>
      <w:r>
        <w:t xml:space="preserve"> </w:t>
      </w:r>
      <w:r w:rsidRPr="00366361">
        <w:t>mac_phy_remove_ue</w:t>
      </w:r>
    </w:p>
    <w:p w14:paraId="31A5E7CB" w14:textId="1C08DCBE" w:rsidR="00366361" w:rsidRDefault="007E53C5" w:rsidP="007863D4">
      <w:pPr>
        <w:jc w:val="center"/>
      </w:pPr>
      <w:r>
        <w:rPr>
          <w:noProof/>
        </w:rPr>
        <w:drawing>
          <wp:inline distT="0" distB="0" distL="0" distR="0" wp14:anchorId="23638B72" wp14:editId="01A11756">
            <wp:extent cx="4216400" cy="598614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DBB1" w14:textId="70798802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mac_phy_remove_ue</w:t>
      </w:r>
    </w:p>
    <w:p w14:paraId="2988AF9E" w14:textId="093FA351" w:rsidR="00684E98" w:rsidRDefault="00684E98" w:rsidP="007863D4">
      <w:pPr>
        <w:jc w:val="center"/>
        <w:rPr>
          <w:rFonts w:cs="Times New Roman"/>
        </w:rPr>
      </w:pPr>
    </w:p>
    <w:p w14:paraId="648A0D35" w14:textId="72FB6FBB" w:rsidR="00F90F39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366361">
        <w:t>mac_phy_remove_ue</w:t>
      </w:r>
    </w:p>
    <w:tbl>
      <w:tblPr>
        <w:tblStyle w:val="a3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1559"/>
        <w:gridCol w:w="2126"/>
        <w:gridCol w:w="3969"/>
      </w:tblGrid>
      <w:tr w:rsidR="00003E09" w:rsidRPr="000A00EB" w14:paraId="117B6C12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E6BBA82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5DF08CA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860CEBA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14E788E5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03E09" w14:paraId="34750C10" w14:textId="77777777" w:rsidTr="00194ADF">
        <w:trPr>
          <w:jc w:val="center"/>
        </w:trPr>
        <w:tc>
          <w:tcPr>
            <w:tcW w:w="2122" w:type="dxa"/>
            <w:vAlign w:val="center"/>
          </w:tcPr>
          <w:p w14:paraId="46EDAED4" w14:textId="400796B0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Mod_idP</w:t>
            </w:r>
          </w:p>
        </w:tc>
        <w:tc>
          <w:tcPr>
            <w:tcW w:w="1559" w:type="dxa"/>
            <w:vAlign w:val="center"/>
          </w:tcPr>
          <w:p w14:paraId="2758CF03" w14:textId="1E5F258D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module_id_t</w:t>
            </w:r>
          </w:p>
        </w:tc>
        <w:tc>
          <w:tcPr>
            <w:tcW w:w="2126" w:type="dxa"/>
            <w:vAlign w:val="center"/>
          </w:tcPr>
          <w:p w14:paraId="150A7152" w14:textId="48392909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</w:p>
        </w:tc>
        <w:tc>
          <w:tcPr>
            <w:tcW w:w="3969" w:type="dxa"/>
            <w:vAlign w:val="center"/>
          </w:tcPr>
          <w:p w14:paraId="4CAA185A" w14:textId="1A83B47A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If </w:t>
            </w:r>
            <w:r w:rsidRPr="00B546AF">
              <w:rPr>
                <w:rFonts w:cs="Times New Roman"/>
              </w:rPr>
              <w:t>eNB-&gt;UE_stats[i].crnti==rntiP</w:t>
            </w:r>
          </w:p>
        </w:tc>
      </w:tr>
      <w:tr w:rsidR="00003E09" w14:paraId="395665ED" w14:textId="77777777" w:rsidTr="00194ADF">
        <w:trPr>
          <w:jc w:val="center"/>
        </w:trPr>
        <w:tc>
          <w:tcPr>
            <w:tcW w:w="2122" w:type="dxa"/>
            <w:vAlign w:val="center"/>
          </w:tcPr>
          <w:p w14:paraId="095C93B6" w14:textId="1B371C9F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rntiP</w:t>
            </w:r>
          </w:p>
        </w:tc>
        <w:tc>
          <w:tcPr>
            <w:tcW w:w="1559" w:type="dxa"/>
            <w:vAlign w:val="center"/>
          </w:tcPr>
          <w:p w14:paraId="3F9B750C" w14:textId="3B68590B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rnti_t</w:t>
            </w:r>
          </w:p>
        </w:tc>
        <w:tc>
          <w:tcPr>
            <w:tcW w:w="2126" w:type="dxa"/>
            <w:vAlign w:val="center"/>
          </w:tcPr>
          <w:p w14:paraId="49E63596" w14:textId="297EF6D1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3969" w:type="dxa"/>
            <w:vAlign w:val="center"/>
          </w:tcPr>
          <w:p w14:paraId="486E2BE6" w14:textId="3685A685" w:rsidR="00B546AF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If eNB-&gt;dlsch[i]==NULL</w:t>
            </w:r>
          </w:p>
          <w:p w14:paraId="36DDA0DB" w14:textId="514207C1" w:rsidR="00B546AF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Or</w:t>
            </w:r>
          </w:p>
          <w:p w14:paraId="1FA2885F" w14:textId="77F32A15" w:rsidR="00003E09" w:rsidRPr="00E701CA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eNB-&gt;ulsch[i]==NULL</w:t>
            </w:r>
          </w:p>
        </w:tc>
      </w:tr>
    </w:tbl>
    <w:p w14:paraId="57C9308C" w14:textId="77777777" w:rsidR="00A9666F" w:rsidRDefault="00A9666F" w:rsidP="00A9666F"/>
    <w:p w14:paraId="0B73B417" w14:textId="70C885FD" w:rsid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3C72F8">
        <w:t>4.8</w:t>
      </w:r>
      <w:r>
        <w:t xml:space="preserve"> </w:t>
      </w:r>
      <w:r w:rsidRPr="00366361">
        <w:t>clean_eNb_dlsch</w:t>
      </w:r>
    </w:p>
    <w:p w14:paraId="676CE227" w14:textId="0F4AF582" w:rsidR="00366361" w:rsidRDefault="002D6EAB" w:rsidP="007863D4">
      <w:pPr>
        <w:jc w:val="center"/>
      </w:pPr>
      <w:r>
        <w:rPr>
          <w:noProof/>
        </w:rPr>
        <w:pict w14:anchorId="49B93AF1">
          <v:shape id="_x0000_i1032" type="#_x0000_t75" style="width:414pt;height:440.4pt">
            <v:imagedata r:id="rId40" o:title="C__Users_bmw_Desktop_BMW_Lab_NB_IoT_Project_目標產出_NB_IoT_SDL_NB_IoT_eNB_ReferenceProcedureclean_eNb_dlsch1"/>
          </v:shape>
        </w:pict>
      </w:r>
    </w:p>
    <w:p w14:paraId="65E8C00B" w14:textId="03D43B82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clean_eNb_dlsch</w:t>
      </w:r>
    </w:p>
    <w:p w14:paraId="4D9A5960" w14:textId="2414684F" w:rsidR="00F90F39" w:rsidRDefault="00F90F39" w:rsidP="007863D4">
      <w:pPr>
        <w:jc w:val="center"/>
        <w:rPr>
          <w:rFonts w:cs="Times New Roman"/>
        </w:rPr>
      </w:pPr>
    </w:p>
    <w:p w14:paraId="22813CE1" w14:textId="48B79F3C" w:rsidR="00F90F39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F90F39">
        <w:t xml:space="preserve">Parameters of </w:t>
      </w:r>
      <w:r w:rsidR="00F90F39" w:rsidRPr="00366361">
        <w:t>clean_eNb_dlsch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551"/>
        <w:gridCol w:w="2410"/>
        <w:gridCol w:w="2835"/>
      </w:tblGrid>
      <w:tr w:rsidR="00003E09" w:rsidRPr="000A00EB" w14:paraId="523B9668" w14:textId="77777777" w:rsidTr="00B546AF">
        <w:trPr>
          <w:jc w:val="center"/>
        </w:trPr>
        <w:tc>
          <w:tcPr>
            <w:tcW w:w="2122" w:type="dxa"/>
            <w:shd w:val="clear" w:color="auto" w:fill="D9D9D9" w:themeFill="background1" w:themeFillShade="D9"/>
          </w:tcPr>
          <w:p w14:paraId="4B619210" w14:textId="77777777" w:rsidR="00003E09" w:rsidRPr="000A00EB" w:rsidRDefault="00003E09" w:rsidP="007863D4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92D5676" w14:textId="77777777" w:rsidR="00003E09" w:rsidRPr="000A00EB" w:rsidRDefault="00003E09" w:rsidP="007863D4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5B5AE739" w14:textId="77777777" w:rsidR="00003E09" w:rsidRPr="000A00EB" w:rsidRDefault="00003E09" w:rsidP="007863D4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4965675F" w14:textId="77777777" w:rsidR="00003E09" w:rsidRDefault="00003E09" w:rsidP="007863D4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03E09" w14:paraId="6EDC3E08" w14:textId="77777777" w:rsidTr="00B546AF">
        <w:trPr>
          <w:jc w:val="center"/>
        </w:trPr>
        <w:tc>
          <w:tcPr>
            <w:tcW w:w="2122" w:type="dxa"/>
          </w:tcPr>
          <w:p w14:paraId="5305E707" w14:textId="2A6AF1BF" w:rsidR="00003E09" w:rsidRDefault="00B546AF" w:rsidP="007863D4">
            <w:pPr>
              <w:rPr>
                <w:rFonts w:cs="Times New Roman"/>
              </w:rPr>
            </w:pPr>
            <w:r w:rsidRPr="00B546AF">
              <w:rPr>
                <w:rFonts w:cs="Times New Roman"/>
              </w:rPr>
              <w:t>dlsch</w:t>
            </w:r>
          </w:p>
        </w:tc>
        <w:tc>
          <w:tcPr>
            <w:tcW w:w="2551" w:type="dxa"/>
          </w:tcPr>
          <w:p w14:paraId="247CC9D1" w14:textId="5EA228BC" w:rsidR="00003E09" w:rsidRDefault="00B546AF" w:rsidP="007863D4">
            <w:pPr>
              <w:rPr>
                <w:rFonts w:cs="Times New Roman"/>
              </w:rPr>
            </w:pPr>
            <w:r w:rsidRPr="00B546AF">
              <w:rPr>
                <w:rFonts w:cs="Times New Roman"/>
              </w:rPr>
              <w:t>LTE_eNB_DLSCH_t *</w:t>
            </w:r>
          </w:p>
        </w:tc>
        <w:tc>
          <w:tcPr>
            <w:tcW w:w="2410" w:type="dxa"/>
          </w:tcPr>
          <w:p w14:paraId="62571B55" w14:textId="22686D91" w:rsidR="00003E09" w:rsidRDefault="00B546AF" w:rsidP="007863D4">
            <w:pPr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2835" w:type="dxa"/>
          </w:tcPr>
          <w:p w14:paraId="42C085DD" w14:textId="68461059" w:rsidR="00003E09" w:rsidRDefault="00B546AF" w:rsidP="007863D4">
            <w:pPr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</w:tbl>
    <w:p w14:paraId="777F5A0C" w14:textId="77777777" w:rsidR="00A9666F" w:rsidRDefault="00A9666F" w:rsidP="00A9666F"/>
    <w:p w14:paraId="6012B297" w14:textId="789B43A7" w:rsid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>
        <w:t>1.2.</w:t>
      </w:r>
      <w:r w:rsidR="00F62063">
        <w:t>4.9</w:t>
      </w:r>
      <w:r>
        <w:t xml:space="preserve"> </w:t>
      </w:r>
      <w:r w:rsidRPr="00366361">
        <w:t>clean_eNb_ulsch</w:t>
      </w:r>
    </w:p>
    <w:p w14:paraId="6ED5D28E" w14:textId="2E100E8E" w:rsidR="00366361" w:rsidRDefault="002D6EAB" w:rsidP="007863D4">
      <w:pPr>
        <w:jc w:val="center"/>
      </w:pPr>
      <w:r>
        <w:rPr>
          <w:noProof/>
        </w:rPr>
        <w:pict w14:anchorId="41E74D06">
          <v:shape id="_x0000_i1033" type="#_x0000_t75" style="width:439.2pt;height:532.2pt">
            <v:imagedata r:id="rId41" o:title="C__Users_bmw_Desktop_BMW_Lab_NB_IoT_Project_目標產出_NB_IoT_SDL_NB_IoT_eNB_ReferenceProcedureclean_eNb_ulsch1"/>
          </v:shape>
        </w:pict>
      </w:r>
    </w:p>
    <w:p w14:paraId="582AD997" w14:textId="6AEA2669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clean_eNb_ulsch</w:t>
      </w:r>
    </w:p>
    <w:p w14:paraId="5033F2AE" w14:textId="50AF4B13" w:rsidR="00F90F39" w:rsidRDefault="00F90F39" w:rsidP="007863D4">
      <w:pPr>
        <w:jc w:val="center"/>
        <w:rPr>
          <w:rFonts w:cs="Times New Roman"/>
        </w:rPr>
      </w:pPr>
    </w:p>
    <w:p w14:paraId="1A3B21F8" w14:textId="7AAC5DCF" w:rsidR="00F90F39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16</w:t>
      </w:r>
      <w:r w:rsidR="00A53881">
        <w:rPr>
          <w:noProof/>
        </w:rPr>
        <w:fldChar w:fldCharType="end"/>
      </w:r>
      <w:r w:rsidR="00F90F39">
        <w:t xml:space="preserve"> Parameters of </w:t>
      </w:r>
      <w:r w:rsidR="00F90F39" w:rsidRPr="00366361">
        <w:t>clean_eNb_dlsch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551"/>
        <w:gridCol w:w="2410"/>
        <w:gridCol w:w="2835"/>
      </w:tblGrid>
      <w:tr w:rsidR="00003E09" w:rsidRPr="000A00EB" w14:paraId="36F59E1F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9DA23AD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60975F6A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A344EDC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33C2103C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03E09" w14:paraId="0EF2A9CB" w14:textId="77777777" w:rsidTr="00194ADF">
        <w:trPr>
          <w:jc w:val="center"/>
        </w:trPr>
        <w:tc>
          <w:tcPr>
            <w:tcW w:w="2122" w:type="dxa"/>
            <w:vAlign w:val="center"/>
          </w:tcPr>
          <w:p w14:paraId="07BFDA51" w14:textId="753F08B6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lastRenderedPageBreak/>
              <w:t>ulsch</w:t>
            </w:r>
          </w:p>
        </w:tc>
        <w:tc>
          <w:tcPr>
            <w:tcW w:w="2551" w:type="dxa"/>
            <w:vAlign w:val="center"/>
          </w:tcPr>
          <w:p w14:paraId="6626FABD" w14:textId="5D84BC02" w:rsidR="00003E09" w:rsidRDefault="00B546AF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LTE_eNB_ULSCH_t *</w:t>
            </w:r>
          </w:p>
        </w:tc>
        <w:tc>
          <w:tcPr>
            <w:tcW w:w="2410" w:type="dxa"/>
            <w:vAlign w:val="center"/>
          </w:tcPr>
          <w:p w14:paraId="006E1009" w14:textId="329B3467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2835" w:type="dxa"/>
            <w:vAlign w:val="center"/>
          </w:tcPr>
          <w:p w14:paraId="1969E7EA" w14:textId="1EC316BD" w:rsidR="00003E09" w:rsidRDefault="00B546AF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</w:tbl>
    <w:p w14:paraId="36034E14" w14:textId="51510DE2" w:rsidR="00A9666F" w:rsidRDefault="00A9666F" w:rsidP="00A9666F"/>
    <w:p w14:paraId="467253E7" w14:textId="26CA3295" w:rsid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 w:rsidR="00F62063">
        <w:t>1.2.</w:t>
      </w:r>
      <w:r>
        <w:t>4</w:t>
      </w:r>
      <w:r w:rsidR="00F62063">
        <w:t>.10</w:t>
      </w:r>
      <w:r>
        <w:t xml:space="preserve"> </w:t>
      </w:r>
      <w:r w:rsidRPr="00366361">
        <w:t>memset</w:t>
      </w:r>
    </w:p>
    <w:p w14:paraId="546745FC" w14:textId="6640799A" w:rsidR="00366361" w:rsidRDefault="002D6EAB" w:rsidP="007863D4">
      <w:pPr>
        <w:jc w:val="center"/>
      </w:pPr>
      <w:r>
        <w:rPr>
          <w:noProof/>
        </w:rPr>
        <w:pict w14:anchorId="78C6EB25">
          <v:shape id="_x0000_i1034" type="#_x0000_t75" style="width:401.4pt;height:464.4pt">
            <v:imagedata r:id="rId42" o:title="C__Users_bmw_Desktop_BMW_Lab_NB_IoT_Project_目標產出_NB_IoT_SDL_NB_IoT_eNB_ReferenceProcedurememset1"/>
          </v:shape>
        </w:pict>
      </w:r>
    </w:p>
    <w:p w14:paraId="0E7B394C" w14:textId="6A4176D0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memset</w:t>
      </w:r>
    </w:p>
    <w:p w14:paraId="727449CF" w14:textId="5884111D" w:rsidR="00EB2DD6" w:rsidRDefault="00EB2DD6" w:rsidP="007863D4">
      <w:pPr>
        <w:jc w:val="center"/>
        <w:rPr>
          <w:rFonts w:cs="Times New Roman"/>
        </w:rPr>
      </w:pPr>
    </w:p>
    <w:p w14:paraId="5F72DA5F" w14:textId="3E49A8DB" w:rsidR="00EB2DD6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17</w:t>
      </w:r>
      <w:r w:rsidR="00A53881">
        <w:rPr>
          <w:noProof/>
        </w:rPr>
        <w:fldChar w:fldCharType="end"/>
      </w:r>
      <w:r w:rsidR="00EB2DD6">
        <w:t xml:space="preserve"> Parameters of </w:t>
      </w:r>
      <w:r w:rsidR="00EB2DD6" w:rsidRPr="00366361">
        <w:t>memset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127"/>
        <w:gridCol w:w="3260"/>
      </w:tblGrid>
      <w:tr w:rsidR="00003E09" w:rsidRPr="000A00EB" w14:paraId="44E83E7D" w14:textId="77777777" w:rsidTr="00194ADF">
        <w:trPr>
          <w:jc w:val="center"/>
        </w:trPr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087AB443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66621C92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5CEEE9A6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48672A0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058F6AE4" w14:textId="77777777" w:rsidTr="00194ADF">
        <w:trPr>
          <w:jc w:val="center"/>
        </w:trPr>
        <w:tc>
          <w:tcPr>
            <w:tcW w:w="2547" w:type="dxa"/>
            <w:vAlign w:val="center"/>
          </w:tcPr>
          <w:p w14:paraId="1CB21D80" w14:textId="4B3989BB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&amp;dummy_gps_data</w:t>
            </w:r>
          </w:p>
        </w:tc>
        <w:tc>
          <w:tcPr>
            <w:tcW w:w="1984" w:type="dxa"/>
            <w:vAlign w:val="center"/>
          </w:tcPr>
          <w:p w14:paraId="7822740A" w14:textId="5A4569BE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struct gps_fix_t</w:t>
            </w:r>
          </w:p>
        </w:tc>
        <w:tc>
          <w:tcPr>
            <w:tcW w:w="2127" w:type="dxa"/>
            <w:vMerge w:val="restart"/>
            <w:vAlign w:val="center"/>
          </w:tcPr>
          <w:p w14:paraId="5CCA9AD8" w14:textId="450B2AA1" w:rsidR="00684E98" w:rsidRDefault="00684E98" w:rsidP="00194ADF">
            <w:pPr>
              <w:jc w:val="both"/>
              <w:rPr>
                <w:rFonts w:cs="Times New Roman"/>
              </w:rPr>
            </w:pPr>
            <w:r w:rsidRPr="003C3A54"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3A32A02" w14:textId="44EBE5F0" w:rsidR="00684E98" w:rsidRDefault="00684E98" w:rsidP="00194ADF">
            <w:pPr>
              <w:jc w:val="both"/>
              <w:rPr>
                <w:rFonts w:cs="Times New Roman"/>
              </w:rPr>
            </w:pPr>
            <w:r w:rsidRPr="003C3A54">
              <w:rPr>
                <w:rFonts w:cs="Times New Roman"/>
              </w:rPr>
              <w:t>N/A</w:t>
            </w:r>
          </w:p>
        </w:tc>
      </w:tr>
      <w:tr w:rsidR="00684E98" w14:paraId="7BDA5957" w14:textId="77777777" w:rsidTr="00194ADF">
        <w:trPr>
          <w:jc w:val="center"/>
        </w:trPr>
        <w:tc>
          <w:tcPr>
            <w:tcW w:w="2547" w:type="dxa"/>
            <w:vAlign w:val="center"/>
          </w:tcPr>
          <w:p w14:paraId="6A047056" w14:textId="181D9AEF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0</w:t>
            </w:r>
          </w:p>
        </w:tc>
        <w:tc>
          <w:tcPr>
            <w:tcW w:w="1984" w:type="dxa"/>
            <w:vAlign w:val="center"/>
          </w:tcPr>
          <w:p w14:paraId="47568655" w14:textId="6D6A8B77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int</w:t>
            </w:r>
          </w:p>
        </w:tc>
        <w:tc>
          <w:tcPr>
            <w:tcW w:w="2127" w:type="dxa"/>
            <w:vMerge/>
            <w:vAlign w:val="center"/>
          </w:tcPr>
          <w:p w14:paraId="5D6C44B7" w14:textId="228ECDEE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D951885" w14:textId="1BE3A766" w:rsidR="00684E98" w:rsidRPr="00E701CA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447910CC" w14:textId="77777777" w:rsidTr="00194ADF">
        <w:trPr>
          <w:jc w:val="center"/>
        </w:trPr>
        <w:tc>
          <w:tcPr>
            <w:tcW w:w="2547" w:type="dxa"/>
            <w:vAlign w:val="center"/>
          </w:tcPr>
          <w:p w14:paraId="02A25333" w14:textId="4E829B06" w:rsidR="00684E98" w:rsidRPr="00285D7B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sizeof(struct gps_fix_t)</w:t>
            </w:r>
          </w:p>
        </w:tc>
        <w:tc>
          <w:tcPr>
            <w:tcW w:w="1984" w:type="dxa"/>
            <w:vAlign w:val="center"/>
          </w:tcPr>
          <w:p w14:paraId="285E70EB" w14:textId="155BCD6A" w:rsidR="00684E98" w:rsidRPr="00285D7B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int</w:t>
            </w:r>
          </w:p>
        </w:tc>
        <w:tc>
          <w:tcPr>
            <w:tcW w:w="2127" w:type="dxa"/>
            <w:vMerge/>
            <w:vAlign w:val="center"/>
          </w:tcPr>
          <w:p w14:paraId="4A1EB35A" w14:textId="2205DF60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6D35538" w14:textId="5DF6A9ED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</w:tr>
    </w:tbl>
    <w:p w14:paraId="7D94C638" w14:textId="77777777" w:rsidR="00A9666F" w:rsidRDefault="00A9666F" w:rsidP="00A9666F"/>
    <w:p w14:paraId="00C91272" w14:textId="6C2FB738" w:rsidR="00366361" w:rsidRP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663015">
        <w:t>1.</w:t>
      </w:r>
      <w:r w:rsidR="00F62063">
        <w:t>1.2.4.11</w:t>
      </w:r>
      <w:r>
        <w:t xml:space="preserve"> </w:t>
      </w:r>
      <w:r w:rsidRPr="00366361">
        <w:t>Loop_for_DL_UL_UEs</w:t>
      </w:r>
    </w:p>
    <w:p w14:paraId="6EC4D1DF" w14:textId="1FBB0F31" w:rsidR="00366361" w:rsidRDefault="002D6EAB" w:rsidP="007863D4">
      <w:pPr>
        <w:jc w:val="center"/>
      </w:pPr>
      <w:r>
        <w:pict w14:anchorId="56F15219">
          <v:shape id="_x0000_i1035" type="#_x0000_t75" style="width:497.4pt;height:526.2pt">
            <v:imagedata r:id="rId43" o:title="C__Users_bmw_Desktop_BMW_Lab_NB_IoT_Project_目標產出_NB_IoT_SDL_NB_IoT_eNB_ReferenceProcedureLoop_for_DL_UL_UEs1"/>
          </v:shape>
        </w:pict>
      </w:r>
    </w:p>
    <w:p w14:paraId="05DE987F" w14:textId="29C7B598" w:rsidR="00366361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Loop_for_DL_UL_UEs</w:t>
      </w:r>
    </w:p>
    <w:p w14:paraId="53AED1F5" w14:textId="77777777" w:rsidR="00EB2DD6" w:rsidRDefault="00EB2DD6" w:rsidP="007863D4">
      <w:pPr>
        <w:jc w:val="center"/>
        <w:rPr>
          <w:rFonts w:cs="Times New Roman"/>
        </w:rPr>
      </w:pPr>
    </w:p>
    <w:p w14:paraId="3D20925C" w14:textId="0F8EFEE6" w:rsidR="00EB2DD6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 xml:space="preserve">Parameters of </w:t>
      </w:r>
      <w:r w:rsidR="00EB2DD6" w:rsidRPr="00366361">
        <w:t>Loop_for_DL_UL_UEs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5CFBD271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FB67EF7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731945C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4156F78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56208E3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3FD3E9CD" w14:textId="77777777" w:rsidTr="00194ADF">
        <w:trPr>
          <w:jc w:val="center"/>
        </w:trPr>
        <w:tc>
          <w:tcPr>
            <w:tcW w:w="2122" w:type="dxa"/>
            <w:vAlign w:val="center"/>
          </w:tcPr>
          <w:p w14:paraId="43C51B0F" w14:textId="3C82238C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prev</w:t>
            </w:r>
          </w:p>
        </w:tc>
        <w:tc>
          <w:tcPr>
            <w:tcW w:w="2126" w:type="dxa"/>
            <w:vAlign w:val="center"/>
          </w:tcPr>
          <w:p w14:paraId="7BABD866" w14:textId="16AE4246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 w:val="restart"/>
            <w:vAlign w:val="center"/>
          </w:tcPr>
          <w:p w14:paraId="0A99CBFA" w14:textId="71119563" w:rsidR="00684E98" w:rsidRDefault="00684E98" w:rsidP="00194ADF">
            <w:pPr>
              <w:jc w:val="both"/>
              <w:rPr>
                <w:rFonts w:cs="Times New Roman"/>
              </w:rPr>
            </w:pPr>
            <w:r w:rsidRPr="00EA2B73"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932E04E" w14:textId="2CAFD532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684E98" w14:paraId="421B7E22" w14:textId="77777777" w:rsidTr="00194ADF">
        <w:trPr>
          <w:jc w:val="center"/>
        </w:trPr>
        <w:tc>
          <w:tcPr>
            <w:tcW w:w="2122" w:type="dxa"/>
            <w:vAlign w:val="center"/>
          </w:tcPr>
          <w:p w14:paraId="3FBD32AB" w14:textId="58AC77A2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UE_id</w:t>
            </w:r>
          </w:p>
        </w:tc>
        <w:tc>
          <w:tcPr>
            <w:tcW w:w="2126" w:type="dxa"/>
            <w:vAlign w:val="center"/>
          </w:tcPr>
          <w:p w14:paraId="584D91C0" w14:textId="28F21DB4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2DD6577" w14:textId="3984DA0D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28A6397" w14:textId="5DC6AC6B" w:rsidR="00684E98" w:rsidRPr="00E701CA" w:rsidRDefault="00684E98" w:rsidP="00194ADF">
            <w:pPr>
              <w:jc w:val="both"/>
              <w:rPr>
                <w:rFonts w:cs="Times New Roman"/>
              </w:rPr>
            </w:pPr>
          </w:p>
        </w:tc>
      </w:tr>
    </w:tbl>
    <w:p w14:paraId="603DB424" w14:textId="77777777" w:rsidR="00A9666F" w:rsidRDefault="00A9666F" w:rsidP="00A9666F"/>
    <w:p w14:paraId="67EE681A" w14:textId="16CD6238" w:rsidR="00366361" w:rsidRP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 w:rsidR="00F62063">
        <w:t>1</w:t>
      </w:r>
      <w:r w:rsidR="00663015">
        <w:t>.1</w:t>
      </w:r>
      <w:r w:rsidR="00F62063">
        <w:t>.2.4.12</w:t>
      </w:r>
      <w:r>
        <w:t xml:space="preserve"> </w:t>
      </w:r>
      <w:r w:rsidRPr="00366361">
        <w:t>Loop_for_RA</w:t>
      </w:r>
    </w:p>
    <w:p w14:paraId="2C3BFD8C" w14:textId="698C974D" w:rsidR="00366361" w:rsidRDefault="002D6EAB" w:rsidP="007863D4">
      <w:pPr>
        <w:jc w:val="center"/>
      </w:pPr>
      <w:r>
        <w:pict w14:anchorId="51956314">
          <v:shape id="_x0000_i1036" type="#_x0000_t75" style="width:414pt;height:534pt">
            <v:imagedata r:id="rId44" o:title="C__Users_bmw_Desktop_BMW_Lab_NB_IoT_Project_目標產出_NB_IoT_SDL_NB_IoT_eNB_ReferenceProcedureLoop_for_RA1"/>
          </v:shape>
        </w:pict>
      </w:r>
    </w:p>
    <w:p w14:paraId="3F0584F9" w14:textId="285C9E6E" w:rsidR="00BA2482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366361">
        <w:t xml:space="preserve"> level of</w:t>
      </w:r>
      <w:r w:rsidR="00366361" w:rsidRPr="00C70EEB">
        <w:t xml:space="preserve"> </w:t>
      </w:r>
      <w:r w:rsidR="00366361" w:rsidRPr="00366361">
        <w:t>Loop_for_RA</w:t>
      </w:r>
    </w:p>
    <w:p w14:paraId="12C03AAF" w14:textId="77777777" w:rsidR="00A9666F" w:rsidRDefault="00A9666F" w:rsidP="007863D4">
      <w:pPr>
        <w:jc w:val="center"/>
        <w:rPr>
          <w:rFonts w:cs="Times New Roman"/>
        </w:rPr>
      </w:pPr>
    </w:p>
    <w:p w14:paraId="3AE70789" w14:textId="1710B31D" w:rsidR="00EB2DD6" w:rsidRDefault="00A9666F" w:rsidP="00A9666F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 xml:space="preserve">Parameters of </w:t>
      </w:r>
      <w:r w:rsidR="00EB2DD6" w:rsidRPr="00366361">
        <w:t>Loop_for_RA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A0662F" w:rsidRPr="000A00EB" w14:paraId="7E407838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1E54B61" w14:textId="77777777" w:rsidR="00A0662F" w:rsidRPr="000A00EB" w:rsidRDefault="00A0662F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489A2E6" w14:textId="77777777" w:rsidR="00A0662F" w:rsidRPr="000A00EB" w:rsidRDefault="00A0662F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F3B4985" w14:textId="77777777" w:rsidR="00A0662F" w:rsidRPr="000A00EB" w:rsidRDefault="00A0662F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0801F5F" w14:textId="77777777" w:rsidR="00A0662F" w:rsidRDefault="00A0662F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24399A5A" w14:textId="77777777" w:rsidTr="00194ADF">
        <w:trPr>
          <w:trHeight w:val="525"/>
          <w:jc w:val="center"/>
        </w:trPr>
        <w:tc>
          <w:tcPr>
            <w:tcW w:w="2122" w:type="dxa"/>
            <w:vAlign w:val="center"/>
          </w:tcPr>
          <w:p w14:paraId="0A50EE2A" w14:textId="269A8683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ret</w:t>
            </w:r>
          </w:p>
        </w:tc>
        <w:tc>
          <w:tcPr>
            <w:tcW w:w="2126" w:type="dxa"/>
            <w:vAlign w:val="center"/>
          </w:tcPr>
          <w:p w14:paraId="5DCD716F" w14:textId="77777777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int</w:t>
            </w:r>
          </w:p>
        </w:tc>
        <w:tc>
          <w:tcPr>
            <w:tcW w:w="2410" w:type="dxa"/>
            <w:vAlign w:val="center"/>
          </w:tcPr>
          <w:p w14:paraId="2D85A7A9" w14:textId="205D8C92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3260" w:type="dxa"/>
            <w:vAlign w:val="center"/>
          </w:tcPr>
          <w:p w14:paraId="7B7DCD4A" w14:textId="7AE488A9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If ret=0</w:t>
            </w:r>
          </w:p>
        </w:tc>
      </w:tr>
      <w:tr w:rsidR="00684E98" w14:paraId="70244F8D" w14:textId="77777777" w:rsidTr="00194ADF">
        <w:trPr>
          <w:jc w:val="center"/>
        </w:trPr>
        <w:tc>
          <w:tcPr>
            <w:tcW w:w="2122" w:type="dxa"/>
            <w:vAlign w:val="center"/>
          </w:tcPr>
          <w:p w14:paraId="50E33BF2" w14:textId="08FAB4FA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mod_idP</w:t>
            </w:r>
          </w:p>
        </w:tc>
        <w:tc>
          <w:tcPr>
            <w:tcW w:w="2126" w:type="dxa"/>
            <w:vAlign w:val="center"/>
          </w:tcPr>
          <w:p w14:paraId="387F972B" w14:textId="5E307F44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11D727D0" w14:textId="7F119086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0</w:t>
            </w:r>
          </w:p>
        </w:tc>
        <w:tc>
          <w:tcPr>
            <w:tcW w:w="3260" w:type="dxa"/>
            <w:vMerge w:val="restart"/>
            <w:vAlign w:val="center"/>
          </w:tcPr>
          <w:p w14:paraId="061F0C37" w14:textId="0CCBF243" w:rsidR="00684E98" w:rsidRPr="00E701CA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 xml:space="preserve">f </w:t>
            </w:r>
            <w:r>
              <w:rPr>
                <w:rFonts w:cs="Times New Roman"/>
              </w:rPr>
              <w:t>ret!=0</w:t>
            </w:r>
          </w:p>
        </w:tc>
      </w:tr>
      <w:tr w:rsidR="00684E98" w14:paraId="58B95D32" w14:textId="77777777" w:rsidTr="00194ADF">
        <w:trPr>
          <w:jc w:val="center"/>
        </w:trPr>
        <w:tc>
          <w:tcPr>
            <w:tcW w:w="2122" w:type="dxa"/>
            <w:vAlign w:val="center"/>
          </w:tcPr>
          <w:p w14:paraId="05F2B1CF" w14:textId="058F303E" w:rsidR="00684E98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rntiP</w:t>
            </w:r>
          </w:p>
        </w:tc>
        <w:tc>
          <w:tcPr>
            <w:tcW w:w="2126" w:type="dxa"/>
            <w:vAlign w:val="center"/>
          </w:tcPr>
          <w:p w14:paraId="4A9C1662" w14:textId="613A7A83" w:rsidR="00684E98" w:rsidRPr="00B546AF" w:rsidRDefault="00684E98" w:rsidP="00194ADF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rnti_t</w:t>
            </w:r>
          </w:p>
        </w:tc>
        <w:tc>
          <w:tcPr>
            <w:tcW w:w="2410" w:type="dxa"/>
            <w:vMerge/>
            <w:vAlign w:val="center"/>
          </w:tcPr>
          <w:p w14:paraId="611392AE" w14:textId="190EFFA3" w:rsidR="00684E98" w:rsidRPr="00EA2B73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6EEF853" w14:textId="28863A1D" w:rsidR="00684E98" w:rsidRPr="00EA2B73" w:rsidRDefault="00684E98" w:rsidP="00194ADF">
            <w:pPr>
              <w:jc w:val="both"/>
              <w:rPr>
                <w:rFonts w:cs="Times New Roman"/>
              </w:rPr>
            </w:pPr>
          </w:p>
        </w:tc>
      </w:tr>
    </w:tbl>
    <w:p w14:paraId="216B474A" w14:textId="77777777" w:rsidR="00A9666F" w:rsidRDefault="00A9666F" w:rsidP="00A9666F"/>
    <w:p w14:paraId="7CC3E690" w14:textId="074C9E8D" w:rsidR="00366361" w:rsidRPr="00366361" w:rsidRDefault="00366361" w:rsidP="007863D4">
      <w:pPr>
        <w:pStyle w:val="6"/>
        <w:ind w:left="480"/>
      </w:pPr>
      <w:r>
        <w:t>7</w:t>
      </w:r>
      <w:r>
        <w:rPr>
          <w:rFonts w:hint="eastAsia"/>
        </w:rPr>
        <w:t>.</w:t>
      </w:r>
      <w:r>
        <w:t>1</w:t>
      </w:r>
      <w:r w:rsidR="00663015">
        <w:t>.1</w:t>
      </w:r>
      <w:r>
        <w:t>.2.</w:t>
      </w:r>
      <w:r w:rsidR="00F62063">
        <w:t>4.13</w:t>
      </w:r>
      <w:r>
        <w:t xml:space="preserve"> </w:t>
      </w:r>
      <w:r w:rsidR="002D6D89" w:rsidRPr="002D6D89">
        <w:t>macphy_exit</w:t>
      </w:r>
    </w:p>
    <w:p w14:paraId="0C4DBE57" w14:textId="1C812941" w:rsidR="00366361" w:rsidRDefault="002D6EAB" w:rsidP="00F25B88">
      <w:pPr>
        <w:jc w:val="center"/>
      </w:pPr>
      <w:r>
        <w:rPr>
          <w:noProof/>
        </w:rPr>
        <w:pict w14:anchorId="57364CB0">
          <v:shape id="_x0000_i1037" type="#_x0000_t75" style="width:374.4pt;height:451.2pt">
            <v:imagedata r:id="rId45" o:title="C__Users_bmw_Desktop_BMW_Lab_NB_IoT_Project_目標產出_NB_IoT_SDL_NB_IoT_eNB_ReferenceProceduremacphy_exit1"/>
          </v:shape>
        </w:pict>
      </w:r>
    </w:p>
    <w:p w14:paraId="4C7C4FBF" w14:textId="01404171" w:rsidR="002D6D89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2D6D89">
        <w:t xml:space="preserve"> level of</w:t>
      </w:r>
      <w:r w:rsidR="002D6D89" w:rsidRPr="00C70EEB">
        <w:t xml:space="preserve"> </w:t>
      </w:r>
      <w:r w:rsidR="002D6D89" w:rsidRPr="002D6D89">
        <w:t>macphy_exit</w:t>
      </w:r>
    </w:p>
    <w:p w14:paraId="23B1E92D" w14:textId="0C4C7E02" w:rsidR="00EB2DD6" w:rsidRDefault="00EB2DD6" w:rsidP="002D6D89">
      <w:pPr>
        <w:jc w:val="center"/>
        <w:rPr>
          <w:rFonts w:cs="Times New Roman"/>
        </w:rPr>
      </w:pPr>
    </w:p>
    <w:p w14:paraId="60DFCAE2" w14:textId="3253FC57" w:rsidR="00EB2DD6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 xml:space="preserve">Parameters of </w:t>
      </w:r>
      <w:r w:rsidR="00EB2DD6" w:rsidRPr="002D6D89">
        <w:t>macphy_exit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3AD98CF0" w14:textId="77777777" w:rsidTr="00720FF3">
        <w:trPr>
          <w:jc w:val="center"/>
        </w:trPr>
        <w:tc>
          <w:tcPr>
            <w:tcW w:w="2122" w:type="dxa"/>
            <w:shd w:val="clear" w:color="auto" w:fill="D9D9D9" w:themeFill="background1" w:themeFillShade="D9"/>
          </w:tcPr>
          <w:p w14:paraId="0AE54D08" w14:textId="77777777" w:rsidR="00003E09" w:rsidRPr="000A00EB" w:rsidRDefault="00003E09" w:rsidP="00720FF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9C8D532" w14:textId="77777777" w:rsidR="00003E09" w:rsidRPr="000A00EB" w:rsidRDefault="00003E09" w:rsidP="00720FF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48A795DD" w14:textId="77777777" w:rsidR="00003E09" w:rsidRPr="000A00EB" w:rsidRDefault="00003E09" w:rsidP="00720FF3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14:paraId="602D09B0" w14:textId="77777777" w:rsidR="00003E09" w:rsidRDefault="00003E09" w:rsidP="00720FF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03E09" w14:paraId="3791E80E" w14:textId="77777777" w:rsidTr="00720FF3">
        <w:trPr>
          <w:jc w:val="center"/>
        </w:trPr>
        <w:tc>
          <w:tcPr>
            <w:tcW w:w="2122" w:type="dxa"/>
          </w:tcPr>
          <w:p w14:paraId="4700B186" w14:textId="5F5FF6E3" w:rsidR="00003E09" w:rsidRDefault="00A0662F" w:rsidP="00720FF3">
            <w:pPr>
              <w:rPr>
                <w:rFonts w:cs="Times New Roman"/>
              </w:rPr>
            </w:pPr>
            <w:r>
              <w:rPr>
                <w:rFonts w:cs="Times New Roman"/>
              </w:rPr>
              <w:t>string</w:t>
            </w:r>
          </w:p>
        </w:tc>
        <w:tc>
          <w:tcPr>
            <w:tcW w:w="2126" w:type="dxa"/>
          </w:tcPr>
          <w:p w14:paraId="00A72F76" w14:textId="0C06F66E" w:rsidR="00003E09" w:rsidRDefault="00742EA7" w:rsidP="00720FF3">
            <w:pPr>
              <w:rPr>
                <w:rFonts w:cs="Times New Roman"/>
              </w:rPr>
            </w:pPr>
            <w:r w:rsidRPr="00742EA7">
              <w:rPr>
                <w:rFonts w:cs="Times New Roman"/>
              </w:rPr>
              <w:t>const char *</w:t>
            </w:r>
          </w:p>
        </w:tc>
        <w:tc>
          <w:tcPr>
            <w:tcW w:w="2410" w:type="dxa"/>
          </w:tcPr>
          <w:p w14:paraId="28D463D0" w14:textId="03D03746" w:rsidR="00003E09" w:rsidRDefault="00742EA7" w:rsidP="00720FF3">
            <w:pPr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</w:tcPr>
          <w:p w14:paraId="7705E0E7" w14:textId="63D4BB76" w:rsidR="00003E09" w:rsidRDefault="00742EA7" w:rsidP="00720FF3">
            <w:pPr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</w:tbl>
    <w:p w14:paraId="60E07516" w14:textId="77777777" w:rsidR="00A9666F" w:rsidRDefault="00A9666F" w:rsidP="00A9666F"/>
    <w:p w14:paraId="06C16305" w14:textId="6C1AF2C6" w:rsidR="00512D40" w:rsidRPr="007046B6" w:rsidRDefault="002E140C" w:rsidP="007863D4">
      <w:pPr>
        <w:pStyle w:val="4"/>
      </w:pPr>
      <w:r>
        <w:t>7</w:t>
      </w:r>
      <w:r w:rsidR="00512D40">
        <w:rPr>
          <w:rFonts w:hint="eastAsia"/>
        </w:rPr>
        <w:t>.</w:t>
      </w:r>
      <w:r w:rsidR="00945FC0">
        <w:t>1.</w:t>
      </w:r>
      <w:r w:rsidR="005B33EB">
        <w:t>1.3</w:t>
      </w:r>
      <w:r w:rsidR="00512D40">
        <w:rPr>
          <w:rFonts w:hint="eastAsia"/>
        </w:rPr>
        <w:t xml:space="preserve"> </w:t>
      </w:r>
      <w:r w:rsidR="00512D40" w:rsidRPr="007046B6">
        <w:t>clear_DCI_and_BCCH_contents</w:t>
      </w:r>
    </w:p>
    <w:p w14:paraId="44006CC4" w14:textId="6D3C6932" w:rsidR="00512D40" w:rsidRDefault="002D6EAB" w:rsidP="00512D40">
      <w:r>
        <w:rPr>
          <w:noProof/>
        </w:rPr>
        <w:pict w14:anchorId="7CE1C40D">
          <v:shape id="_x0000_i1038" type="#_x0000_t75" style="width:444.6pt;height:538.2pt">
            <v:imagedata r:id="rId46" o:title="C__Users_bmw_Desktop_BMW_Lab_NB_IoT_Project_目標產出_NB_IoT_SDL_NB_IoT_eNB_ReferenceProcedureclear_DCI_and_BCCH_contents1"/>
          </v:shape>
        </w:pict>
      </w:r>
    </w:p>
    <w:p w14:paraId="5F596CA6" w14:textId="5854406A" w:rsidR="00512D40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21</w:t>
      </w:r>
      <w:r w:rsidR="00A53881">
        <w:rPr>
          <w:noProof/>
        </w:rPr>
        <w:fldChar w:fldCharType="end"/>
      </w:r>
      <w:r w:rsidR="00512D40">
        <w:t xml:space="preserve"> </w:t>
      </w:r>
      <w:r w:rsidR="00EB2DD6">
        <w:t>Procedure</w:t>
      </w:r>
      <w:r w:rsidR="00512D40">
        <w:t xml:space="preserve"> level of </w:t>
      </w:r>
      <w:r w:rsidR="00512D40" w:rsidRPr="007046B6">
        <w:t>clear_DCI_and_BCCH_contents</w:t>
      </w:r>
    </w:p>
    <w:p w14:paraId="50F4250E" w14:textId="2CD70C14" w:rsidR="00EB2DD6" w:rsidRDefault="00EB2DD6" w:rsidP="00512D40">
      <w:pPr>
        <w:jc w:val="center"/>
        <w:rPr>
          <w:rFonts w:cs="Times New Roman"/>
        </w:rPr>
      </w:pPr>
    </w:p>
    <w:p w14:paraId="0720E59A" w14:textId="38F87637" w:rsidR="00EB2DD6" w:rsidRDefault="00A9666F" w:rsidP="00A9666F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 xml:space="preserve">Parameters of </w:t>
      </w:r>
      <w:r w:rsidR="00EB2DD6" w:rsidRPr="007046B6">
        <w:t>clear_DCI_and_BCCH_contents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03E09" w:rsidRPr="000A00EB" w14:paraId="55D7410F" w14:textId="77777777" w:rsidTr="00194AD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C4E349B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F44EB1C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1FC71FB" w14:textId="77777777" w:rsidR="00003E09" w:rsidRPr="000A00EB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CAD77BB" w14:textId="77777777" w:rsidR="00003E09" w:rsidRDefault="00003E09" w:rsidP="00194AD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571E6DB4" w14:textId="77777777" w:rsidTr="00194ADF">
        <w:trPr>
          <w:jc w:val="center"/>
        </w:trPr>
        <w:tc>
          <w:tcPr>
            <w:tcW w:w="2122" w:type="dxa"/>
            <w:vAlign w:val="center"/>
          </w:tcPr>
          <w:p w14:paraId="3DE7CDAB" w14:textId="6F9164B4" w:rsidR="00684E98" w:rsidRDefault="00684E98" w:rsidP="00194ADF">
            <w:pPr>
              <w:jc w:val="both"/>
              <w:rPr>
                <w:rFonts w:cs="Times New Roman"/>
              </w:rPr>
            </w:pPr>
            <w:r w:rsidRPr="00742EA7">
              <w:rPr>
                <w:rFonts w:cs="Times New Roman"/>
              </w:rPr>
              <w:t>CC_id</w:t>
            </w:r>
          </w:p>
        </w:tc>
        <w:tc>
          <w:tcPr>
            <w:tcW w:w="2126" w:type="dxa"/>
            <w:vAlign w:val="center"/>
          </w:tcPr>
          <w:p w14:paraId="00C9DE36" w14:textId="39A349E6" w:rsidR="00684E98" w:rsidRDefault="00684E98" w:rsidP="00194ADF">
            <w:pPr>
              <w:jc w:val="both"/>
              <w:rPr>
                <w:rFonts w:cs="Times New Roman"/>
              </w:rPr>
            </w:pPr>
            <w:r w:rsidRPr="00742EA7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 w:val="restart"/>
            <w:vAlign w:val="center"/>
          </w:tcPr>
          <w:p w14:paraId="5B5E5CDC" w14:textId="744A1314" w:rsidR="00684E98" w:rsidRDefault="00684E98" w:rsidP="00194ADF">
            <w:pPr>
              <w:jc w:val="both"/>
              <w:rPr>
                <w:rFonts w:cs="Times New Roman"/>
              </w:rPr>
            </w:pPr>
            <w:r w:rsidRPr="00F848CA"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E1D5A4F" w14:textId="7B4011CF" w:rsidR="00684E98" w:rsidRDefault="00684E98" w:rsidP="00194ADF">
            <w:pPr>
              <w:jc w:val="both"/>
              <w:rPr>
                <w:rFonts w:cs="Times New Roman"/>
              </w:rPr>
            </w:pPr>
            <w:r w:rsidRPr="00F848CA">
              <w:rPr>
                <w:rFonts w:cs="Times New Roman" w:hint="eastAsia"/>
              </w:rPr>
              <w:t>N/A</w:t>
            </w:r>
          </w:p>
        </w:tc>
      </w:tr>
      <w:tr w:rsidR="00684E98" w14:paraId="7C2B77D2" w14:textId="77777777" w:rsidTr="00194ADF">
        <w:trPr>
          <w:jc w:val="center"/>
        </w:trPr>
        <w:tc>
          <w:tcPr>
            <w:tcW w:w="2122" w:type="dxa"/>
            <w:vAlign w:val="center"/>
          </w:tcPr>
          <w:p w14:paraId="45636689" w14:textId="341B98D5" w:rsidR="00684E98" w:rsidRDefault="00684E98" w:rsidP="00194AD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11616EF0" w14:textId="66248EBD" w:rsidR="00684E98" w:rsidRDefault="00684E98" w:rsidP="00194ADF">
            <w:pPr>
              <w:jc w:val="both"/>
              <w:rPr>
                <w:rFonts w:cs="Times New Roman"/>
              </w:rPr>
            </w:pPr>
            <w:r w:rsidRPr="00742EA7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61E9A682" w14:textId="1C0FF001" w:rsidR="00684E98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BA5A157" w14:textId="1D479C5D" w:rsidR="00684E98" w:rsidRPr="00E701CA" w:rsidRDefault="00684E98" w:rsidP="00194ADF">
            <w:pPr>
              <w:jc w:val="both"/>
              <w:rPr>
                <w:rFonts w:cs="Times New Roman"/>
              </w:rPr>
            </w:pPr>
          </w:p>
        </w:tc>
      </w:tr>
      <w:tr w:rsidR="00684E98" w14:paraId="6F13E180" w14:textId="77777777" w:rsidTr="00194ADF">
        <w:trPr>
          <w:jc w:val="center"/>
        </w:trPr>
        <w:tc>
          <w:tcPr>
            <w:tcW w:w="2122" w:type="dxa"/>
            <w:vAlign w:val="center"/>
          </w:tcPr>
          <w:p w14:paraId="2AA09EBD" w14:textId="0D0B189E" w:rsidR="00684E98" w:rsidRPr="00285D7B" w:rsidRDefault="00684E98" w:rsidP="00194ADF">
            <w:pPr>
              <w:jc w:val="both"/>
              <w:rPr>
                <w:rFonts w:cs="Times New Roman"/>
              </w:rPr>
            </w:pPr>
            <w:r w:rsidRPr="00742EA7">
              <w:rPr>
                <w:rFonts w:cs="Times New Roman"/>
              </w:rPr>
              <w:t>subframeP</w:t>
            </w:r>
          </w:p>
        </w:tc>
        <w:tc>
          <w:tcPr>
            <w:tcW w:w="2126" w:type="dxa"/>
            <w:vAlign w:val="center"/>
          </w:tcPr>
          <w:p w14:paraId="6EF67E6A" w14:textId="33E1CF80" w:rsidR="00684E98" w:rsidRPr="00285D7B" w:rsidRDefault="00684E98" w:rsidP="00194ADF">
            <w:pPr>
              <w:jc w:val="both"/>
              <w:rPr>
                <w:rFonts w:cs="Times New Roman"/>
              </w:rPr>
            </w:pPr>
            <w:r w:rsidRPr="00742EA7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015CACD6" w14:textId="4B62FDB6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B5F38D3" w14:textId="10B5A570" w:rsidR="00684E98" w:rsidRPr="00285D7B" w:rsidRDefault="00684E98" w:rsidP="00194ADF">
            <w:pPr>
              <w:jc w:val="both"/>
              <w:rPr>
                <w:rFonts w:cs="Times New Roman"/>
              </w:rPr>
            </w:pPr>
          </w:p>
        </w:tc>
      </w:tr>
    </w:tbl>
    <w:p w14:paraId="66E25D36" w14:textId="77777777" w:rsidR="00A9666F" w:rsidRDefault="00A9666F" w:rsidP="00A9666F"/>
    <w:p w14:paraId="5ABC82E8" w14:textId="3CAD7EB3" w:rsidR="00512D40" w:rsidRPr="00C70EEB" w:rsidRDefault="002E140C" w:rsidP="007863D4">
      <w:pPr>
        <w:pStyle w:val="4"/>
      </w:pPr>
      <w:r>
        <w:t>7</w:t>
      </w:r>
      <w:r w:rsidR="00512D40">
        <w:rPr>
          <w:rFonts w:hint="eastAsia"/>
        </w:rPr>
        <w:t>.</w:t>
      </w:r>
      <w:r w:rsidR="00945FC0">
        <w:t>1.</w:t>
      </w:r>
      <w:r w:rsidR="005B33EB">
        <w:t>1.4</w:t>
      </w:r>
      <w:r w:rsidR="00512D40">
        <w:rPr>
          <w:rFonts w:hint="eastAsia"/>
        </w:rPr>
        <w:t xml:space="preserve"> </w:t>
      </w:r>
      <w:r w:rsidR="00512D40" w:rsidRPr="00C70EEB">
        <w:t>switch_subframe</w:t>
      </w:r>
    </w:p>
    <w:p w14:paraId="74ED8D82" w14:textId="3A568763" w:rsidR="00512D40" w:rsidRDefault="007E53C5" w:rsidP="007E53C5">
      <w:pPr>
        <w:jc w:val="center"/>
      </w:pPr>
      <w:r>
        <w:rPr>
          <w:noProof/>
        </w:rPr>
        <w:drawing>
          <wp:inline distT="0" distB="0" distL="0" distR="0" wp14:anchorId="06E5067F" wp14:editId="788FA915">
            <wp:extent cx="4944745" cy="5224145"/>
            <wp:effectExtent l="0" t="0" r="825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AD03" w14:textId="280BCF99" w:rsidR="00512D40" w:rsidRDefault="00A9666F" w:rsidP="00A9666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>Procedure</w:t>
      </w:r>
      <w:r w:rsidR="00512D40">
        <w:t xml:space="preserve"> level of</w:t>
      </w:r>
      <w:r w:rsidR="00512D40" w:rsidRPr="00C70EEB">
        <w:t xml:space="preserve"> switch_subframe</w:t>
      </w:r>
    </w:p>
    <w:p w14:paraId="7F30E9C4" w14:textId="77777777" w:rsidR="00A9666F" w:rsidRDefault="00A9666F" w:rsidP="00A9666F">
      <w:pPr>
        <w:pStyle w:val="Figure"/>
      </w:pPr>
    </w:p>
    <w:p w14:paraId="3DE4901B" w14:textId="19D01BF3" w:rsidR="00EB2DD6" w:rsidRDefault="00A9666F" w:rsidP="00A9666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EB2DD6">
        <w:t xml:space="preserve">Parameters of </w:t>
      </w:r>
      <w:r w:rsidR="00EB2DD6" w:rsidRPr="00C70EEB">
        <w:t>switch_subframe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742EA7" w:rsidRPr="000A00EB" w14:paraId="72D25C4E" w14:textId="77777777" w:rsidTr="00B3647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D27314B" w14:textId="77777777" w:rsidR="00742EA7" w:rsidRPr="000A00EB" w:rsidRDefault="00742EA7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39AF47E" w14:textId="77777777" w:rsidR="00742EA7" w:rsidRPr="000A00EB" w:rsidRDefault="00742EA7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AA27558" w14:textId="77777777" w:rsidR="00742EA7" w:rsidRPr="000A00EB" w:rsidRDefault="00742EA7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57C7647" w14:textId="77777777" w:rsidR="00742EA7" w:rsidRDefault="00742EA7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1661F" w14:paraId="1E666C58" w14:textId="77777777" w:rsidTr="00B36478">
        <w:trPr>
          <w:jc w:val="center"/>
        </w:trPr>
        <w:tc>
          <w:tcPr>
            <w:tcW w:w="2122" w:type="dxa"/>
            <w:vAlign w:val="center"/>
          </w:tcPr>
          <w:p w14:paraId="0B2C065D" w14:textId="77777777" w:rsidR="0001661F" w:rsidRDefault="0001661F" w:rsidP="00B36478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32FCD229" w14:textId="77777777" w:rsidR="0001661F" w:rsidRDefault="0001661F" w:rsidP="00B3647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28174776" w14:textId="4A5B15ED" w:rsidR="0001661F" w:rsidRDefault="0001661F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01D482B" w14:textId="0F258E2E" w:rsidR="0001661F" w:rsidRDefault="0001661F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01661F" w14:paraId="5140AD22" w14:textId="77777777" w:rsidTr="00B36478">
        <w:trPr>
          <w:jc w:val="center"/>
        </w:trPr>
        <w:tc>
          <w:tcPr>
            <w:tcW w:w="2122" w:type="dxa"/>
            <w:vAlign w:val="center"/>
          </w:tcPr>
          <w:p w14:paraId="5A5733D3" w14:textId="77777777" w:rsidR="0001661F" w:rsidRDefault="0001661F" w:rsidP="00B36478">
            <w:pPr>
              <w:jc w:val="both"/>
              <w:rPr>
                <w:rFonts w:cs="Times New Roman"/>
              </w:rPr>
            </w:pPr>
            <w:r>
              <w:t>cooperation_flag</w:t>
            </w:r>
          </w:p>
        </w:tc>
        <w:tc>
          <w:tcPr>
            <w:tcW w:w="2126" w:type="dxa"/>
            <w:vAlign w:val="center"/>
          </w:tcPr>
          <w:p w14:paraId="5E6C06E8" w14:textId="77777777" w:rsidR="0001661F" w:rsidRDefault="0001661F" w:rsidP="00B36478">
            <w:pPr>
              <w:jc w:val="both"/>
              <w:rPr>
                <w:rFonts w:cs="Times New Roman"/>
              </w:rPr>
            </w:pPr>
            <w:r w:rsidRPr="00BB6884">
              <w:t>uint8_t</w:t>
            </w:r>
          </w:p>
        </w:tc>
        <w:tc>
          <w:tcPr>
            <w:tcW w:w="2410" w:type="dxa"/>
            <w:vMerge/>
            <w:vAlign w:val="center"/>
          </w:tcPr>
          <w:p w14:paraId="7151E9A4" w14:textId="51FCF4E5" w:rsidR="0001661F" w:rsidRDefault="0001661F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E7D1FFA" w14:textId="220EAAB4" w:rsidR="0001661F" w:rsidRPr="00E701CA" w:rsidRDefault="0001661F" w:rsidP="00B36478">
            <w:pPr>
              <w:jc w:val="both"/>
              <w:rPr>
                <w:rFonts w:cs="Times New Roman"/>
              </w:rPr>
            </w:pPr>
          </w:p>
        </w:tc>
      </w:tr>
      <w:tr w:rsidR="0001661F" w14:paraId="76E47804" w14:textId="77777777" w:rsidTr="00B36478">
        <w:trPr>
          <w:jc w:val="center"/>
        </w:trPr>
        <w:tc>
          <w:tcPr>
            <w:tcW w:w="2122" w:type="dxa"/>
            <w:vAlign w:val="center"/>
          </w:tcPr>
          <w:p w14:paraId="393EE02C" w14:textId="77777777" w:rsidR="0001661F" w:rsidRPr="00285D7B" w:rsidRDefault="0001661F" w:rsidP="00B36478">
            <w:pPr>
              <w:jc w:val="both"/>
              <w:rPr>
                <w:rFonts w:cs="Times New Roman"/>
              </w:rPr>
            </w:pPr>
            <w:r>
              <w:lastRenderedPageBreak/>
              <w:t>frameP</w:t>
            </w:r>
          </w:p>
        </w:tc>
        <w:tc>
          <w:tcPr>
            <w:tcW w:w="2126" w:type="dxa"/>
            <w:vAlign w:val="center"/>
          </w:tcPr>
          <w:p w14:paraId="3C2AC443" w14:textId="77777777" w:rsidR="0001661F" w:rsidRPr="00285D7B" w:rsidRDefault="0001661F" w:rsidP="00B36478">
            <w:pPr>
              <w:jc w:val="both"/>
              <w:rPr>
                <w:rFonts w:cs="Times New Roman"/>
              </w:rPr>
            </w:pPr>
            <w:r w:rsidRPr="00BB6884">
              <w:t>frame_t</w:t>
            </w:r>
          </w:p>
        </w:tc>
        <w:tc>
          <w:tcPr>
            <w:tcW w:w="2410" w:type="dxa"/>
            <w:vMerge/>
            <w:vAlign w:val="center"/>
          </w:tcPr>
          <w:p w14:paraId="4FB814BB" w14:textId="4DC3B78F" w:rsidR="0001661F" w:rsidRPr="00285D7B" w:rsidRDefault="0001661F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4003454" w14:textId="3CA788C4" w:rsidR="0001661F" w:rsidRPr="00285D7B" w:rsidRDefault="0001661F" w:rsidP="00B36478">
            <w:pPr>
              <w:jc w:val="both"/>
              <w:rPr>
                <w:rFonts w:cs="Times New Roman"/>
              </w:rPr>
            </w:pPr>
          </w:p>
        </w:tc>
      </w:tr>
      <w:tr w:rsidR="0001661F" w14:paraId="32480020" w14:textId="77777777" w:rsidTr="00B36478">
        <w:trPr>
          <w:jc w:val="center"/>
        </w:trPr>
        <w:tc>
          <w:tcPr>
            <w:tcW w:w="2122" w:type="dxa"/>
            <w:vAlign w:val="center"/>
          </w:tcPr>
          <w:p w14:paraId="35DD3B2C" w14:textId="77777777" w:rsidR="0001661F" w:rsidRPr="00B84B61" w:rsidRDefault="0001661F" w:rsidP="00B36478">
            <w:pPr>
              <w:jc w:val="both"/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0333DB6F" w14:textId="77777777" w:rsidR="0001661F" w:rsidRDefault="0001661F" w:rsidP="00B36478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7775D9A2" w14:textId="179D40F4" w:rsidR="0001661F" w:rsidRDefault="0001661F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F2B116A" w14:textId="29D1215F" w:rsidR="0001661F" w:rsidRDefault="0001661F" w:rsidP="00B36478">
            <w:pPr>
              <w:jc w:val="both"/>
              <w:rPr>
                <w:rFonts w:cs="Times New Roman"/>
              </w:rPr>
            </w:pPr>
          </w:p>
        </w:tc>
      </w:tr>
    </w:tbl>
    <w:p w14:paraId="27724E86" w14:textId="77777777" w:rsidR="00CF3E96" w:rsidRDefault="00CF3E96" w:rsidP="00CF3E96"/>
    <w:p w14:paraId="53AD231B" w14:textId="3DE8CFA2" w:rsidR="00C00CE6" w:rsidRDefault="00C00CE6" w:rsidP="00945FC0">
      <w:pPr>
        <w:pStyle w:val="5"/>
        <w:ind w:left="480"/>
        <w:rPr>
          <w:ins w:id="94" w:author="Nick" w:date="2016-12-28T12:07:00Z"/>
        </w:rPr>
      </w:pPr>
      <w:ins w:id="95" w:author="Nick" w:date="2016-12-28T12:06:00Z">
        <w:r>
          <w:rPr>
            <w:rFonts w:hint="eastAsia"/>
          </w:rPr>
          <w:t>7.</w:t>
        </w:r>
      </w:ins>
      <w:r w:rsidR="00945FC0">
        <w:t>1.</w:t>
      </w:r>
      <w:ins w:id="96" w:author="Nick" w:date="2016-12-28T12:06:00Z">
        <w:r>
          <w:rPr>
            <w:rFonts w:hint="eastAsia"/>
          </w:rPr>
          <w:t>1.4.1</w:t>
        </w:r>
        <w:r>
          <w:t xml:space="preserve"> schedule_ulsch</w:t>
        </w:r>
      </w:ins>
    </w:p>
    <w:p w14:paraId="3428B141" w14:textId="1426278C" w:rsidR="00C00CE6" w:rsidRDefault="007E53C5" w:rsidP="00C00CE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2E920B6" wp14:editId="3BE726A5">
            <wp:extent cx="5427133" cy="4684352"/>
            <wp:effectExtent l="0" t="0" r="254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1" cy="468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DA6A" w14:textId="0D85A084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Procedure level of schedule_ulsch</w:t>
      </w:r>
    </w:p>
    <w:p w14:paraId="58DBD924" w14:textId="77777777" w:rsidR="00C00CE6" w:rsidRPr="00775623" w:rsidRDefault="00C00CE6" w:rsidP="00C00CE6">
      <w:pPr>
        <w:jc w:val="center"/>
      </w:pPr>
    </w:p>
    <w:p w14:paraId="0526229B" w14:textId="4E14F7BD" w:rsidR="00C00CE6" w:rsidRPr="00224067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schedule_ulsch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3B42333A" w14:textId="77777777" w:rsidTr="00B3647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30A56B2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EACC1F4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4999EEF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47302E1" w14:textId="77777777" w:rsidR="00C00CE6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7201AC6D" w14:textId="77777777" w:rsidTr="00B36478">
        <w:trPr>
          <w:jc w:val="center"/>
        </w:trPr>
        <w:tc>
          <w:tcPr>
            <w:tcW w:w="2122" w:type="dxa"/>
            <w:vAlign w:val="center"/>
          </w:tcPr>
          <w:p w14:paraId="75B40877" w14:textId="77777777" w:rsidR="00C00CE6" w:rsidRDefault="00C00CE6" w:rsidP="00B36478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16B5B99D" w14:textId="77777777" w:rsidR="00C00CE6" w:rsidRDefault="00C00CE6" w:rsidP="00B3647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549E8397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02B239A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0041C78C" w14:textId="77777777" w:rsidTr="00B36478">
        <w:trPr>
          <w:jc w:val="center"/>
        </w:trPr>
        <w:tc>
          <w:tcPr>
            <w:tcW w:w="2122" w:type="dxa"/>
            <w:vAlign w:val="center"/>
          </w:tcPr>
          <w:p w14:paraId="4540B780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t>cooperation_flag</w:t>
            </w:r>
          </w:p>
        </w:tc>
        <w:tc>
          <w:tcPr>
            <w:tcW w:w="2126" w:type="dxa"/>
            <w:vAlign w:val="center"/>
          </w:tcPr>
          <w:p w14:paraId="5ECC8489" w14:textId="77777777" w:rsidR="00C00CE6" w:rsidRDefault="00C00CE6" w:rsidP="00B36478">
            <w:pPr>
              <w:jc w:val="both"/>
              <w:rPr>
                <w:rFonts w:cs="Times New Roman"/>
              </w:rPr>
            </w:pPr>
            <w:r w:rsidRPr="00BB6884">
              <w:t>uint8_t</w:t>
            </w:r>
          </w:p>
        </w:tc>
        <w:tc>
          <w:tcPr>
            <w:tcW w:w="2410" w:type="dxa"/>
            <w:vMerge/>
            <w:vAlign w:val="center"/>
          </w:tcPr>
          <w:p w14:paraId="67057035" w14:textId="77777777" w:rsidR="00C00CE6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6AE856F" w14:textId="77777777" w:rsidR="00C00CE6" w:rsidRPr="00E701CA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08578DEA" w14:textId="77777777" w:rsidTr="00B36478">
        <w:trPr>
          <w:jc w:val="center"/>
        </w:trPr>
        <w:tc>
          <w:tcPr>
            <w:tcW w:w="2122" w:type="dxa"/>
            <w:vAlign w:val="center"/>
          </w:tcPr>
          <w:p w14:paraId="7690FFA0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t>frameP</w:t>
            </w:r>
          </w:p>
        </w:tc>
        <w:tc>
          <w:tcPr>
            <w:tcW w:w="2126" w:type="dxa"/>
            <w:vAlign w:val="center"/>
          </w:tcPr>
          <w:p w14:paraId="33AB9F0E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 w:rsidRPr="00BB6884">
              <w:t>frame_t</w:t>
            </w:r>
          </w:p>
        </w:tc>
        <w:tc>
          <w:tcPr>
            <w:tcW w:w="2410" w:type="dxa"/>
            <w:vMerge/>
            <w:vAlign w:val="center"/>
          </w:tcPr>
          <w:p w14:paraId="5A019C99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AE1827C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1405ECD7" w14:textId="77777777" w:rsidTr="00B36478">
        <w:trPr>
          <w:jc w:val="center"/>
        </w:trPr>
        <w:tc>
          <w:tcPr>
            <w:tcW w:w="2122" w:type="dxa"/>
            <w:vAlign w:val="center"/>
          </w:tcPr>
          <w:p w14:paraId="21EC0CB2" w14:textId="77777777" w:rsidR="00C00CE6" w:rsidRPr="00B84B61" w:rsidRDefault="00C00CE6" w:rsidP="00B36478">
            <w:pPr>
              <w:jc w:val="both"/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77AFD576" w14:textId="77777777" w:rsidR="00C00CE6" w:rsidRDefault="00C00CE6" w:rsidP="00B36478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2F9D170A" w14:textId="77777777" w:rsidR="00C00CE6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889A82F" w14:textId="77777777" w:rsidR="00C00CE6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6979DEBB" w14:textId="77777777" w:rsidTr="00B36478">
        <w:trPr>
          <w:jc w:val="center"/>
        </w:trPr>
        <w:tc>
          <w:tcPr>
            <w:tcW w:w="2122" w:type="dxa"/>
            <w:vAlign w:val="center"/>
          </w:tcPr>
          <w:p w14:paraId="425BBECF" w14:textId="77777777" w:rsidR="00C00CE6" w:rsidRPr="00BB6884" w:rsidRDefault="00C00CE6" w:rsidP="00B36478">
            <w:pPr>
              <w:jc w:val="both"/>
            </w:pPr>
            <w:r>
              <w:t>sched_subframe</w:t>
            </w:r>
          </w:p>
        </w:tc>
        <w:tc>
          <w:tcPr>
            <w:tcW w:w="2126" w:type="dxa"/>
            <w:vAlign w:val="center"/>
          </w:tcPr>
          <w:p w14:paraId="54B3E8B5" w14:textId="77777777" w:rsidR="00C00CE6" w:rsidRPr="00BB6884" w:rsidRDefault="00C00CE6" w:rsidP="00B36478">
            <w:pPr>
              <w:jc w:val="both"/>
            </w:pPr>
            <w:r>
              <w:t>u</w:t>
            </w:r>
            <w:r>
              <w:rPr>
                <w:rFonts w:hint="eastAsia"/>
              </w:rPr>
              <w:t xml:space="preserve">nsigned </w:t>
            </w:r>
            <w:r>
              <w:t>char</w:t>
            </w:r>
          </w:p>
        </w:tc>
        <w:tc>
          <w:tcPr>
            <w:tcW w:w="2410" w:type="dxa"/>
            <w:vMerge/>
            <w:vAlign w:val="center"/>
          </w:tcPr>
          <w:p w14:paraId="14F35BF8" w14:textId="77777777" w:rsidR="00C00CE6" w:rsidRPr="00D47673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71C085E" w14:textId="77777777" w:rsidR="00C00CE6" w:rsidRPr="00AD424B" w:rsidRDefault="00C00CE6" w:rsidP="00B36478">
            <w:pPr>
              <w:jc w:val="both"/>
              <w:rPr>
                <w:rFonts w:cs="Times New Roman"/>
              </w:rPr>
            </w:pPr>
          </w:p>
        </w:tc>
      </w:tr>
    </w:tbl>
    <w:p w14:paraId="03628AF2" w14:textId="77777777" w:rsidR="00C00CE6" w:rsidRDefault="00C00CE6" w:rsidP="00C00CE6">
      <w:pPr>
        <w:jc w:val="center"/>
        <w:rPr>
          <w:rFonts w:cs="Times New Roman"/>
        </w:rPr>
      </w:pPr>
    </w:p>
    <w:p w14:paraId="5B97730F" w14:textId="77777777" w:rsidR="00CF3E96" w:rsidRDefault="00CF3E96" w:rsidP="00CF3E96"/>
    <w:p w14:paraId="767925AD" w14:textId="0033BAF2" w:rsidR="00C00CE6" w:rsidRDefault="00C00CE6">
      <w:pPr>
        <w:pStyle w:val="6"/>
        <w:ind w:left="480"/>
        <w:pPrChange w:id="97" w:author="Nick" w:date="2016-12-23T22:16:00Z">
          <w:pPr>
            <w:pStyle w:val="4"/>
          </w:pPr>
        </w:pPrChange>
      </w:pPr>
      <w:r>
        <w:lastRenderedPageBreak/>
        <w:t>7.</w:t>
      </w:r>
      <w:r w:rsidR="00945FC0">
        <w:t>1.</w:t>
      </w:r>
      <w:r>
        <w:t>1.4.1.1 schedule_ulsch_rnti</w:t>
      </w:r>
    </w:p>
    <w:p w14:paraId="20A74DCB" w14:textId="78B6765E" w:rsidR="00C00CE6" w:rsidRDefault="007E53C5" w:rsidP="00C00CE6">
      <w:r>
        <w:rPr>
          <w:noProof/>
        </w:rPr>
        <w:drawing>
          <wp:inline distT="0" distB="0" distL="0" distR="0" wp14:anchorId="0E1FF2C7" wp14:editId="20525657">
            <wp:extent cx="5278013" cy="7518400"/>
            <wp:effectExtent l="0" t="0" r="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79" cy="75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269C" w14:textId="77777777" w:rsidR="00C00CE6" w:rsidRDefault="00C00CE6" w:rsidP="00C00CE6">
      <w:pPr>
        <w:rPr>
          <w:ins w:id="98" w:author="Nick" w:date="2016-12-28T12:31:00Z"/>
        </w:rPr>
      </w:pPr>
      <w:r>
        <w:rPr>
          <w:noProof/>
        </w:rPr>
        <w:lastRenderedPageBreak/>
        <w:drawing>
          <wp:inline distT="0" distB="0" distL="0" distR="0" wp14:anchorId="6D3CB878" wp14:editId="4D7DCFC0">
            <wp:extent cx="5255895" cy="1845310"/>
            <wp:effectExtent l="0" t="0" r="1905" b="2540"/>
            <wp:docPr id="47" name="圖片 47" descr="C:\Users\binju_X240\Desktop\0117\C__Users_binju_X240_Desktop_NB_IoT_eNB_Reference_NB_IoT_eNB_Reference_NB_IoT_eNB_ReferenceProcedureschedule_ulsch_rnti1_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nju_X240\Desktop\0117\C__Users_binju_X240_Desktop_NB_IoT_eNB_Reference_NB_IoT_eNB_Reference_NB_IoT_eNB_ReferenceProcedureschedule_ulsch_rnti1_1.em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FB8C" w14:textId="0C3CA685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99" w:author="Nick" w:date="2016-12-28T12:31:00Z">
        <w:r w:rsidR="00C00CE6">
          <w:t>Procedure level of schedule_ulsch</w:t>
        </w:r>
      </w:ins>
      <w:ins w:id="100" w:author="Nick" w:date="2016-12-28T12:32:00Z">
        <w:r w:rsidR="00C00CE6">
          <w:t>_rnti</w:t>
        </w:r>
      </w:ins>
    </w:p>
    <w:p w14:paraId="6C8011A2" w14:textId="77777777" w:rsidR="00C00CE6" w:rsidRDefault="00C00CE6" w:rsidP="00C00CE6">
      <w:pPr>
        <w:jc w:val="center"/>
      </w:pPr>
    </w:p>
    <w:p w14:paraId="083163B9" w14:textId="103CFE49" w:rsidR="00C00CE6" w:rsidRPr="00224067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schedule_ulsch_rnti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136E8BBC" w14:textId="77777777" w:rsidTr="00B3647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9CB6B06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BD5B593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0A38D90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D7A99E3" w14:textId="77777777" w:rsidR="00C00CE6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5D280715" w14:textId="77777777" w:rsidTr="00B36478">
        <w:trPr>
          <w:jc w:val="center"/>
        </w:trPr>
        <w:tc>
          <w:tcPr>
            <w:tcW w:w="2122" w:type="dxa"/>
            <w:vAlign w:val="center"/>
          </w:tcPr>
          <w:p w14:paraId="12F35EED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1D8D6358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 w:val="restart"/>
            <w:vAlign w:val="center"/>
          </w:tcPr>
          <w:p w14:paraId="5428F81D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2C365DF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C00CE6" w14:paraId="73F2C44E" w14:textId="77777777" w:rsidTr="00B36478">
        <w:trPr>
          <w:jc w:val="center"/>
        </w:trPr>
        <w:tc>
          <w:tcPr>
            <w:tcW w:w="2122" w:type="dxa"/>
            <w:vAlign w:val="center"/>
          </w:tcPr>
          <w:p w14:paraId="63A4A01F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>
              <w:rPr>
                <w:rFonts w:cs="Times New Roman" w:hint="eastAsia"/>
              </w:rPr>
              <w:t>ooperation_</w:t>
            </w:r>
            <w:r>
              <w:rPr>
                <w:rFonts w:cs="Times New Roman"/>
              </w:rPr>
              <w:t>flag</w:t>
            </w:r>
          </w:p>
        </w:tc>
        <w:tc>
          <w:tcPr>
            <w:tcW w:w="2126" w:type="dxa"/>
            <w:vAlign w:val="center"/>
          </w:tcPr>
          <w:p w14:paraId="3D9FA9E4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3145677F" w14:textId="77777777" w:rsidR="00C00CE6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EA03A8B" w14:textId="77777777" w:rsidR="00C00CE6" w:rsidRPr="00E701CA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0B4356F2" w14:textId="77777777" w:rsidTr="00B36478">
        <w:trPr>
          <w:jc w:val="center"/>
        </w:trPr>
        <w:tc>
          <w:tcPr>
            <w:tcW w:w="2122" w:type="dxa"/>
            <w:vAlign w:val="center"/>
          </w:tcPr>
          <w:p w14:paraId="4361CE0F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2126" w:type="dxa"/>
            <w:vAlign w:val="center"/>
          </w:tcPr>
          <w:p w14:paraId="1A2AFAAE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7DDFA7E5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838EF5C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034025F6" w14:textId="77777777" w:rsidTr="00B36478">
        <w:trPr>
          <w:jc w:val="center"/>
        </w:trPr>
        <w:tc>
          <w:tcPr>
            <w:tcW w:w="2122" w:type="dxa"/>
            <w:vAlign w:val="center"/>
          </w:tcPr>
          <w:p w14:paraId="316B3012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ubframeP</w:t>
            </w:r>
          </w:p>
        </w:tc>
        <w:tc>
          <w:tcPr>
            <w:tcW w:w="2126" w:type="dxa"/>
            <w:vAlign w:val="center"/>
          </w:tcPr>
          <w:p w14:paraId="781FF82E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ub_</w:t>
            </w:r>
            <w:r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7D80EE26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63D284E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1C81D08D" w14:textId="77777777" w:rsidTr="00B36478">
        <w:trPr>
          <w:jc w:val="center"/>
        </w:trPr>
        <w:tc>
          <w:tcPr>
            <w:tcW w:w="2122" w:type="dxa"/>
            <w:vAlign w:val="center"/>
          </w:tcPr>
          <w:p w14:paraId="4EFCF7E0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*first_rb</w:t>
            </w:r>
          </w:p>
        </w:tc>
        <w:tc>
          <w:tcPr>
            <w:tcW w:w="2126" w:type="dxa"/>
            <w:vAlign w:val="center"/>
          </w:tcPr>
          <w:p w14:paraId="59BE3E58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nsigned char</w:t>
            </w:r>
          </w:p>
        </w:tc>
        <w:tc>
          <w:tcPr>
            <w:tcW w:w="2410" w:type="dxa"/>
            <w:vMerge/>
            <w:vAlign w:val="center"/>
          </w:tcPr>
          <w:p w14:paraId="726A8B02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C63D225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</w:tbl>
    <w:p w14:paraId="3B2A757C" w14:textId="77777777" w:rsidR="00C00CE6" w:rsidRDefault="00C00CE6" w:rsidP="00C00CE6">
      <w:pPr>
        <w:jc w:val="center"/>
        <w:rPr>
          <w:rFonts w:cs="Times New Roman"/>
        </w:rPr>
      </w:pPr>
    </w:p>
    <w:p w14:paraId="642E53E2" w14:textId="3599957E" w:rsidR="00C00CE6" w:rsidRDefault="00C00CE6">
      <w:pPr>
        <w:pStyle w:val="7"/>
        <w:ind w:left="960"/>
        <w:rPr>
          <w:ins w:id="101" w:author="Nick" w:date="2017-01-12T13:02:00Z"/>
        </w:rPr>
        <w:pPrChange w:id="102" w:author="Nick" w:date="2016-12-28T12:32:00Z">
          <w:pPr/>
        </w:pPrChange>
      </w:pPr>
      <w:ins w:id="103" w:author="Nick" w:date="2017-01-12T13:02:00Z">
        <w:r>
          <w:lastRenderedPageBreak/>
          <w:t>7.1</w:t>
        </w:r>
      </w:ins>
      <w:r w:rsidR="00945FC0">
        <w:t>.1</w:t>
      </w:r>
      <w:ins w:id="104" w:author="Nick" w:date="2017-01-12T13:02:00Z">
        <w:r>
          <w:t>.4.1.1.</w:t>
        </w:r>
      </w:ins>
      <w:r>
        <w:t>1</w:t>
      </w:r>
      <w:ins w:id="105" w:author="Nick" w:date="2017-01-12T13:02:00Z">
        <w:r>
          <w:t xml:space="preserve"> </w:t>
        </w:r>
      </w:ins>
      <w:r>
        <w:t>schedule_PUSCH</w:t>
      </w:r>
    </w:p>
    <w:p w14:paraId="6054FE69" w14:textId="61B9010C" w:rsidR="00C00CE6" w:rsidRDefault="007E53C5" w:rsidP="00C00CE6">
      <w:pPr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23FE4A25" wp14:editId="7E734E6A">
            <wp:extent cx="5020733" cy="7475415"/>
            <wp:effectExtent l="0" t="0" r="889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03" cy="748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DEE8" w14:textId="77777777" w:rsidR="00C00CE6" w:rsidRDefault="00C00CE6" w:rsidP="00C00CE6">
      <w:pPr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046B3D88" wp14:editId="21242E86">
            <wp:extent cx="5255895" cy="1021715"/>
            <wp:effectExtent l="0" t="0" r="1905" b="6985"/>
            <wp:docPr id="50" name="圖片 50" descr="C:\Users\binju_X240\Desktop\0117\C__Users_binju_X240_Desktop_NB_IoT_eNB_Reference_NB_IoT_eNB_Reference_NB_IoT_eNB_ReferenceProcedureschedule_PUSCH1_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nju_X240\Desktop\0117\C__Users_binju_X240_Desktop_NB_IoT_eNB_Reference_NB_IoT_eNB_Reference_NB_IoT_eNB_ReferenceProcedureschedule_PUSCH1_1.emf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3F2E" w14:textId="49F6B4CB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06" w:author="Nick" w:date="2016-12-28T12:31:00Z">
        <w:r w:rsidR="00C00CE6">
          <w:t>Procedure level of schedule_</w:t>
        </w:r>
      </w:ins>
      <w:r w:rsidR="00C00CE6">
        <w:t>PUSCH</w:t>
      </w:r>
    </w:p>
    <w:p w14:paraId="7BD87377" w14:textId="77777777" w:rsidR="00C00CE6" w:rsidRDefault="00C00CE6" w:rsidP="00C00CE6">
      <w:pPr>
        <w:jc w:val="center"/>
      </w:pPr>
    </w:p>
    <w:p w14:paraId="39D29F6E" w14:textId="06B442ED" w:rsidR="00C00CE6" w:rsidRPr="00224067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schedule_PUSCH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69459764" w14:textId="77777777" w:rsidTr="00B3647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03B1AE5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683BE86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730F3C6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C04A548" w14:textId="77777777" w:rsidR="00C00CE6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7D4C8628" w14:textId="77777777" w:rsidTr="00B36478">
        <w:trPr>
          <w:jc w:val="center"/>
        </w:trPr>
        <w:tc>
          <w:tcPr>
            <w:tcW w:w="2122" w:type="dxa"/>
            <w:vAlign w:val="center"/>
          </w:tcPr>
          <w:p w14:paraId="2DCDC82C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</w:t>
            </w:r>
            <w:r>
              <w:rPr>
                <w:rFonts w:cs="Times New Roman"/>
              </w:rPr>
              <w:t>E_list</w:t>
            </w:r>
          </w:p>
        </w:tc>
        <w:tc>
          <w:tcPr>
            <w:tcW w:w="2126" w:type="dxa"/>
            <w:vAlign w:val="center"/>
          </w:tcPr>
          <w:p w14:paraId="4A850897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UE_list_t</w:t>
            </w:r>
          </w:p>
        </w:tc>
        <w:tc>
          <w:tcPr>
            <w:tcW w:w="2410" w:type="dxa"/>
            <w:vMerge w:val="restart"/>
            <w:vAlign w:val="center"/>
          </w:tcPr>
          <w:p w14:paraId="6CA76311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C9077B0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7E0868FD" w14:textId="77777777" w:rsidTr="00B36478">
        <w:trPr>
          <w:jc w:val="center"/>
        </w:trPr>
        <w:tc>
          <w:tcPr>
            <w:tcW w:w="2122" w:type="dxa"/>
            <w:vAlign w:val="center"/>
          </w:tcPr>
          <w:p w14:paraId="7BC3AA08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idP</w:t>
            </w:r>
          </w:p>
        </w:tc>
        <w:tc>
          <w:tcPr>
            <w:tcW w:w="2126" w:type="dxa"/>
            <w:vAlign w:val="center"/>
          </w:tcPr>
          <w:p w14:paraId="1C5EFEB4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/>
            <w:vAlign w:val="center"/>
          </w:tcPr>
          <w:p w14:paraId="035DF45E" w14:textId="77777777" w:rsidR="00C00CE6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6747DBC" w14:textId="77777777" w:rsidR="00C00CE6" w:rsidRPr="00E701CA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78D11E13" w14:textId="77777777" w:rsidTr="00B36478">
        <w:trPr>
          <w:jc w:val="center"/>
        </w:trPr>
        <w:tc>
          <w:tcPr>
            <w:tcW w:w="2122" w:type="dxa"/>
            <w:vAlign w:val="center"/>
          </w:tcPr>
          <w:p w14:paraId="23B0ADFE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2126" w:type="dxa"/>
            <w:vAlign w:val="center"/>
          </w:tcPr>
          <w:p w14:paraId="4C0FBB52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12920EA9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8492305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063EA6A3" w14:textId="77777777" w:rsidTr="00B36478">
        <w:trPr>
          <w:jc w:val="center"/>
        </w:trPr>
        <w:tc>
          <w:tcPr>
            <w:tcW w:w="2122" w:type="dxa"/>
            <w:vAlign w:val="center"/>
          </w:tcPr>
          <w:p w14:paraId="097BC600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6" w:type="dxa"/>
            <w:vAlign w:val="center"/>
          </w:tcPr>
          <w:p w14:paraId="6C67B4A8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ub_</w:t>
            </w:r>
            <w:r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618A75E2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7D94BD3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47F26E93" w14:textId="77777777" w:rsidTr="00B36478">
        <w:trPr>
          <w:jc w:val="center"/>
        </w:trPr>
        <w:tc>
          <w:tcPr>
            <w:tcW w:w="2122" w:type="dxa"/>
            <w:vAlign w:val="center"/>
          </w:tcPr>
          <w:p w14:paraId="2C8B6B8C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>
              <w:rPr>
                <w:rFonts w:cs="Times New Roman" w:hint="eastAsia"/>
              </w:rPr>
              <w:t>arq_</w:t>
            </w:r>
            <w:r>
              <w:rPr>
                <w:rFonts w:cs="Times New Roman"/>
              </w:rPr>
              <w:t>pid</w:t>
            </w:r>
          </w:p>
        </w:tc>
        <w:tc>
          <w:tcPr>
            <w:tcW w:w="2126" w:type="dxa"/>
            <w:vAlign w:val="center"/>
          </w:tcPr>
          <w:p w14:paraId="7BA99367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>nt</w:t>
            </w:r>
          </w:p>
        </w:tc>
        <w:tc>
          <w:tcPr>
            <w:tcW w:w="2410" w:type="dxa"/>
            <w:vMerge/>
            <w:vAlign w:val="center"/>
          </w:tcPr>
          <w:p w14:paraId="3388C371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0BE849E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004CAD71" w14:textId="77777777" w:rsidTr="00B36478">
        <w:trPr>
          <w:jc w:val="center"/>
        </w:trPr>
        <w:tc>
          <w:tcPr>
            <w:tcW w:w="2122" w:type="dxa"/>
            <w:vAlign w:val="center"/>
          </w:tcPr>
          <w:p w14:paraId="3A88DAB0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round</w:t>
            </w:r>
          </w:p>
        </w:tc>
        <w:tc>
          <w:tcPr>
            <w:tcW w:w="2126" w:type="dxa"/>
            <w:vAlign w:val="center"/>
          </w:tcPr>
          <w:p w14:paraId="2F3A713F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int8_t</w:t>
            </w:r>
          </w:p>
        </w:tc>
        <w:tc>
          <w:tcPr>
            <w:tcW w:w="2410" w:type="dxa"/>
            <w:vMerge/>
            <w:vAlign w:val="center"/>
          </w:tcPr>
          <w:p w14:paraId="70175985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AD24923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1A700A23" w14:textId="77777777" w:rsidTr="00B36478">
        <w:trPr>
          <w:jc w:val="center"/>
        </w:trPr>
        <w:tc>
          <w:tcPr>
            <w:tcW w:w="2122" w:type="dxa"/>
            <w:vAlign w:val="center"/>
          </w:tcPr>
          <w:p w14:paraId="18A686D8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UE_id</w:t>
            </w:r>
          </w:p>
        </w:tc>
        <w:tc>
          <w:tcPr>
            <w:tcW w:w="2126" w:type="dxa"/>
            <w:vAlign w:val="center"/>
          </w:tcPr>
          <w:p w14:paraId="478FC830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1FFB8BA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A5E9B12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38D736CB" w14:textId="77777777" w:rsidTr="00B36478">
        <w:trPr>
          <w:jc w:val="center"/>
        </w:trPr>
        <w:tc>
          <w:tcPr>
            <w:tcW w:w="2122" w:type="dxa"/>
            <w:vAlign w:val="center"/>
          </w:tcPr>
          <w:p w14:paraId="57419949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0AA264AF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12FD34EA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6E3B659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  <w:tr w:rsidR="00C00CE6" w14:paraId="2B5E18EE" w14:textId="77777777" w:rsidTr="00B36478">
        <w:trPr>
          <w:jc w:val="center"/>
        </w:trPr>
        <w:tc>
          <w:tcPr>
            <w:tcW w:w="2122" w:type="dxa"/>
            <w:vAlign w:val="center"/>
          </w:tcPr>
          <w:p w14:paraId="335DE802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</w:t>
            </w:r>
          </w:p>
        </w:tc>
        <w:tc>
          <w:tcPr>
            <w:tcW w:w="2126" w:type="dxa"/>
            <w:vAlign w:val="center"/>
          </w:tcPr>
          <w:p w14:paraId="349A5B89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20B66333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008597F" w14:textId="77777777" w:rsidR="00C00CE6" w:rsidRPr="00285D7B" w:rsidRDefault="00C00CE6" w:rsidP="00B36478">
            <w:pPr>
              <w:jc w:val="both"/>
              <w:rPr>
                <w:rFonts w:cs="Times New Roman"/>
              </w:rPr>
            </w:pPr>
          </w:p>
        </w:tc>
      </w:tr>
    </w:tbl>
    <w:p w14:paraId="53EF3A5A" w14:textId="77777777" w:rsidR="00C00CE6" w:rsidRPr="00826816" w:rsidRDefault="00C00CE6" w:rsidP="00C00CE6">
      <w:pPr>
        <w:jc w:val="center"/>
        <w:rPr>
          <w:ins w:id="107" w:author="Nick" w:date="2016-12-28T12:31:00Z"/>
          <w:rFonts w:cs="Times New Roman"/>
          <w:b/>
        </w:rPr>
      </w:pPr>
    </w:p>
    <w:p w14:paraId="1B9E6B02" w14:textId="779A69B9" w:rsidR="00C00CE6" w:rsidRDefault="00C00CE6">
      <w:pPr>
        <w:pStyle w:val="8"/>
        <w:ind w:left="960"/>
        <w:rPr>
          <w:ins w:id="108" w:author="Nick" w:date="2016-12-28T12:32:00Z"/>
        </w:rPr>
        <w:pPrChange w:id="109" w:author="Nick" w:date="2016-12-28T12:32:00Z">
          <w:pPr/>
        </w:pPrChange>
      </w:pPr>
      <w:ins w:id="110" w:author="Nick" w:date="2016-12-28T12:31:00Z">
        <w:r>
          <w:lastRenderedPageBreak/>
          <w:t>7.1</w:t>
        </w:r>
      </w:ins>
      <w:r w:rsidR="00945FC0">
        <w:t>.1</w:t>
      </w:r>
      <w:ins w:id="111" w:author="Nick" w:date="2016-12-28T12:31:00Z">
        <w:r>
          <w:t>.4.1.1.1</w:t>
        </w:r>
      </w:ins>
      <w:r>
        <w:t>.1</w:t>
      </w:r>
      <w:ins w:id="112" w:author="Nick" w:date="2016-12-28T12:32:00Z">
        <w:r>
          <w:t xml:space="preserve"> Fill_UL_DCI</w:t>
        </w:r>
      </w:ins>
    </w:p>
    <w:p w14:paraId="5E72AF78" w14:textId="2778837D" w:rsidR="00CF3E96" w:rsidRDefault="007E53C5" w:rsidP="00C00CE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558BC1F" wp14:editId="6FDE65A8">
            <wp:extent cx="5427133" cy="6562188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12" cy="656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6BD5" w14:textId="03707604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13" w:author="Nick" w:date="2016-12-28T12:32:00Z">
        <w:r w:rsidR="00C00CE6">
          <w:t xml:space="preserve">Procedure level of </w:t>
        </w:r>
      </w:ins>
      <w:ins w:id="114" w:author="Nick" w:date="2016-12-28T12:33:00Z">
        <w:r w:rsidR="00C00CE6">
          <w:t>fill_UL_DCI</w:t>
        </w:r>
      </w:ins>
    </w:p>
    <w:p w14:paraId="23B1A4F8" w14:textId="77777777" w:rsidR="00C00CE6" w:rsidRDefault="00C00CE6" w:rsidP="00C00CE6">
      <w:pPr>
        <w:jc w:val="center"/>
      </w:pPr>
    </w:p>
    <w:p w14:paraId="711288B8" w14:textId="2E8B9AAA" w:rsidR="00C00CE6" w:rsidRPr="003E4BAB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fill_UL_DCI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2F16AD39" w14:textId="77777777" w:rsidTr="00B3647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F13F7BF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C1452CB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2B9320D" w14:textId="77777777" w:rsidR="00C00CE6" w:rsidRPr="000A00EB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5C203BF" w14:textId="77777777" w:rsidR="00C00CE6" w:rsidRDefault="00C00CE6" w:rsidP="00B3647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486EE63B" w14:textId="77777777" w:rsidTr="00B36478">
        <w:trPr>
          <w:jc w:val="center"/>
        </w:trPr>
        <w:tc>
          <w:tcPr>
            <w:tcW w:w="2122" w:type="dxa"/>
            <w:vAlign w:val="center"/>
          </w:tcPr>
          <w:p w14:paraId="140040D9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ULSCH_dci</w:t>
            </w:r>
          </w:p>
        </w:tc>
        <w:tc>
          <w:tcPr>
            <w:tcW w:w="2126" w:type="dxa"/>
            <w:vAlign w:val="center"/>
          </w:tcPr>
          <w:p w14:paraId="68C46FD7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void</w:t>
            </w:r>
          </w:p>
        </w:tc>
        <w:tc>
          <w:tcPr>
            <w:tcW w:w="2410" w:type="dxa"/>
            <w:vMerge w:val="restart"/>
            <w:vAlign w:val="center"/>
          </w:tcPr>
          <w:p w14:paraId="53036EFC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ULSCH_dci</w:t>
            </w:r>
          </w:p>
        </w:tc>
        <w:tc>
          <w:tcPr>
            <w:tcW w:w="3260" w:type="dxa"/>
            <w:vMerge w:val="restart"/>
            <w:vAlign w:val="center"/>
          </w:tcPr>
          <w:p w14:paraId="45C59842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Take ULSCH dci</w:t>
            </w:r>
          </w:p>
        </w:tc>
      </w:tr>
      <w:tr w:rsidR="00C00CE6" w14:paraId="3A92BDF5" w14:textId="77777777" w:rsidTr="00B36478">
        <w:trPr>
          <w:jc w:val="center"/>
        </w:trPr>
        <w:tc>
          <w:tcPr>
            <w:tcW w:w="2122" w:type="dxa"/>
            <w:vAlign w:val="center"/>
          </w:tcPr>
          <w:p w14:paraId="61833F7F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N_RB_UL</w:t>
            </w:r>
          </w:p>
        </w:tc>
        <w:tc>
          <w:tcPr>
            <w:tcW w:w="2126" w:type="dxa"/>
            <w:vAlign w:val="center"/>
          </w:tcPr>
          <w:p w14:paraId="0327D1B8" w14:textId="77777777" w:rsidR="00C00CE6" w:rsidRDefault="00C00CE6" w:rsidP="00B3647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int8_t</w:t>
            </w:r>
          </w:p>
        </w:tc>
        <w:tc>
          <w:tcPr>
            <w:tcW w:w="2410" w:type="dxa"/>
            <w:vMerge/>
            <w:vAlign w:val="center"/>
          </w:tcPr>
          <w:p w14:paraId="29A52682" w14:textId="77777777" w:rsidR="00C00CE6" w:rsidRDefault="00C00CE6" w:rsidP="00B3647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FC31894" w14:textId="77777777" w:rsidR="00C00CE6" w:rsidRPr="00E701CA" w:rsidRDefault="00C00CE6" w:rsidP="00B36478">
            <w:pPr>
              <w:jc w:val="both"/>
              <w:rPr>
                <w:rFonts w:cs="Times New Roman"/>
              </w:rPr>
            </w:pPr>
          </w:p>
        </w:tc>
      </w:tr>
    </w:tbl>
    <w:p w14:paraId="2A8E31D4" w14:textId="77777777" w:rsidR="00C00CE6" w:rsidRPr="00D210B6" w:rsidRDefault="00C00CE6" w:rsidP="00C00CE6">
      <w:pPr>
        <w:jc w:val="center"/>
        <w:rPr>
          <w:ins w:id="115" w:author="Nick" w:date="2016-12-28T12:33:00Z"/>
        </w:rPr>
      </w:pPr>
    </w:p>
    <w:p w14:paraId="2C1A52FB" w14:textId="573B4AE0" w:rsidR="00C00CE6" w:rsidRDefault="00C00CE6">
      <w:pPr>
        <w:pStyle w:val="9"/>
        <w:ind w:left="960"/>
        <w:rPr>
          <w:ins w:id="116" w:author="Nick" w:date="2016-12-28T12:34:00Z"/>
        </w:rPr>
        <w:pPrChange w:id="117" w:author="binju_X240" w:date="2017-01-03T13:29:00Z">
          <w:pPr/>
        </w:pPrChange>
      </w:pPr>
      <w:ins w:id="118" w:author="Nick" w:date="2016-12-28T12:33:00Z">
        <w:r>
          <w:t>7.</w:t>
        </w:r>
      </w:ins>
      <w:r w:rsidR="00945FC0">
        <w:t>1.</w:t>
      </w:r>
      <w:ins w:id="119" w:author="Nick" w:date="2016-12-28T12:33:00Z">
        <w:r>
          <w:t>1.4.1.1.1</w:t>
        </w:r>
      </w:ins>
      <w:ins w:id="120" w:author="Nick" w:date="2016-12-28T12:34:00Z">
        <w:r>
          <w:t>.1</w:t>
        </w:r>
      </w:ins>
      <w:r>
        <w:t>.1</w:t>
      </w:r>
      <w:ins w:id="121" w:author="Nick" w:date="2016-12-28T12:34:00Z">
        <w:r>
          <w:t xml:space="preserve"> set_DCI_parameters</w:t>
        </w:r>
      </w:ins>
    </w:p>
    <w:p w14:paraId="08EE2D2C" w14:textId="77777777" w:rsidR="00C00CE6" w:rsidRDefault="00C00CE6" w:rsidP="00C00CE6">
      <w:pPr>
        <w:rPr>
          <w:ins w:id="122" w:author="Nick" w:date="2016-12-28T12:35:00Z"/>
        </w:rPr>
      </w:pPr>
      <w:r>
        <w:rPr>
          <w:noProof/>
        </w:rPr>
        <w:drawing>
          <wp:inline distT="0" distB="0" distL="0" distR="0" wp14:anchorId="4164C773" wp14:editId="52444B90">
            <wp:extent cx="5255260" cy="6356985"/>
            <wp:effectExtent l="0" t="0" r="2540" b="5715"/>
            <wp:docPr id="52" name="圖片 52" descr="C:\Users\binju_X240\Desktop\0117\C__Users_binju_X240_Desktop_NB_IoT_eNB_Reference_NB_IoT_eNB_Reference_NB_IoT_eNB_ReferenceProcedureset_DCI_parameters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nju_X240\Desktop\0117\C__Users_binju_X240_Desktop_NB_IoT_eNB_Reference_NB_IoT_eNB_Reference_NB_IoT_eNB_ReferenceProcedureset_DCI_parameters1.emf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9720" w14:textId="2541F8A1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23" w:author="Nick" w:date="2016-12-28T12:35:00Z">
        <w:r w:rsidR="00C00CE6">
          <w:t>Procedure level of set_DCI_parameters</w:t>
        </w:r>
      </w:ins>
    </w:p>
    <w:p w14:paraId="397D6B8F" w14:textId="77777777" w:rsidR="00C00CE6" w:rsidRDefault="00C00CE6" w:rsidP="00C00CE6">
      <w:pPr>
        <w:jc w:val="center"/>
      </w:pPr>
    </w:p>
    <w:p w14:paraId="1B942AFD" w14:textId="4BBB778A" w:rsidR="00C00CE6" w:rsidRPr="003E4BAB" w:rsidRDefault="00CF3E96" w:rsidP="00CF3E96">
      <w:pPr>
        <w:pStyle w:val="Table"/>
        <w:rPr>
          <w:ins w:id="124" w:author="Nick" w:date="2016-12-28T12:35:00Z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set_DCI_parameters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2FAAD8C6" w14:textId="77777777" w:rsidTr="004671FC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E41DDD1" w14:textId="77777777" w:rsidR="00C00CE6" w:rsidRPr="000A00EB" w:rsidRDefault="00C00CE6" w:rsidP="004671F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FE74D5A" w14:textId="77777777" w:rsidR="00C00CE6" w:rsidRPr="000A00EB" w:rsidRDefault="00C00CE6" w:rsidP="004671F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78F58E6" w14:textId="77777777" w:rsidR="00C00CE6" w:rsidRPr="000A00EB" w:rsidRDefault="00C00CE6" w:rsidP="004671F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1525C46" w14:textId="77777777" w:rsidR="00C00CE6" w:rsidRDefault="00C00CE6" w:rsidP="004671F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4E6749E7" w14:textId="77777777" w:rsidTr="004671FC">
        <w:trPr>
          <w:jc w:val="center"/>
        </w:trPr>
        <w:tc>
          <w:tcPr>
            <w:tcW w:w="2122" w:type="dxa"/>
            <w:vAlign w:val="center"/>
          </w:tcPr>
          <w:p w14:paraId="484AFA9F" w14:textId="77777777" w:rsidR="00C00CE6" w:rsidRDefault="00C00CE6" w:rsidP="004671FC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ULSCH_dci</w:t>
            </w:r>
          </w:p>
        </w:tc>
        <w:tc>
          <w:tcPr>
            <w:tcW w:w="2126" w:type="dxa"/>
            <w:vAlign w:val="center"/>
          </w:tcPr>
          <w:p w14:paraId="7F7D85AB" w14:textId="77777777" w:rsidR="00C00CE6" w:rsidRDefault="00C00CE6" w:rsidP="004671FC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void</w:t>
            </w:r>
          </w:p>
        </w:tc>
        <w:tc>
          <w:tcPr>
            <w:tcW w:w="2410" w:type="dxa"/>
            <w:vAlign w:val="center"/>
          </w:tcPr>
          <w:p w14:paraId="0D7DDE25" w14:textId="77777777" w:rsidR="00C00CE6" w:rsidRDefault="00C00CE6" w:rsidP="004671FC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DCI_PDU</w:t>
            </w:r>
          </w:p>
        </w:tc>
        <w:tc>
          <w:tcPr>
            <w:tcW w:w="3260" w:type="dxa"/>
            <w:vAlign w:val="center"/>
          </w:tcPr>
          <w:p w14:paraId="30BFF002" w14:textId="77777777" w:rsidR="00C00CE6" w:rsidRDefault="00C00CE6" w:rsidP="004671FC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Fill ULSCH_dci by scheduling result</w:t>
            </w:r>
          </w:p>
        </w:tc>
      </w:tr>
    </w:tbl>
    <w:p w14:paraId="6B8B0034" w14:textId="77777777" w:rsidR="00C00CE6" w:rsidRDefault="00C00CE6">
      <w:pPr>
        <w:jc w:val="center"/>
        <w:rPr>
          <w:ins w:id="125" w:author="Nick" w:date="2016-12-28T12:38:00Z"/>
        </w:rPr>
        <w:pPrChange w:id="126" w:author="Nick" w:date="2016-12-28T12:38:00Z">
          <w:pPr/>
        </w:pPrChange>
      </w:pPr>
    </w:p>
    <w:p w14:paraId="11F5422B" w14:textId="7AB3EDE2" w:rsidR="00C00CE6" w:rsidRDefault="00C00CE6">
      <w:pPr>
        <w:pStyle w:val="8"/>
        <w:ind w:left="960"/>
        <w:rPr>
          <w:ins w:id="127" w:author="Nick" w:date="2016-12-28T12:32:00Z"/>
        </w:rPr>
        <w:pPrChange w:id="128" w:author="Nick" w:date="2016-12-28T12:32:00Z">
          <w:pPr/>
        </w:pPrChange>
      </w:pPr>
      <w:ins w:id="129" w:author="Nick" w:date="2016-12-28T12:31:00Z">
        <w:r>
          <w:t>7.</w:t>
        </w:r>
      </w:ins>
      <w:r w:rsidR="00945FC0">
        <w:t>1.</w:t>
      </w:r>
      <w:ins w:id="130" w:author="Nick" w:date="2016-12-28T12:31:00Z">
        <w:r>
          <w:t>1.4.1.1.1</w:t>
        </w:r>
      </w:ins>
      <w:r>
        <w:t>.2 scheduling_para_setting</w:t>
      </w:r>
    </w:p>
    <w:p w14:paraId="08F824B8" w14:textId="77777777" w:rsidR="00C00CE6" w:rsidRDefault="00C00CE6">
      <w:pPr>
        <w:jc w:val="center"/>
        <w:pPrChange w:id="131" w:author="Nick" w:date="2016-12-28T12:38:00Z">
          <w:pPr/>
        </w:pPrChange>
      </w:pPr>
      <w:r>
        <w:rPr>
          <w:noProof/>
        </w:rPr>
        <w:drawing>
          <wp:inline distT="0" distB="0" distL="0" distR="0" wp14:anchorId="2113A36A" wp14:editId="4F310965">
            <wp:extent cx="5254625" cy="7737231"/>
            <wp:effectExtent l="0" t="0" r="3175" b="0"/>
            <wp:docPr id="53" name="圖片 53" descr="C:\Users\binju_X240\Desktop\0117\C__Users_binju_X240_Desktop_NB_IoT_eNB_Reference_NB_IoT_eNB_Reference_NB_IoT_eNB_ReferenceProcedurescheduling_para_setting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nju_X240\Desktop\0117\C__Users_binju_X240_Desktop_NB_IoT_eNB_Reference_NB_IoT_eNB_Reference_NB_IoT_eNB_ReferenceProcedurescheduling_para_setting1.emf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12" cy="774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6A0E" w14:textId="77777777" w:rsidR="00C00CE6" w:rsidRDefault="00C00CE6" w:rsidP="00C00CE6">
      <w:pPr>
        <w:jc w:val="center"/>
      </w:pPr>
      <w:r>
        <w:rPr>
          <w:noProof/>
        </w:rPr>
        <w:lastRenderedPageBreak/>
        <w:drawing>
          <wp:inline distT="0" distB="0" distL="0" distR="0" wp14:anchorId="487485B5" wp14:editId="393A5B01">
            <wp:extent cx="5255260" cy="1013460"/>
            <wp:effectExtent l="0" t="0" r="2540" b="0"/>
            <wp:docPr id="54" name="圖片 54" descr="C:\Users\binju_X240\Desktop\0117\C__Users_binju_X240_Desktop_NB_IoT_eNB_Reference_NB_IoT_eNB_Reference_NB_IoT_eNB_ReferenceProcedurescheduling_para_setting1_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inju_X240\Desktop\0117\C__Users_binju_X240_Desktop_NB_IoT_eNB_Reference_NB_IoT_eNB_Reference_NB_IoT_eNB_ReferenceProcedurescheduling_para_setting1_1.emf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724E" w14:textId="06BFE330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32" w:author="Nick" w:date="2016-12-28T12:32:00Z">
        <w:r w:rsidR="00C00CE6">
          <w:t xml:space="preserve">Procedure level of </w:t>
        </w:r>
      </w:ins>
      <w:r w:rsidR="00C00CE6">
        <w:t>scheduling_para_setting</w:t>
      </w:r>
    </w:p>
    <w:p w14:paraId="2047DE4C" w14:textId="77777777" w:rsidR="00C00CE6" w:rsidRDefault="00C00CE6" w:rsidP="00C00CE6">
      <w:pPr>
        <w:jc w:val="center"/>
      </w:pPr>
    </w:p>
    <w:p w14:paraId="0027D9C9" w14:textId="3409513C" w:rsidR="00C00CE6" w:rsidRPr="003E4BAB" w:rsidRDefault="00CF3E96" w:rsidP="00CF3E96">
      <w:pPr>
        <w:pStyle w:val="Table"/>
        <w:rPr>
          <w:ins w:id="133" w:author="Nick" w:date="2016-12-28T12:38:00Z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scheduling_para_setting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2127"/>
        <w:gridCol w:w="3260"/>
      </w:tblGrid>
      <w:tr w:rsidR="00C00CE6" w14:paraId="3632CC0B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3DAB523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14:paraId="4863AD46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32FB290F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862ED34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4210DA42" w14:textId="77777777" w:rsidTr="004F3F55">
        <w:trPr>
          <w:jc w:val="center"/>
        </w:trPr>
        <w:tc>
          <w:tcPr>
            <w:tcW w:w="2122" w:type="dxa"/>
            <w:vAlign w:val="center"/>
          </w:tcPr>
          <w:p w14:paraId="55CA87E7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eNB_UE_stats</w:t>
            </w:r>
          </w:p>
        </w:tc>
        <w:tc>
          <w:tcPr>
            <w:tcW w:w="2409" w:type="dxa"/>
            <w:vAlign w:val="center"/>
          </w:tcPr>
          <w:p w14:paraId="55CC94D0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LTE_eNB_UE</w:t>
            </w:r>
            <w:r>
              <w:rPr>
                <w:rFonts w:cs="Times New Roman"/>
              </w:rPr>
              <w:t>_STAS</w:t>
            </w:r>
          </w:p>
        </w:tc>
        <w:tc>
          <w:tcPr>
            <w:tcW w:w="2127" w:type="dxa"/>
            <w:vMerge w:val="restart"/>
            <w:vAlign w:val="center"/>
          </w:tcPr>
          <w:p w14:paraId="2475DEFC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58F820D8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</w:t>
            </w:r>
            <w:r>
              <w:rPr>
                <w:rFonts w:cs="Times New Roman"/>
              </w:rPr>
              <w:t>/A</w:t>
            </w:r>
          </w:p>
        </w:tc>
      </w:tr>
      <w:tr w:rsidR="00C00CE6" w14:paraId="54E305B5" w14:textId="77777777" w:rsidTr="004F3F55">
        <w:trPr>
          <w:jc w:val="center"/>
        </w:trPr>
        <w:tc>
          <w:tcPr>
            <w:tcW w:w="2122" w:type="dxa"/>
            <w:vAlign w:val="center"/>
          </w:tcPr>
          <w:p w14:paraId="1B91DD0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module_idP</w:t>
            </w:r>
          </w:p>
        </w:tc>
        <w:tc>
          <w:tcPr>
            <w:tcW w:w="2409" w:type="dxa"/>
            <w:vAlign w:val="center"/>
          </w:tcPr>
          <w:p w14:paraId="45D8770F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127" w:type="dxa"/>
            <w:vMerge/>
            <w:vAlign w:val="center"/>
          </w:tcPr>
          <w:p w14:paraId="1C5C526B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CD28FCA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5FE0A66" w14:textId="77777777" w:rsidTr="004F3F55">
        <w:trPr>
          <w:jc w:val="center"/>
        </w:trPr>
        <w:tc>
          <w:tcPr>
            <w:tcW w:w="2122" w:type="dxa"/>
            <w:vAlign w:val="center"/>
          </w:tcPr>
          <w:p w14:paraId="245EDBFA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</w:t>
            </w:r>
            <w:r>
              <w:rPr>
                <w:rFonts w:cs="Times New Roman"/>
              </w:rPr>
              <w:t>id</w:t>
            </w:r>
          </w:p>
        </w:tc>
        <w:tc>
          <w:tcPr>
            <w:tcW w:w="2409" w:type="dxa"/>
            <w:vAlign w:val="center"/>
          </w:tcPr>
          <w:p w14:paraId="6629DCE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127" w:type="dxa"/>
            <w:vMerge/>
            <w:vAlign w:val="center"/>
          </w:tcPr>
          <w:p w14:paraId="6F0BCCD9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2BE9F9D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66ACF31" w14:textId="77777777" w:rsidTr="004F3F55">
        <w:trPr>
          <w:jc w:val="center"/>
        </w:trPr>
        <w:tc>
          <w:tcPr>
            <w:tcW w:w="2122" w:type="dxa"/>
            <w:vAlign w:val="center"/>
          </w:tcPr>
          <w:p w14:paraId="0DE1C605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</w:t>
            </w:r>
            <w:r>
              <w:rPr>
                <w:rFonts w:cs="Times New Roman"/>
              </w:rPr>
              <w:t>t</w:t>
            </w:r>
          </w:p>
        </w:tc>
        <w:tc>
          <w:tcPr>
            <w:tcW w:w="2409" w:type="dxa"/>
            <w:vAlign w:val="center"/>
          </w:tcPr>
          <w:p w14:paraId="297674ED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</w:t>
            </w:r>
            <w:r>
              <w:rPr>
                <w:rFonts w:cs="Times New Roman"/>
              </w:rPr>
              <w:t>list_t</w:t>
            </w:r>
          </w:p>
        </w:tc>
        <w:tc>
          <w:tcPr>
            <w:tcW w:w="2127" w:type="dxa"/>
            <w:vMerge/>
            <w:vAlign w:val="center"/>
          </w:tcPr>
          <w:p w14:paraId="40706A09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3A0AF1E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ABE4B7F" w14:textId="77777777" w:rsidTr="004F3F55">
        <w:trPr>
          <w:jc w:val="center"/>
        </w:trPr>
        <w:tc>
          <w:tcPr>
            <w:tcW w:w="2122" w:type="dxa"/>
            <w:vAlign w:val="center"/>
          </w:tcPr>
          <w:p w14:paraId="3A9B549B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UE_template</w:t>
            </w:r>
          </w:p>
        </w:tc>
        <w:tc>
          <w:tcPr>
            <w:tcW w:w="2409" w:type="dxa"/>
            <w:vAlign w:val="center"/>
          </w:tcPr>
          <w:p w14:paraId="740994EC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UE_TEM</w:t>
            </w:r>
            <w:r>
              <w:rPr>
                <w:rFonts w:cs="Times New Roman"/>
              </w:rPr>
              <w:t>PLATE</w:t>
            </w:r>
          </w:p>
        </w:tc>
        <w:tc>
          <w:tcPr>
            <w:tcW w:w="2127" w:type="dxa"/>
            <w:vMerge/>
            <w:vAlign w:val="center"/>
          </w:tcPr>
          <w:p w14:paraId="2EA3210A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337477C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31630CBF" w14:textId="77777777" w:rsidR="00C00CE6" w:rsidRPr="00F336EB" w:rsidRDefault="00C00CE6" w:rsidP="00C00CE6"/>
    <w:p w14:paraId="3FECCB69" w14:textId="389C7484" w:rsidR="00C00CE6" w:rsidRDefault="00C00CE6">
      <w:pPr>
        <w:pStyle w:val="7"/>
        <w:ind w:left="960"/>
        <w:rPr>
          <w:ins w:id="134" w:author="Nick" w:date="2017-01-12T13:02:00Z"/>
        </w:rPr>
        <w:pPrChange w:id="135" w:author="Nick" w:date="2016-12-28T12:32:00Z">
          <w:pPr/>
        </w:pPrChange>
      </w:pPr>
      <w:ins w:id="136" w:author="Nick" w:date="2017-01-12T13:02:00Z">
        <w:r>
          <w:lastRenderedPageBreak/>
          <w:t>7.</w:t>
        </w:r>
      </w:ins>
      <w:r w:rsidR="00945FC0">
        <w:t>1.</w:t>
      </w:r>
      <w:ins w:id="137" w:author="Nick" w:date="2017-01-12T13:02:00Z">
        <w:r>
          <w:t xml:space="preserve">1.4.1.1.2 </w:t>
        </w:r>
      </w:ins>
      <w:ins w:id="138" w:author="Nick" w:date="2017-01-12T13:04:00Z">
        <w:r>
          <w:t>ulsch_scheduler_pre_processor</w:t>
        </w:r>
      </w:ins>
    </w:p>
    <w:p w14:paraId="7A4454AE" w14:textId="4D8CE041" w:rsidR="00C00CE6" w:rsidRDefault="007E53C5" w:rsidP="007E53C5">
      <w:pPr>
        <w:jc w:val="center"/>
        <w:rPr>
          <w:ins w:id="139" w:author="Nick" w:date="2017-01-13T12:34:00Z"/>
        </w:rPr>
      </w:pPr>
      <w:r>
        <w:rPr>
          <w:noProof/>
        </w:rPr>
        <w:drawing>
          <wp:inline distT="0" distB="0" distL="0" distR="0" wp14:anchorId="541A028E" wp14:editId="073B388C">
            <wp:extent cx="4842933" cy="5203212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02" cy="520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99BD" w14:textId="2FB5C573" w:rsidR="00C00CE6" w:rsidRDefault="00CF3E96">
      <w:pPr>
        <w:pStyle w:val="Figure"/>
        <w:pPrChange w:id="140" w:author="Nick" w:date="2017-01-13T12:34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29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41" w:author="Nick" w:date="2017-01-13T12:34:00Z">
        <w:r w:rsidR="00C00CE6">
          <w:t>Procedure level of ulsch_scheduler_pre_processor</w:t>
        </w:r>
      </w:ins>
    </w:p>
    <w:p w14:paraId="6323AB52" w14:textId="77777777" w:rsidR="00C00CE6" w:rsidRDefault="00C00CE6" w:rsidP="00C00CE6">
      <w:pPr>
        <w:jc w:val="center"/>
      </w:pPr>
    </w:p>
    <w:p w14:paraId="6A704373" w14:textId="2B017078" w:rsidR="00C00CE6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29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ulsch_scheduler_pre_processor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1F0AC007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FD88ABC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14F4714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966C2FA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652BC33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5800AED4" w14:textId="77777777" w:rsidTr="004F3F55">
        <w:trPr>
          <w:jc w:val="center"/>
        </w:trPr>
        <w:tc>
          <w:tcPr>
            <w:tcW w:w="2122" w:type="dxa"/>
            <w:vAlign w:val="center"/>
          </w:tcPr>
          <w:p w14:paraId="7A759BAA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0CE1C1C5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4BD36387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79E1E65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5959378A" w14:textId="77777777" w:rsidTr="004F3F55">
        <w:trPr>
          <w:jc w:val="center"/>
        </w:trPr>
        <w:tc>
          <w:tcPr>
            <w:tcW w:w="2122" w:type="dxa"/>
            <w:vAlign w:val="center"/>
          </w:tcPr>
          <w:p w14:paraId="2D3FE650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0773691A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193BC58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BAD7B1F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24C7C04B" w14:textId="77777777" w:rsidTr="004F3F55">
        <w:trPr>
          <w:jc w:val="center"/>
        </w:trPr>
        <w:tc>
          <w:tcPr>
            <w:tcW w:w="2122" w:type="dxa"/>
            <w:vAlign w:val="center"/>
          </w:tcPr>
          <w:p w14:paraId="4EB49CD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subframeP</w:t>
            </w:r>
          </w:p>
        </w:tc>
        <w:tc>
          <w:tcPr>
            <w:tcW w:w="2126" w:type="dxa"/>
            <w:vAlign w:val="center"/>
          </w:tcPr>
          <w:p w14:paraId="01F10F84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17ECEBA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719686B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42F2C3EC" w14:textId="77777777" w:rsidTr="004F3F55">
        <w:trPr>
          <w:jc w:val="center"/>
        </w:trPr>
        <w:tc>
          <w:tcPr>
            <w:tcW w:w="2122" w:type="dxa"/>
            <w:vAlign w:val="center"/>
          </w:tcPr>
          <w:p w14:paraId="1E28B49F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*first_rb</w:t>
            </w:r>
          </w:p>
        </w:tc>
        <w:tc>
          <w:tcPr>
            <w:tcW w:w="2126" w:type="dxa"/>
            <w:vAlign w:val="center"/>
          </w:tcPr>
          <w:p w14:paraId="1AA5F428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uint16_t</w:t>
            </w:r>
          </w:p>
        </w:tc>
        <w:tc>
          <w:tcPr>
            <w:tcW w:w="2410" w:type="dxa"/>
            <w:vMerge/>
            <w:vAlign w:val="center"/>
          </w:tcPr>
          <w:p w14:paraId="6B94657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70481C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1B89699F" w14:textId="77777777" w:rsidTr="004F3F55">
        <w:trPr>
          <w:jc w:val="center"/>
        </w:trPr>
        <w:tc>
          <w:tcPr>
            <w:tcW w:w="2122" w:type="dxa"/>
            <w:vAlign w:val="center"/>
          </w:tcPr>
          <w:p w14:paraId="76530368" w14:textId="77777777" w:rsidR="00C00CE6" w:rsidRPr="00175173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aggregation</w:t>
            </w:r>
          </w:p>
        </w:tc>
        <w:tc>
          <w:tcPr>
            <w:tcW w:w="2126" w:type="dxa"/>
            <w:vAlign w:val="center"/>
          </w:tcPr>
          <w:p w14:paraId="69B6A257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1E7EE3A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4F08E2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216393B0" w14:textId="77777777" w:rsidR="00CF3E96" w:rsidRDefault="00CF3E96" w:rsidP="00CF3E96"/>
    <w:p w14:paraId="01A5C63E" w14:textId="38212611" w:rsidR="00C00CE6" w:rsidRDefault="00C00CE6">
      <w:pPr>
        <w:pStyle w:val="8"/>
        <w:ind w:leftChars="0" w:left="0"/>
        <w:rPr>
          <w:ins w:id="142" w:author="Nick" w:date="2016-12-28T12:34:00Z"/>
        </w:rPr>
        <w:pPrChange w:id="143" w:author="binju_X240" w:date="2017-01-03T13:29:00Z">
          <w:pPr/>
        </w:pPrChange>
      </w:pPr>
      <w:ins w:id="144" w:author="Nick" w:date="2016-12-28T12:33:00Z">
        <w:r>
          <w:lastRenderedPageBreak/>
          <w:t>7.</w:t>
        </w:r>
      </w:ins>
      <w:r w:rsidR="00AA4404">
        <w:t>1.</w:t>
      </w:r>
      <w:ins w:id="145" w:author="Nick" w:date="2016-12-28T12:33:00Z">
        <w:r>
          <w:t>1.4.1.1.</w:t>
        </w:r>
      </w:ins>
      <w:r>
        <w:t>2</w:t>
      </w:r>
      <w:ins w:id="146" w:author="Nick" w:date="2016-12-28T12:34:00Z">
        <w:r>
          <w:t xml:space="preserve">.1 </w:t>
        </w:r>
      </w:ins>
      <w:r>
        <w:t>assign_max_mcs_min_rb</w:t>
      </w:r>
    </w:p>
    <w:p w14:paraId="4FB2E4F5" w14:textId="78A3B935" w:rsidR="00C00CE6" w:rsidRDefault="007E53C5" w:rsidP="007E53C5">
      <w:pPr>
        <w:jc w:val="center"/>
      </w:pPr>
      <w:r>
        <w:rPr>
          <w:noProof/>
        </w:rPr>
        <w:drawing>
          <wp:inline distT="0" distB="0" distL="0" distR="0" wp14:anchorId="6914D82E" wp14:editId="09EB2D41">
            <wp:extent cx="5460497" cy="6129867"/>
            <wp:effectExtent l="0" t="0" r="6985" b="44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31" cy="613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59D5" w14:textId="77D9AEA3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47" w:author="Nick" w:date="2017-01-13T12:34:00Z">
        <w:r w:rsidR="00C00CE6">
          <w:t xml:space="preserve">Procedure level of </w:t>
        </w:r>
      </w:ins>
      <w:r w:rsidR="00C00CE6">
        <w:t>assign_max_mcs_min_rb</w:t>
      </w:r>
    </w:p>
    <w:p w14:paraId="6975FEA6" w14:textId="77777777" w:rsidR="00CF3E96" w:rsidRDefault="00CF3E96" w:rsidP="00C00CE6">
      <w:pPr>
        <w:jc w:val="center"/>
        <w:rPr>
          <w:rFonts w:cs="Times New Roman"/>
        </w:rPr>
      </w:pPr>
    </w:p>
    <w:p w14:paraId="7CBE30C0" w14:textId="3D7E99B2" w:rsidR="00C00CE6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assign_max_mcs_min_rb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34944778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7612F49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65FCEF9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493FCED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2C5ADB1A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766A4219" w14:textId="77777777" w:rsidTr="004F3F55">
        <w:trPr>
          <w:jc w:val="center"/>
        </w:trPr>
        <w:tc>
          <w:tcPr>
            <w:tcW w:w="2122" w:type="dxa"/>
            <w:vAlign w:val="center"/>
          </w:tcPr>
          <w:p w14:paraId="378683F6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3E814524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00464894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35B08B8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6E183578" w14:textId="77777777" w:rsidTr="004F3F55">
        <w:trPr>
          <w:jc w:val="center"/>
        </w:trPr>
        <w:tc>
          <w:tcPr>
            <w:tcW w:w="2122" w:type="dxa"/>
            <w:vAlign w:val="center"/>
          </w:tcPr>
          <w:p w14:paraId="6576BDB4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17588FB7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B8E137B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48E31C5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CAB612B" w14:textId="77777777" w:rsidTr="004F3F55">
        <w:trPr>
          <w:jc w:val="center"/>
        </w:trPr>
        <w:tc>
          <w:tcPr>
            <w:tcW w:w="2122" w:type="dxa"/>
            <w:vAlign w:val="center"/>
          </w:tcPr>
          <w:p w14:paraId="31C833C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subframeP</w:t>
            </w:r>
          </w:p>
        </w:tc>
        <w:tc>
          <w:tcPr>
            <w:tcW w:w="2126" w:type="dxa"/>
            <w:vAlign w:val="center"/>
          </w:tcPr>
          <w:p w14:paraId="68783F60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6824220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D3A9D2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4C1910E7" w14:textId="77777777" w:rsidTr="004F3F55">
        <w:trPr>
          <w:jc w:val="center"/>
        </w:trPr>
        <w:tc>
          <w:tcPr>
            <w:tcW w:w="2122" w:type="dxa"/>
            <w:vAlign w:val="center"/>
          </w:tcPr>
          <w:p w14:paraId="35BB8876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Pr="00175173">
              <w:rPr>
                <w:rFonts w:cs="Times New Roman"/>
              </w:rPr>
              <w:t>first_rb</w:t>
            </w:r>
          </w:p>
        </w:tc>
        <w:tc>
          <w:tcPr>
            <w:tcW w:w="2126" w:type="dxa"/>
            <w:vAlign w:val="center"/>
          </w:tcPr>
          <w:p w14:paraId="766EE88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uint16_t</w:t>
            </w:r>
          </w:p>
        </w:tc>
        <w:tc>
          <w:tcPr>
            <w:tcW w:w="2410" w:type="dxa"/>
            <w:vMerge/>
            <w:vAlign w:val="center"/>
          </w:tcPr>
          <w:p w14:paraId="17DBCF86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6B515FA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78AA5C22" w14:textId="77777777" w:rsidR="00C00CE6" w:rsidRDefault="00C00CE6" w:rsidP="00C00CE6"/>
    <w:p w14:paraId="3A9D8BF9" w14:textId="6424C6C1" w:rsidR="00C00CE6" w:rsidRDefault="00C00CE6" w:rsidP="00C00CE6">
      <w:pPr>
        <w:pStyle w:val="9"/>
        <w:ind w:left="960"/>
      </w:pPr>
      <w:ins w:id="148" w:author="Nick" w:date="2016-12-28T12:33:00Z">
        <w:r>
          <w:t>7.1</w:t>
        </w:r>
      </w:ins>
      <w:r w:rsidR="00AA4404">
        <w:t>.1</w:t>
      </w:r>
      <w:ins w:id="149" w:author="Nick" w:date="2016-12-28T12:33:00Z">
        <w:r>
          <w:t>.4.1.1.</w:t>
        </w:r>
      </w:ins>
      <w:r>
        <w:t>2</w:t>
      </w:r>
      <w:ins w:id="150" w:author="Nick" w:date="2016-12-28T12:34:00Z">
        <w:r>
          <w:t>.</w:t>
        </w:r>
      </w:ins>
      <w:r>
        <w:t>1.1</w:t>
      </w:r>
      <w:ins w:id="151" w:author="Nick" w:date="2016-12-28T12:34:00Z">
        <w:r>
          <w:t xml:space="preserve"> </w:t>
        </w:r>
      </w:ins>
      <w:r>
        <w:t>allocate_prb_with_cqi</w:t>
      </w:r>
    </w:p>
    <w:p w14:paraId="490FA09B" w14:textId="77777777" w:rsidR="00C00CE6" w:rsidRDefault="00C00CE6" w:rsidP="00C00CE6">
      <w:pPr>
        <w:jc w:val="center"/>
      </w:pPr>
      <w:r>
        <w:rPr>
          <w:rFonts w:hint="eastAsia"/>
          <w:noProof/>
        </w:rPr>
        <w:drawing>
          <wp:inline distT="0" distB="0" distL="0" distR="0" wp14:anchorId="61E5E062" wp14:editId="3FCBEF30">
            <wp:extent cx="5254322" cy="7784123"/>
            <wp:effectExtent l="0" t="0" r="3810" b="7620"/>
            <wp:docPr id="57" name="圖片 57" descr="C:\Users\binju_X240\Desktop\0117\C__Users_binju_X240_Desktop_NB_IoT_eNB_Reference_NB_IoT_eNB_Reference_NB_IoT_eNB_ReferenceProcedureallocate_prb_with_cqi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nju_X240\Desktop\0117\C__Users_binju_X240_Desktop_NB_IoT_eNB_Reference_NB_IoT_eNB_Reference_NB_IoT_eNB_ReferenceProcedureallocate_prb_with_cqi1.emf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02" cy="78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2948" w14:textId="77777777" w:rsidR="00C00CE6" w:rsidRDefault="00C00CE6" w:rsidP="00C00CE6">
      <w:pPr>
        <w:jc w:val="center"/>
      </w:pPr>
      <w:r>
        <w:rPr>
          <w:noProof/>
        </w:rPr>
        <w:lastRenderedPageBreak/>
        <w:drawing>
          <wp:inline distT="0" distB="0" distL="0" distR="0" wp14:anchorId="3FB2F5D1" wp14:editId="4F8D2426">
            <wp:extent cx="5255260" cy="5156200"/>
            <wp:effectExtent l="0" t="0" r="2540" b="6350"/>
            <wp:docPr id="58" name="圖片 58" descr="C:\Users\binju_X240\Desktop\0117\C__Users_binju_X240_Desktop_NB_IoT_eNB_Reference_NB_IoT_eNB_Reference_NB_IoT_eNB_ReferenceProcedureallocate_prb_with_cqi1_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nju_X240\Desktop\0117\C__Users_binju_X240_Desktop_NB_IoT_eNB_Reference_NB_IoT_eNB_Reference_NB_IoT_eNB_ReferenceProcedureallocate_prb_with_cqi1_1.emf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A3B" w14:textId="5884BDB1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52" w:author="Nick" w:date="2017-01-13T12:34:00Z">
        <w:r w:rsidR="00C00CE6">
          <w:t xml:space="preserve">Procedure level of </w:t>
        </w:r>
      </w:ins>
      <w:r w:rsidR="00C00CE6">
        <w:t>allocate_prb_with_cqi</w:t>
      </w:r>
    </w:p>
    <w:p w14:paraId="1ACE92A4" w14:textId="77777777" w:rsidR="00C00CE6" w:rsidRDefault="00C00CE6" w:rsidP="00C00CE6">
      <w:pPr>
        <w:jc w:val="center"/>
      </w:pPr>
    </w:p>
    <w:p w14:paraId="01DC62D1" w14:textId="1169BC41" w:rsidR="00C00CE6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allocate_prb_with_cqi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3AC09E1F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EC7991B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A498EF5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2FE1803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8EBD7BF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6F888CA1" w14:textId="77777777" w:rsidTr="004F3F55">
        <w:trPr>
          <w:jc w:val="center"/>
        </w:trPr>
        <w:tc>
          <w:tcPr>
            <w:tcW w:w="2122" w:type="dxa"/>
            <w:vAlign w:val="center"/>
          </w:tcPr>
          <w:p w14:paraId="0A7ECCAD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idP</w:t>
            </w:r>
          </w:p>
        </w:tc>
        <w:tc>
          <w:tcPr>
            <w:tcW w:w="2126" w:type="dxa"/>
            <w:vAlign w:val="center"/>
          </w:tcPr>
          <w:p w14:paraId="3D7ED247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175173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4555C7EF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6E3E30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71D33F63" w14:textId="77777777" w:rsidTr="004F3F55">
        <w:trPr>
          <w:jc w:val="center"/>
        </w:trPr>
        <w:tc>
          <w:tcPr>
            <w:tcW w:w="2122" w:type="dxa"/>
            <w:vAlign w:val="center"/>
          </w:tcPr>
          <w:p w14:paraId="6487F29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4E71D56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0015C99C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EE427AF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1CA56849" w14:textId="77777777" w:rsidTr="004F3F55">
        <w:trPr>
          <w:jc w:val="center"/>
        </w:trPr>
        <w:tc>
          <w:tcPr>
            <w:tcW w:w="2122" w:type="dxa"/>
            <w:vAlign w:val="center"/>
          </w:tcPr>
          <w:p w14:paraId="5033A62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UE_template</w:t>
            </w:r>
          </w:p>
        </w:tc>
        <w:tc>
          <w:tcPr>
            <w:tcW w:w="2126" w:type="dxa"/>
            <w:vAlign w:val="center"/>
          </w:tcPr>
          <w:p w14:paraId="68795937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UE_TEMPLATE</w:t>
            </w:r>
          </w:p>
        </w:tc>
        <w:tc>
          <w:tcPr>
            <w:tcW w:w="2410" w:type="dxa"/>
            <w:vMerge/>
            <w:vAlign w:val="center"/>
          </w:tcPr>
          <w:p w14:paraId="12607E48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AD947D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79B24BB6" w14:textId="77777777" w:rsidTr="004F3F55">
        <w:trPr>
          <w:jc w:val="center"/>
        </w:trPr>
        <w:tc>
          <w:tcPr>
            <w:tcW w:w="2122" w:type="dxa"/>
            <w:vAlign w:val="center"/>
          </w:tcPr>
          <w:p w14:paraId="109E6AF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ul_total_buffer</w:t>
            </w:r>
          </w:p>
        </w:tc>
        <w:tc>
          <w:tcPr>
            <w:tcW w:w="2126" w:type="dxa"/>
            <w:vAlign w:val="center"/>
          </w:tcPr>
          <w:p w14:paraId="2879A91F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int3</w:t>
            </w:r>
            <w:r>
              <w:rPr>
                <w:rFonts w:cs="Times New Roman"/>
              </w:rPr>
              <w:t>2_t</w:t>
            </w:r>
          </w:p>
        </w:tc>
        <w:tc>
          <w:tcPr>
            <w:tcW w:w="2410" w:type="dxa"/>
            <w:vMerge/>
            <w:vAlign w:val="center"/>
          </w:tcPr>
          <w:p w14:paraId="5E59D09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6A52CB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4FC84988" w14:textId="77777777" w:rsidTr="004F3F55">
        <w:trPr>
          <w:jc w:val="center"/>
        </w:trPr>
        <w:tc>
          <w:tcPr>
            <w:tcW w:w="2122" w:type="dxa"/>
            <w:vAlign w:val="center"/>
          </w:tcPr>
          <w:p w14:paraId="480F8B6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parms</w:t>
            </w:r>
          </w:p>
        </w:tc>
        <w:tc>
          <w:tcPr>
            <w:tcW w:w="2126" w:type="dxa"/>
            <w:vAlign w:val="center"/>
          </w:tcPr>
          <w:p w14:paraId="176341FD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LTE_DL_FRAME_PARMS</w:t>
            </w:r>
          </w:p>
        </w:tc>
        <w:tc>
          <w:tcPr>
            <w:tcW w:w="2410" w:type="dxa"/>
            <w:vMerge/>
            <w:vAlign w:val="center"/>
          </w:tcPr>
          <w:p w14:paraId="55E74566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45E46A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676CD039" w14:textId="77777777" w:rsidTr="004F3F55">
        <w:trPr>
          <w:jc w:val="center"/>
        </w:trPr>
        <w:tc>
          <w:tcPr>
            <w:tcW w:w="2122" w:type="dxa"/>
            <w:vAlign w:val="center"/>
          </w:tcPr>
          <w:p w14:paraId="51B9C557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tx_power</w:t>
            </w:r>
          </w:p>
        </w:tc>
        <w:tc>
          <w:tcPr>
            <w:tcW w:w="2126" w:type="dxa"/>
            <w:vAlign w:val="center"/>
          </w:tcPr>
          <w:p w14:paraId="5ED479C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185021E8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531829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F4DEBC4" w14:textId="77777777" w:rsidTr="004F3F55">
        <w:trPr>
          <w:jc w:val="center"/>
        </w:trPr>
        <w:tc>
          <w:tcPr>
            <w:tcW w:w="2122" w:type="dxa"/>
            <w:vAlign w:val="center"/>
          </w:tcPr>
          <w:p w14:paraId="547CF8F7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>
              <w:rPr>
                <w:rFonts w:cs="Times New Roman" w:hint="eastAsia"/>
              </w:rPr>
              <w:t>bs</w:t>
            </w:r>
          </w:p>
        </w:tc>
        <w:tc>
          <w:tcPr>
            <w:tcW w:w="2126" w:type="dxa"/>
            <w:vAlign w:val="center"/>
          </w:tcPr>
          <w:p w14:paraId="596808E6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072A525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DA5DE4B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08458BB2" w14:textId="77777777" w:rsidTr="004F3F55">
        <w:trPr>
          <w:jc w:val="center"/>
        </w:trPr>
        <w:tc>
          <w:tcPr>
            <w:tcW w:w="2122" w:type="dxa"/>
            <w:vAlign w:val="center"/>
          </w:tcPr>
          <w:p w14:paraId="4B5A963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b_</w:t>
            </w:r>
            <w:r>
              <w:rPr>
                <w:rFonts w:cs="Times New Roman"/>
              </w:rPr>
              <w:t>table_index</w:t>
            </w:r>
          </w:p>
        </w:tc>
        <w:tc>
          <w:tcPr>
            <w:tcW w:w="2126" w:type="dxa"/>
            <w:vAlign w:val="center"/>
          </w:tcPr>
          <w:p w14:paraId="6D42B2C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2D11F2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BA44707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6F0CEF52" w14:textId="77777777" w:rsidR="00C00CE6" w:rsidRDefault="00C00CE6" w:rsidP="00C00CE6">
      <w:pPr>
        <w:jc w:val="center"/>
      </w:pPr>
    </w:p>
    <w:p w14:paraId="5E461DD0" w14:textId="4C7E3248" w:rsidR="00C00CE6" w:rsidRDefault="00C00CE6">
      <w:pPr>
        <w:pStyle w:val="8"/>
        <w:ind w:leftChars="166" w:left="398"/>
        <w:rPr>
          <w:ins w:id="153" w:author="Nick" w:date="2016-12-28T12:34:00Z"/>
        </w:rPr>
        <w:pPrChange w:id="154" w:author="binju_X240" w:date="2017-01-03T13:29:00Z">
          <w:pPr/>
        </w:pPrChange>
      </w:pPr>
      <w:ins w:id="155" w:author="Nick" w:date="2016-12-28T12:33:00Z">
        <w:r>
          <w:lastRenderedPageBreak/>
          <w:t>7.</w:t>
        </w:r>
      </w:ins>
      <w:r w:rsidR="00AA4404">
        <w:t>1.</w:t>
      </w:r>
      <w:ins w:id="156" w:author="Nick" w:date="2016-12-28T12:33:00Z">
        <w:r>
          <w:t>1.4.1.1.</w:t>
        </w:r>
      </w:ins>
      <w:r>
        <w:t>2</w:t>
      </w:r>
      <w:ins w:id="157" w:author="Nick" w:date="2016-12-28T12:34:00Z">
        <w:r>
          <w:t>.</w:t>
        </w:r>
      </w:ins>
      <w:r>
        <w:t>2</w:t>
      </w:r>
      <w:ins w:id="158" w:author="Nick" w:date="2016-12-28T12:34:00Z">
        <w:r>
          <w:t xml:space="preserve"> </w:t>
        </w:r>
      </w:ins>
      <w:r>
        <w:t>sort_ue_ul</w:t>
      </w:r>
    </w:p>
    <w:p w14:paraId="42F2ACAC" w14:textId="604D6DCD" w:rsidR="00C00CE6" w:rsidRDefault="007E53C5" w:rsidP="007E53C5">
      <w:pPr>
        <w:jc w:val="center"/>
      </w:pPr>
      <w:r>
        <w:rPr>
          <w:noProof/>
        </w:rPr>
        <w:drawing>
          <wp:inline distT="0" distB="0" distL="0" distR="0" wp14:anchorId="011976F3" wp14:editId="47ADEB27">
            <wp:extent cx="5181600" cy="6255138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79" cy="627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22D7" w14:textId="30952801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59" w:author="Nick" w:date="2017-01-13T12:34:00Z">
        <w:r w:rsidR="00C00CE6">
          <w:t xml:space="preserve">Procedure level of </w:t>
        </w:r>
      </w:ins>
      <w:r w:rsidR="00C00CE6">
        <w:t>sort_ue_ul</w:t>
      </w:r>
    </w:p>
    <w:p w14:paraId="0DD2B3C6" w14:textId="77777777" w:rsidR="00CF3E96" w:rsidRDefault="00CF3E96" w:rsidP="00CF3E96">
      <w:pPr>
        <w:pStyle w:val="Figure"/>
      </w:pPr>
    </w:p>
    <w:p w14:paraId="0B7E0D9C" w14:textId="305B8767" w:rsidR="00C00CE6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sort_ue_ul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54D38E52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DDCC2BB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9276E75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8C52EFC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FA84107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329C76D1" w14:textId="77777777" w:rsidTr="004F3F55">
        <w:trPr>
          <w:jc w:val="center"/>
        </w:trPr>
        <w:tc>
          <w:tcPr>
            <w:tcW w:w="2122" w:type="dxa"/>
            <w:vAlign w:val="center"/>
          </w:tcPr>
          <w:p w14:paraId="5307C564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6C2C72DB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003F1A1F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FD9D3BB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2688DC4C" w14:textId="77777777" w:rsidTr="004F3F55">
        <w:trPr>
          <w:jc w:val="center"/>
        </w:trPr>
        <w:tc>
          <w:tcPr>
            <w:tcW w:w="2122" w:type="dxa"/>
            <w:vAlign w:val="center"/>
          </w:tcPr>
          <w:p w14:paraId="3786F584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4F85A0D8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54785AC8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83F7C1B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6697F738" w14:textId="77777777" w:rsidTr="004F3F55">
        <w:trPr>
          <w:trHeight w:val="396"/>
          <w:jc w:val="center"/>
        </w:trPr>
        <w:tc>
          <w:tcPr>
            <w:tcW w:w="2122" w:type="dxa"/>
            <w:vAlign w:val="center"/>
          </w:tcPr>
          <w:p w14:paraId="6B7803D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subframeP</w:t>
            </w:r>
          </w:p>
        </w:tc>
        <w:tc>
          <w:tcPr>
            <w:tcW w:w="2126" w:type="dxa"/>
            <w:vAlign w:val="center"/>
          </w:tcPr>
          <w:p w14:paraId="7637F35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5B805A0D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60B9D2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6EF3FF53" w14:textId="77777777" w:rsidR="00C00CE6" w:rsidRDefault="00C00CE6" w:rsidP="00C00CE6"/>
    <w:p w14:paraId="21970725" w14:textId="59697579" w:rsidR="00C00CE6" w:rsidRDefault="00C00CE6" w:rsidP="00C00CE6">
      <w:pPr>
        <w:pStyle w:val="9"/>
        <w:ind w:left="960"/>
      </w:pPr>
      <w:ins w:id="160" w:author="Nick" w:date="2016-12-28T12:33:00Z">
        <w:r>
          <w:t>7.</w:t>
        </w:r>
      </w:ins>
      <w:r w:rsidR="00AA4404">
        <w:t>1.</w:t>
      </w:r>
      <w:ins w:id="161" w:author="Nick" w:date="2016-12-28T12:33:00Z">
        <w:r>
          <w:t>1.4.1.1.</w:t>
        </w:r>
      </w:ins>
      <w:r>
        <w:t>2</w:t>
      </w:r>
      <w:ins w:id="162" w:author="Nick" w:date="2016-12-28T12:34:00Z">
        <w:r>
          <w:t>.</w:t>
        </w:r>
      </w:ins>
      <w:r>
        <w:t>2.1 sort_ue</w:t>
      </w:r>
    </w:p>
    <w:p w14:paraId="39F9D0D0" w14:textId="77777777" w:rsidR="00C00CE6" w:rsidRDefault="00C00CE6" w:rsidP="00C00CE6">
      <w:r>
        <w:rPr>
          <w:rFonts w:hint="eastAsia"/>
          <w:noProof/>
        </w:rPr>
        <w:drawing>
          <wp:inline distT="0" distB="0" distL="0" distR="0" wp14:anchorId="492C3442" wp14:editId="16F63003">
            <wp:extent cx="5254625" cy="7707923"/>
            <wp:effectExtent l="0" t="0" r="3175" b="7620"/>
            <wp:docPr id="60" name="圖片 60" descr="C:\Users\binju_X240\Desktop\0117\C__Users_binju_X240_Desktop_NB_IoT_eNB_Reference_NB_IoT_eNB_Reference_NB_IoT_eNB_ReferenceProceduresort_ue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inju_X240\Desktop\0117\C__Users_binju_X240_Desktop_NB_IoT_eNB_Reference_NB_IoT_eNB_Reference_NB_IoT_eNB_ReferenceProceduresort_ue1.emf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51" cy="771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8225" w14:textId="651F4C34" w:rsidR="00C00CE6" w:rsidRDefault="00CF3E96" w:rsidP="00CF3E96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63" w:author="Nick" w:date="2017-01-13T12:34:00Z">
        <w:r w:rsidR="00C00CE6">
          <w:t xml:space="preserve">Procedure level of </w:t>
        </w:r>
      </w:ins>
      <w:r w:rsidR="00C00CE6">
        <w:t>sort_ue</w:t>
      </w:r>
    </w:p>
    <w:p w14:paraId="23A9A354" w14:textId="77777777" w:rsidR="00C00CE6" w:rsidRDefault="00C00CE6" w:rsidP="00C00CE6">
      <w:pPr>
        <w:jc w:val="center"/>
      </w:pPr>
    </w:p>
    <w:p w14:paraId="3DEB97D8" w14:textId="75C5ACC0" w:rsidR="00C00CE6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sort_ue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0F969E9F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22D1A81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75E82F4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FD2BE68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2DF679C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2AA957E4" w14:textId="77777777" w:rsidTr="004F3F55">
        <w:trPr>
          <w:jc w:val="center"/>
        </w:trPr>
        <w:tc>
          <w:tcPr>
            <w:tcW w:w="2122" w:type="dxa"/>
            <w:vAlign w:val="center"/>
          </w:tcPr>
          <w:p w14:paraId="204FF029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35BD29CA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4F8FC81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EFBBDB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14DC8A28" w14:textId="77777777" w:rsidTr="004F3F55">
        <w:trPr>
          <w:jc w:val="center"/>
        </w:trPr>
        <w:tc>
          <w:tcPr>
            <w:tcW w:w="2122" w:type="dxa"/>
            <w:vAlign w:val="center"/>
          </w:tcPr>
          <w:p w14:paraId="3D9D93D4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613D093A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D97CE68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3D671E7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67E68FC2" w14:textId="77777777" w:rsidTr="004F3F55">
        <w:trPr>
          <w:trHeight w:val="396"/>
          <w:jc w:val="center"/>
        </w:trPr>
        <w:tc>
          <w:tcPr>
            <w:tcW w:w="2122" w:type="dxa"/>
            <w:vAlign w:val="center"/>
          </w:tcPr>
          <w:p w14:paraId="6BACCED6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subframeP</w:t>
            </w:r>
          </w:p>
        </w:tc>
        <w:tc>
          <w:tcPr>
            <w:tcW w:w="2126" w:type="dxa"/>
            <w:vAlign w:val="center"/>
          </w:tcPr>
          <w:p w14:paraId="5F87CB5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778FF20F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8463184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1325FA85" w14:textId="77777777" w:rsidR="00C00CE6" w:rsidRDefault="00C00CE6" w:rsidP="00C00CE6"/>
    <w:p w14:paraId="64B6D6C8" w14:textId="27B94DB8" w:rsidR="00C00CE6" w:rsidRDefault="00C00CE6">
      <w:pPr>
        <w:pStyle w:val="8"/>
        <w:ind w:leftChars="166" w:left="398"/>
        <w:rPr>
          <w:ins w:id="164" w:author="Nick" w:date="2016-12-28T12:34:00Z"/>
        </w:rPr>
        <w:pPrChange w:id="165" w:author="binju_X240" w:date="2017-01-03T13:29:00Z">
          <w:pPr/>
        </w:pPrChange>
      </w:pPr>
      <w:ins w:id="166" w:author="Nick" w:date="2016-12-28T12:33:00Z">
        <w:r>
          <w:t>7.</w:t>
        </w:r>
      </w:ins>
      <w:r w:rsidR="00AA4404">
        <w:t>1.</w:t>
      </w:r>
      <w:ins w:id="167" w:author="Nick" w:date="2016-12-28T12:33:00Z">
        <w:r>
          <w:t>1.4.1.1.</w:t>
        </w:r>
      </w:ins>
      <w:r>
        <w:t>2</w:t>
      </w:r>
      <w:ins w:id="168" w:author="Nick" w:date="2016-12-28T12:34:00Z">
        <w:r>
          <w:t>.</w:t>
        </w:r>
      </w:ins>
      <w:r>
        <w:t>3</w:t>
      </w:r>
      <w:ins w:id="169" w:author="Nick" w:date="2016-12-28T12:34:00Z">
        <w:r>
          <w:t xml:space="preserve"> </w:t>
        </w:r>
      </w:ins>
      <w:r>
        <w:t>reset_vars</w:t>
      </w:r>
    </w:p>
    <w:p w14:paraId="555A99C9" w14:textId="77777777" w:rsidR="00C00CE6" w:rsidRDefault="00C00CE6" w:rsidP="00C00CE6">
      <w:pPr>
        <w:jc w:val="center"/>
      </w:pPr>
      <w:r>
        <w:rPr>
          <w:rFonts w:hint="eastAsia"/>
          <w:noProof/>
        </w:rPr>
        <w:drawing>
          <wp:inline distT="0" distB="0" distL="0" distR="0" wp14:anchorId="37C31C00" wp14:editId="5315F607">
            <wp:extent cx="5255260" cy="5838939"/>
            <wp:effectExtent l="0" t="0" r="2540" b="9525"/>
            <wp:docPr id="61" name="圖片 61" descr="C:\Users\binju_X240\Desktop\0117\C__Users_binju_X240_Desktop_NB_IoT_eNB_Reference_NB_IoT_eNB_Reference_NB_IoT_eNB_ReferenceProcedurereset_vars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inju_X240\Desktop\0117\C__Users_binju_X240_Desktop_NB_IoT_eNB_Reference_NB_IoT_eNB_Reference_NB_IoT_eNB_ReferenceProcedurereset_vars1.emf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53" cy="58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99C7" w14:textId="5C9FA2C9" w:rsidR="00C00CE6" w:rsidRDefault="00CF3E96" w:rsidP="00CF3E9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70" w:author="Nick" w:date="2017-01-13T12:34:00Z">
        <w:r w:rsidR="00C00CE6">
          <w:t xml:space="preserve">Procedure level of </w:t>
        </w:r>
      </w:ins>
      <w:r w:rsidR="00C00CE6">
        <w:t>reset_vars</w:t>
      </w:r>
    </w:p>
    <w:p w14:paraId="6A7A0E07" w14:textId="77777777" w:rsidR="00C00CE6" w:rsidRDefault="00C00CE6" w:rsidP="00C00CE6">
      <w:pPr>
        <w:jc w:val="center"/>
      </w:pPr>
    </w:p>
    <w:p w14:paraId="67791F39" w14:textId="08836B39" w:rsidR="00C00CE6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reset_vars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7013FB2B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CAFB123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B2B66FA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B1A67CC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F0CFB5D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04C38407" w14:textId="77777777" w:rsidTr="004F3F55">
        <w:trPr>
          <w:jc w:val="center"/>
        </w:trPr>
        <w:tc>
          <w:tcPr>
            <w:tcW w:w="2122" w:type="dxa"/>
            <w:vAlign w:val="center"/>
          </w:tcPr>
          <w:p w14:paraId="49979F66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58CAF2C8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 w:val="restart"/>
            <w:vAlign w:val="center"/>
          </w:tcPr>
          <w:p w14:paraId="7CD0BD9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F0743D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4CAD10F2" w14:textId="77777777" w:rsidTr="004F3F55">
        <w:trPr>
          <w:jc w:val="center"/>
        </w:trPr>
        <w:tc>
          <w:tcPr>
            <w:tcW w:w="2122" w:type="dxa"/>
            <w:vAlign w:val="center"/>
          </w:tcPr>
          <w:p w14:paraId="5BACB511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</w:t>
            </w:r>
          </w:p>
        </w:tc>
        <w:tc>
          <w:tcPr>
            <w:tcW w:w="2126" w:type="dxa"/>
            <w:vAlign w:val="center"/>
          </w:tcPr>
          <w:p w14:paraId="0BAB33A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UE_list_t</w:t>
            </w:r>
          </w:p>
        </w:tc>
        <w:tc>
          <w:tcPr>
            <w:tcW w:w="2410" w:type="dxa"/>
            <w:vMerge/>
            <w:vAlign w:val="center"/>
          </w:tcPr>
          <w:p w14:paraId="41EA6045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77C0A89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266FF253" w14:textId="77777777" w:rsidR="00C00CE6" w:rsidRDefault="00C00CE6" w:rsidP="00C00CE6"/>
    <w:p w14:paraId="2FB02EE6" w14:textId="14F1A991" w:rsidR="00C00CE6" w:rsidRDefault="00C00CE6">
      <w:pPr>
        <w:pStyle w:val="8"/>
        <w:ind w:leftChars="166" w:left="398"/>
        <w:rPr>
          <w:ins w:id="171" w:author="Nick" w:date="2016-12-28T12:34:00Z"/>
        </w:rPr>
        <w:pPrChange w:id="172" w:author="binju_X240" w:date="2017-01-03T13:29:00Z">
          <w:pPr/>
        </w:pPrChange>
      </w:pPr>
      <w:ins w:id="173" w:author="Nick" w:date="2016-12-28T12:33:00Z">
        <w:r>
          <w:t>7.</w:t>
        </w:r>
      </w:ins>
      <w:r w:rsidR="00AA4404">
        <w:t>1.</w:t>
      </w:r>
      <w:ins w:id="174" w:author="Nick" w:date="2016-12-28T12:33:00Z">
        <w:r>
          <w:t>1.4.1.1.</w:t>
        </w:r>
      </w:ins>
      <w:r>
        <w:t>2</w:t>
      </w:r>
      <w:ins w:id="175" w:author="Nick" w:date="2016-12-28T12:34:00Z">
        <w:r>
          <w:t>.</w:t>
        </w:r>
      </w:ins>
      <w:r>
        <w:t>4</w:t>
      </w:r>
      <w:ins w:id="176" w:author="Nick" w:date="2016-12-28T12:34:00Z">
        <w:r>
          <w:t xml:space="preserve"> </w:t>
        </w:r>
      </w:ins>
      <w:r w:rsidRPr="007F7259">
        <w:t>calculate_avr_rb</w:t>
      </w:r>
    </w:p>
    <w:p w14:paraId="1503F1BE" w14:textId="3AB0C949" w:rsidR="00C00CE6" w:rsidRDefault="00893397" w:rsidP="00893397">
      <w:pPr>
        <w:jc w:val="center"/>
      </w:pPr>
      <w:r>
        <w:rPr>
          <w:noProof/>
        </w:rPr>
        <w:drawing>
          <wp:inline distT="0" distB="0" distL="0" distR="0" wp14:anchorId="69AD3E5B" wp14:editId="5B444A41">
            <wp:extent cx="5494867" cy="6633309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858" cy="664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C4BD" w14:textId="491CB9D3" w:rsidR="00C00CE6" w:rsidRDefault="00CF3E96" w:rsidP="00CF3E96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77" w:author="Nick" w:date="2017-01-13T12:34:00Z">
        <w:r w:rsidR="00C00CE6">
          <w:t xml:space="preserve">Procedure level of </w:t>
        </w:r>
      </w:ins>
      <w:r w:rsidR="00C00CE6">
        <w:t>calculate_avr_rb</w:t>
      </w:r>
    </w:p>
    <w:p w14:paraId="4F5161C6" w14:textId="77777777" w:rsidR="00C00CE6" w:rsidRDefault="00C00CE6" w:rsidP="00C00CE6">
      <w:pPr>
        <w:jc w:val="center"/>
      </w:pPr>
    </w:p>
    <w:p w14:paraId="0020BDFA" w14:textId="68E77832" w:rsidR="00C00CE6" w:rsidRDefault="00CF3E96" w:rsidP="00CF3E9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calculate_avr_rb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7BA148E4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324D985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7B9718D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045F2D8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6823111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709F01D9" w14:textId="77777777" w:rsidTr="004F3F55">
        <w:trPr>
          <w:jc w:val="center"/>
        </w:trPr>
        <w:tc>
          <w:tcPr>
            <w:tcW w:w="2122" w:type="dxa"/>
            <w:vAlign w:val="center"/>
          </w:tcPr>
          <w:p w14:paraId="75764C6F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</w:t>
            </w:r>
          </w:p>
        </w:tc>
        <w:tc>
          <w:tcPr>
            <w:tcW w:w="2126" w:type="dxa"/>
            <w:vAlign w:val="center"/>
          </w:tcPr>
          <w:p w14:paraId="565F3708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UE_list_t</w:t>
            </w:r>
          </w:p>
        </w:tc>
        <w:tc>
          <w:tcPr>
            <w:tcW w:w="2410" w:type="dxa"/>
            <w:vMerge w:val="restart"/>
            <w:vAlign w:val="center"/>
          </w:tcPr>
          <w:p w14:paraId="1DCF1FBA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E00D2AD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7967E877" w14:textId="77777777" w:rsidTr="004F3F55">
        <w:trPr>
          <w:jc w:val="center"/>
        </w:trPr>
        <w:tc>
          <w:tcPr>
            <w:tcW w:w="2122" w:type="dxa"/>
            <w:vAlign w:val="center"/>
          </w:tcPr>
          <w:p w14:paraId="1F16DB38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4AE4B0B6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425C06E4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F812B53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74CDAC02" w14:textId="77777777" w:rsidTr="004F3F55">
        <w:trPr>
          <w:jc w:val="center"/>
        </w:trPr>
        <w:tc>
          <w:tcPr>
            <w:tcW w:w="2122" w:type="dxa"/>
            <w:vAlign w:val="center"/>
          </w:tcPr>
          <w:p w14:paraId="224E0ADA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27031D2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/>
            <w:vAlign w:val="center"/>
          </w:tcPr>
          <w:p w14:paraId="3D81E70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B883E60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C7CBBF9" w14:textId="77777777" w:rsidTr="004F3F55">
        <w:trPr>
          <w:jc w:val="center"/>
        </w:trPr>
        <w:tc>
          <w:tcPr>
            <w:tcW w:w="2122" w:type="dxa"/>
            <w:vAlign w:val="center"/>
          </w:tcPr>
          <w:p w14:paraId="114CBF57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Pr="00175173">
              <w:rPr>
                <w:rFonts w:cs="Times New Roman"/>
              </w:rPr>
              <w:t>first_rb</w:t>
            </w:r>
          </w:p>
        </w:tc>
        <w:tc>
          <w:tcPr>
            <w:tcW w:w="2126" w:type="dxa"/>
            <w:vAlign w:val="center"/>
          </w:tcPr>
          <w:p w14:paraId="485534C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int1</w:t>
            </w:r>
            <w:r>
              <w:rPr>
                <w:rFonts w:cs="Times New Roman"/>
              </w:rPr>
              <w:t>6_t</w:t>
            </w:r>
          </w:p>
        </w:tc>
        <w:tc>
          <w:tcPr>
            <w:tcW w:w="2410" w:type="dxa"/>
            <w:vMerge/>
            <w:vAlign w:val="center"/>
          </w:tcPr>
          <w:p w14:paraId="07D5F39C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5EF6830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51A69D5" w14:textId="77777777" w:rsidTr="004F3F55">
        <w:trPr>
          <w:jc w:val="center"/>
        </w:trPr>
        <w:tc>
          <w:tcPr>
            <w:tcW w:w="2122" w:type="dxa"/>
            <w:vAlign w:val="center"/>
          </w:tcPr>
          <w:p w14:paraId="184424B0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094036A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F7C64EC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238B8E7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C29370C" w14:textId="77777777" w:rsidTr="004F3F55">
        <w:trPr>
          <w:jc w:val="center"/>
        </w:trPr>
        <w:tc>
          <w:tcPr>
            <w:tcW w:w="2122" w:type="dxa"/>
            <w:vAlign w:val="center"/>
          </w:tcPr>
          <w:p w14:paraId="515AEA24" w14:textId="77777777" w:rsidR="00C00CE6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subframeP</w:t>
            </w:r>
          </w:p>
        </w:tc>
        <w:tc>
          <w:tcPr>
            <w:tcW w:w="2126" w:type="dxa"/>
            <w:vAlign w:val="center"/>
          </w:tcPr>
          <w:p w14:paraId="27D55826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3EA360F4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CCB3E7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1431A7F2" w14:textId="77777777" w:rsidR="00C00CE6" w:rsidRDefault="00C00CE6" w:rsidP="00C00CE6"/>
    <w:p w14:paraId="5004A78F" w14:textId="147B3090" w:rsidR="00C00CE6" w:rsidRDefault="00C00CE6" w:rsidP="00C00CE6">
      <w:pPr>
        <w:pStyle w:val="9"/>
        <w:ind w:left="960"/>
      </w:pPr>
      <w:ins w:id="178" w:author="Nick" w:date="2016-12-28T12:33:00Z">
        <w:r>
          <w:lastRenderedPageBreak/>
          <w:t>7.</w:t>
        </w:r>
      </w:ins>
      <w:r w:rsidR="00AA4404">
        <w:t>1.</w:t>
      </w:r>
      <w:ins w:id="179" w:author="Nick" w:date="2016-12-28T12:33:00Z">
        <w:r>
          <w:t>1.4.1.1.</w:t>
        </w:r>
      </w:ins>
      <w:r>
        <w:t>2</w:t>
      </w:r>
      <w:ins w:id="180" w:author="Nick" w:date="2016-12-28T12:34:00Z">
        <w:r>
          <w:t>.</w:t>
        </w:r>
      </w:ins>
      <w:r>
        <w:t>4.1</w:t>
      </w:r>
      <w:ins w:id="181" w:author="Nick" w:date="2016-12-28T12:34:00Z">
        <w:r>
          <w:t xml:space="preserve"> </w:t>
        </w:r>
      </w:ins>
      <w:r>
        <w:t>loop_through_active_CCid</w:t>
      </w:r>
    </w:p>
    <w:p w14:paraId="5D9CFF13" w14:textId="77777777" w:rsidR="00C00CE6" w:rsidRDefault="00C00CE6" w:rsidP="00C00CE6">
      <w:pPr>
        <w:jc w:val="center"/>
      </w:pPr>
      <w:r>
        <w:rPr>
          <w:rFonts w:hint="eastAsia"/>
          <w:noProof/>
        </w:rPr>
        <w:drawing>
          <wp:inline distT="0" distB="0" distL="0" distR="0" wp14:anchorId="567A3604" wp14:editId="17AFE622">
            <wp:extent cx="5254625" cy="7321062"/>
            <wp:effectExtent l="0" t="0" r="3175" b="0"/>
            <wp:docPr id="63" name="圖片 63" descr="C:\Users\binju_X240\Desktop\0117\C__Users_binju_X240_Desktop_NB_IoT_eNB_Reference_NB_IoT_eNB_Reference_NB_IoT_eNB_ReferenceProcedureloop_through_active_CCid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inju_X240\Desktop\0117\C__Users_binju_X240_Desktop_NB_IoT_eNB_Reference_NB_IoT_eNB_Reference_NB_IoT_eNB_ReferenceProcedureloop_through_active_CCid1.emf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732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6BD8" w14:textId="77777777" w:rsidR="00C00CE6" w:rsidRDefault="00C00CE6" w:rsidP="00C00CE6">
      <w:pPr>
        <w:jc w:val="center"/>
      </w:pPr>
      <w:r>
        <w:rPr>
          <w:noProof/>
        </w:rPr>
        <w:lastRenderedPageBreak/>
        <w:drawing>
          <wp:inline distT="0" distB="0" distL="0" distR="0" wp14:anchorId="57E4FBA8" wp14:editId="2E43194B">
            <wp:extent cx="5255260" cy="1013460"/>
            <wp:effectExtent l="0" t="0" r="0" b="6985"/>
            <wp:docPr id="64" name="圖片 64" descr="C:\Users\binju_X240\Desktop\0117\C__Users_binju_X240_Desktop_NB_IoT_eNB_Reference_NB_IoT_eNB_Reference_NB_IoT_eNB_ReferenceProcedureloop_through_active_CCid1_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inju_X240\Desktop\0117\C__Users_binju_X240_Desktop_NB_IoT_eNB_Reference_NB_IoT_eNB_Reference_NB_IoT_eNB_ReferenceProcedureloop_through_active_CCid1_1.emf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258B" w14:textId="6D5DCB99" w:rsidR="00C00CE6" w:rsidRDefault="00340282" w:rsidP="00340282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82" w:author="Nick" w:date="2017-01-13T12:34:00Z">
        <w:r w:rsidR="00C00CE6">
          <w:t xml:space="preserve">Procedure level of </w:t>
        </w:r>
      </w:ins>
      <w:r w:rsidR="00C00CE6">
        <w:t>loop_through_active_CCid</w:t>
      </w:r>
    </w:p>
    <w:p w14:paraId="794D2ADF" w14:textId="77777777" w:rsidR="00C00CE6" w:rsidRDefault="00C00CE6" w:rsidP="00C00CE6">
      <w:pPr>
        <w:jc w:val="center"/>
      </w:pPr>
    </w:p>
    <w:p w14:paraId="2072A413" w14:textId="140B9670" w:rsidR="00C00CE6" w:rsidRDefault="00340282" w:rsidP="00340282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loop_through_active_CC_id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2127"/>
        <w:gridCol w:w="2126"/>
        <w:gridCol w:w="2835"/>
      </w:tblGrid>
      <w:tr w:rsidR="00C00CE6" w:rsidRPr="000A00EB" w14:paraId="5701A9B4" w14:textId="77777777" w:rsidTr="004F3F55">
        <w:trPr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690D3881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3B3D9145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3FAC6D4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06AA86CA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13695704" w14:textId="77777777" w:rsidTr="004F3F55">
        <w:trPr>
          <w:jc w:val="center"/>
        </w:trPr>
        <w:tc>
          <w:tcPr>
            <w:tcW w:w="2830" w:type="dxa"/>
            <w:vAlign w:val="center"/>
          </w:tcPr>
          <w:p w14:paraId="75D852AD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UE_id</w:t>
            </w:r>
          </w:p>
        </w:tc>
        <w:tc>
          <w:tcPr>
            <w:tcW w:w="2127" w:type="dxa"/>
            <w:vAlign w:val="center"/>
          </w:tcPr>
          <w:p w14:paraId="06E8B375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int1</w:t>
            </w:r>
            <w:r>
              <w:rPr>
                <w:rFonts w:cs="Times New Roman"/>
              </w:rPr>
              <w:t>6_t</w:t>
            </w:r>
          </w:p>
        </w:tc>
        <w:tc>
          <w:tcPr>
            <w:tcW w:w="2126" w:type="dxa"/>
            <w:vMerge w:val="restart"/>
            <w:vAlign w:val="center"/>
          </w:tcPr>
          <w:p w14:paraId="283945A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2835" w:type="dxa"/>
            <w:vMerge w:val="restart"/>
            <w:vAlign w:val="center"/>
          </w:tcPr>
          <w:p w14:paraId="3832E43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1102723B" w14:textId="77777777" w:rsidTr="004F3F55">
        <w:trPr>
          <w:jc w:val="center"/>
        </w:trPr>
        <w:tc>
          <w:tcPr>
            <w:tcW w:w="2830" w:type="dxa"/>
            <w:vAlign w:val="center"/>
          </w:tcPr>
          <w:p w14:paraId="4B3BE9CD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7" w:type="dxa"/>
            <w:vAlign w:val="center"/>
          </w:tcPr>
          <w:p w14:paraId="548543E6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126" w:type="dxa"/>
            <w:vMerge/>
            <w:vAlign w:val="center"/>
          </w:tcPr>
          <w:p w14:paraId="178AB403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3F288851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6444DBC5" w14:textId="77777777" w:rsidTr="004F3F55">
        <w:trPr>
          <w:jc w:val="center"/>
        </w:trPr>
        <w:tc>
          <w:tcPr>
            <w:tcW w:w="2830" w:type="dxa"/>
            <w:vAlign w:val="center"/>
          </w:tcPr>
          <w:p w14:paraId="25E4FD0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>
              <w:rPr>
                <w:rFonts w:cs="Times New Roman" w:hint="eastAsia"/>
              </w:rPr>
              <w:t>otal_</w:t>
            </w:r>
            <w:r>
              <w:rPr>
                <w:rFonts w:cs="Times New Roman"/>
              </w:rPr>
              <w:t>ue_cont</w:t>
            </w:r>
          </w:p>
        </w:tc>
        <w:tc>
          <w:tcPr>
            <w:tcW w:w="2127" w:type="dxa"/>
            <w:vAlign w:val="center"/>
          </w:tcPr>
          <w:p w14:paraId="5CCAD25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int1</w:t>
            </w:r>
            <w:r>
              <w:rPr>
                <w:rFonts w:cs="Times New Roman"/>
              </w:rPr>
              <w:t>6_t</w:t>
            </w:r>
          </w:p>
        </w:tc>
        <w:tc>
          <w:tcPr>
            <w:tcW w:w="2126" w:type="dxa"/>
            <w:vMerge/>
            <w:vAlign w:val="center"/>
          </w:tcPr>
          <w:p w14:paraId="6BF4890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1F38E20D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6D185CA" w14:textId="77777777" w:rsidTr="004F3F55">
        <w:trPr>
          <w:jc w:val="center"/>
        </w:trPr>
        <w:tc>
          <w:tcPr>
            <w:tcW w:w="2830" w:type="dxa"/>
            <w:vAlign w:val="center"/>
          </w:tcPr>
          <w:p w14:paraId="40B0069C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</w:t>
            </w:r>
            <w:r>
              <w:rPr>
                <w:rFonts w:cs="Times New Roman" w:hint="eastAsia"/>
              </w:rPr>
              <w:t>um_</w:t>
            </w:r>
            <w:r>
              <w:rPr>
                <w:rFonts w:cs="Times New Roman"/>
              </w:rPr>
              <w:t>ue_to_be_scheduled</w:t>
            </w:r>
          </w:p>
        </w:tc>
        <w:tc>
          <w:tcPr>
            <w:tcW w:w="2127" w:type="dxa"/>
            <w:vAlign w:val="center"/>
          </w:tcPr>
          <w:p w14:paraId="3BFA53A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int1</w:t>
            </w:r>
            <w:r>
              <w:rPr>
                <w:rFonts w:cs="Times New Roman"/>
              </w:rPr>
              <w:t>6_t</w:t>
            </w:r>
          </w:p>
        </w:tc>
        <w:tc>
          <w:tcPr>
            <w:tcW w:w="2126" w:type="dxa"/>
            <w:vMerge/>
            <w:vAlign w:val="center"/>
          </w:tcPr>
          <w:p w14:paraId="0D691F38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14DF552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2C615AE3" w14:textId="77777777" w:rsidTr="004F3F55">
        <w:trPr>
          <w:jc w:val="center"/>
        </w:trPr>
        <w:tc>
          <w:tcPr>
            <w:tcW w:w="2830" w:type="dxa"/>
            <w:vAlign w:val="center"/>
          </w:tcPr>
          <w:p w14:paraId="3F067611" w14:textId="77777777" w:rsidR="00C00CE6" w:rsidRPr="000F513F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UE_template</w:t>
            </w:r>
          </w:p>
        </w:tc>
        <w:tc>
          <w:tcPr>
            <w:tcW w:w="2127" w:type="dxa"/>
            <w:vAlign w:val="center"/>
          </w:tcPr>
          <w:p w14:paraId="75EC424A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UE_TEMPLATE</w:t>
            </w:r>
          </w:p>
        </w:tc>
        <w:tc>
          <w:tcPr>
            <w:tcW w:w="2126" w:type="dxa"/>
            <w:vMerge/>
            <w:vAlign w:val="center"/>
          </w:tcPr>
          <w:p w14:paraId="03B8021A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4535649B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D2505BE" w14:textId="77777777" w:rsidTr="004F3F55">
        <w:trPr>
          <w:jc w:val="center"/>
        </w:trPr>
        <w:tc>
          <w:tcPr>
            <w:tcW w:w="2830" w:type="dxa"/>
            <w:vAlign w:val="center"/>
          </w:tcPr>
          <w:p w14:paraId="2DE8825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idP</w:t>
            </w:r>
          </w:p>
        </w:tc>
        <w:tc>
          <w:tcPr>
            <w:tcW w:w="2127" w:type="dxa"/>
            <w:vAlign w:val="center"/>
          </w:tcPr>
          <w:p w14:paraId="4BDE2A10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module_id_t</w:t>
            </w:r>
          </w:p>
        </w:tc>
        <w:tc>
          <w:tcPr>
            <w:tcW w:w="2126" w:type="dxa"/>
            <w:vMerge/>
            <w:vAlign w:val="center"/>
          </w:tcPr>
          <w:p w14:paraId="25008074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1F4CB76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AC8F460" w14:textId="77777777" w:rsidTr="004F3F55">
        <w:trPr>
          <w:jc w:val="center"/>
        </w:trPr>
        <w:tc>
          <w:tcPr>
            <w:tcW w:w="2830" w:type="dxa"/>
            <w:vAlign w:val="center"/>
          </w:tcPr>
          <w:p w14:paraId="705A389D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2127" w:type="dxa"/>
            <w:vAlign w:val="center"/>
          </w:tcPr>
          <w:p w14:paraId="503AE32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126" w:type="dxa"/>
            <w:vMerge/>
            <w:vAlign w:val="center"/>
          </w:tcPr>
          <w:p w14:paraId="7E28722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70B13EF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63FD5961" w14:textId="77777777" w:rsidTr="004F3F55">
        <w:trPr>
          <w:jc w:val="center"/>
        </w:trPr>
        <w:tc>
          <w:tcPr>
            <w:tcW w:w="2830" w:type="dxa"/>
            <w:vAlign w:val="center"/>
          </w:tcPr>
          <w:p w14:paraId="6A53E9B4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7" w:type="dxa"/>
            <w:vAlign w:val="center"/>
          </w:tcPr>
          <w:p w14:paraId="30398EA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 w:rsidRPr="000F2CB9">
              <w:rPr>
                <w:rFonts w:cs="Times New Roman"/>
              </w:rPr>
              <w:t>sub_frame_t</w:t>
            </w:r>
          </w:p>
        </w:tc>
        <w:tc>
          <w:tcPr>
            <w:tcW w:w="2126" w:type="dxa"/>
            <w:vMerge/>
            <w:vAlign w:val="center"/>
          </w:tcPr>
          <w:p w14:paraId="2B21BA70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47FA2F8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095ABF33" w14:textId="77777777" w:rsidR="00C00CE6" w:rsidRPr="00826816" w:rsidRDefault="00C00CE6" w:rsidP="00C00CE6">
      <w:pPr>
        <w:jc w:val="center"/>
      </w:pPr>
    </w:p>
    <w:p w14:paraId="7965BCA6" w14:textId="03D72F04" w:rsidR="00C00CE6" w:rsidRDefault="00C00CE6">
      <w:pPr>
        <w:pStyle w:val="8"/>
        <w:ind w:leftChars="166" w:left="398"/>
        <w:rPr>
          <w:ins w:id="183" w:author="Nick" w:date="2016-12-28T12:34:00Z"/>
        </w:rPr>
        <w:pPrChange w:id="184" w:author="binju_X240" w:date="2017-01-03T13:29:00Z">
          <w:pPr/>
        </w:pPrChange>
      </w:pPr>
      <w:ins w:id="185" w:author="Nick" w:date="2016-12-28T12:33:00Z">
        <w:r>
          <w:lastRenderedPageBreak/>
          <w:t>7.1</w:t>
        </w:r>
      </w:ins>
      <w:r w:rsidR="00AA4404">
        <w:t>.1</w:t>
      </w:r>
      <w:ins w:id="186" w:author="Nick" w:date="2016-12-28T12:33:00Z">
        <w:r>
          <w:t>.4.1.1.</w:t>
        </w:r>
      </w:ins>
      <w:r>
        <w:t>2</w:t>
      </w:r>
      <w:ins w:id="187" w:author="Nick" w:date="2016-12-28T12:34:00Z">
        <w:r>
          <w:t>.</w:t>
        </w:r>
      </w:ins>
      <w:r>
        <w:t>5</w:t>
      </w:r>
      <w:ins w:id="188" w:author="Nick" w:date="2016-12-28T12:34:00Z">
        <w:r>
          <w:t xml:space="preserve"> </w:t>
        </w:r>
      </w:ins>
      <w:r>
        <w:t>assign_RBS</w:t>
      </w:r>
    </w:p>
    <w:p w14:paraId="4F032430" w14:textId="77777777" w:rsidR="00C00CE6" w:rsidRDefault="00C00CE6" w:rsidP="00C00CE6">
      <w:pPr>
        <w:jc w:val="center"/>
      </w:pPr>
      <w:r>
        <w:rPr>
          <w:rFonts w:hint="eastAsia"/>
          <w:noProof/>
        </w:rPr>
        <w:drawing>
          <wp:inline distT="0" distB="0" distL="0" distR="0" wp14:anchorId="766CCA78" wp14:editId="46A048AB">
            <wp:extent cx="5255260" cy="6995711"/>
            <wp:effectExtent l="0" t="0" r="2540" b="0"/>
            <wp:docPr id="132" name="圖片 132" descr="C:\Users\binju_X240\Desktop\0119\C__Users_binju_X240_Desktop_NB_IoT_eNB_Reference_NB_IoT_eNB_Reference_NB_IoT_eNB_ReferenceProcedureassign_RBS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ju_X240\Desktop\0119\C__Users_binju_X240_Desktop_NB_IoT_eNB_Reference_NB_IoT_eNB_Reference_NB_IoT_eNB_ReferenceProcedureassign_RBS1.emf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29" cy="699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8F15" w14:textId="1E592184" w:rsidR="00C00CE6" w:rsidRDefault="00340282" w:rsidP="00340282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89" w:author="Nick" w:date="2017-01-13T12:34:00Z">
        <w:r w:rsidR="00C00CE6">
          <w:t xml:space="preserve">Procedure level of </w:t>
        </w:r>
      </w:ins>
      <w:r w:rsidR="00C00CE6">
        <w:t>assign_RBS</w:t>
      </w:r>
    </w:p>
    <w:p w14:paraId="3511E3A2" w14:textId="77777777" w:rsidR="00C00CE6" w:rsidRPr="003E4BAB" w:rsidRDefault="00C00CE6" w:rsidP="00C00CE6">
      <w:pPr>
        <w:jc w:val="center"/>
      </w:pPr>
    </w:p>
    <w:p w14:paraId="0A5690E0" w14:textId="7F505EC2" w:rsidR="00C00CE6" w:rsidRDefault="00340282" w:rsidP="00340282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assign_RBS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55E09761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36009EBE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0D6AFCC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722F79B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381CE9F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7B9F9930" w14:textId="77777777" w:rsidTr="004F3F55">
        <w:trPr>
          <w:jc w:val="center"/>
        </w:trPr>
        <w:tc>
          <w:tcPr>
            <w:tcW w:w="2122" w:type="dxa"/>
            <w:vAlign w:val="center"/>
          </w:tcPr>
          <w:p w14:paraId="241C5A8D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lastRenderedPageBreak/>
              <w:t>U</w:t>
            </w:r>
            <w:r>
              <w:rPr>
                <w:rFonts w:cs="Times New Roman"/>
              </w:rPr>
              <w:t>E_list</w:t>
            </w:r>
          </w:p>
        </w:tc>
        <w:tc>
          <w:tcPr>
            <w:tcW w:w="2126" w:type="dxa"/>
            <w:vAlign w:val="center"/>
          </w:tcPr>
          <w:p w14:paraId="6ECAA5CB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UE_list_t</w:t>
            </w:r>
          </w:p>
        </w:tc>
        <w:tc>
          <w:tcPr>
            <w:tcW w:w="2410" w:type="dxa"/>
            <w:vMerge w:val="restart"/>
            <w:vAlign w:val="center"/>
          </w:tcPr>
          <w:p w14:paraId="6F473D07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1AFD1F1F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C00CE6" w14:paraId="4064CBE6" w14:textId="77777777" w:rsidTr="004F3F55">
        <w:trPr>
          <w:jc w:val="center"/>
        </w:trPr>
        <w:tc>
          <w:tcPr>
            <w:tcW w:w="2122" w:type="dxa"/>
            <w:vAlign w:val="center"/>
          </w:tcPr>
          <w:p w14:paraId="34C4B7BB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idP</w:t>
            </w:r>
          </w:p>
        </w:tc>
        <w:tc>
          <w:tcPr>
            <w:tcW w:w="2126" w:type="dxa"/>
            <w:vAlign w:val="center"/>
          </w:tcPr>
          <w:p w14:paraId="79C94CFC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/>
            <w:vAlign w:val="center"/>
          </w:tcPr>
          <w:p w14:paraId="3A9B4766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20EE49A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04FA2D8" w14:textId="77777777" w:rsidTr="004F3F55">
        <w:trPr>
          <w:jc w:val="center"/>
        </w:trPr>
        <w:tc>
          <w:tcPr>
            <w:tcW w:w="2122" w:type="dxa"/>
            <w:vAlign w:val="center"/>
          </w:tcPr>
          <w:p w14:paraId="75EF1C6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2126" w:type="dxa"/>
            <w:vAlign w:val="center"/>
          </w:tcPr>
          <w:p w14:paraId="7120AFAB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0E002BD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79E55D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2D4313EE" w14:textId="77777777" w:rsidTr="004F3F55">
        <w:trPr>
          <w:jc w:val="center"/>
        </w:trPr>
        <w:tc>
          <w:tcPr>
            <w:tcW w:w="2122" w:type="dxa"/>
            <w:vAlign w:val="center"/>
          </w:tcPr>
          <w:p w14:paraId="1A2729D6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6" w:type="dxa"/>
            <w:vAlign w:val="center"/>
          </w:tcPr>
          <w:p w14:paraId="6B7CC9C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ub_</w:t>
            </w:r>
            <w:r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2D55219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5F5AEE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A1B86F9" w14:textId="77777777" w:rsidTr="004F3F55">
        <w:trPr>
          <w:jc w:val="center"/>
        </w:trPr>
        <w:tc>
          <w:tcPr>
            <w:tcW w:w="2122" w:type="dxa"/>
            <w:vAlign w:val="center"/>
          </w:tcPr>
          <w:p w14:paraId="016066A9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>
              <w:rPr>
                <w:rFonts w:cs="Times New Roman" w:hint="eastAsia"/>
              </w:rPr>
              <w:t>arq_</w:t>
            </w:r>
            <w:r>
              <w:rPr>
                <w:rFonts w:cs="Times New Roman"/>
              </w:rPr>
              <w:t>pid</w:t>
            </w:r>
          </w:p>
        </w:tc>
        <w:tc>
          <w:tcPr>
            <w:tcW w:w="2126" w:type="dxa"/>
            <w:vAlign w:val="center"/>
          </w:tcPr>
          <w:p w14:paraId="6A4F02A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>nt</w:t>
            </w:r>
          </w:p>
        </w:tc>
        <w:tc>
          <w:tcPr>
            <w:tcW w:w="2410" w:type="dxa"/>
            <w:vMerge/>
            <w:vAlign w:val="center"/>
          </w:tcPr>
          <w:p w14:paraId="7426001C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0DF1AFE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0429DDB6" w14:textId="77777777" w:rsidTr="004F3F55">
        <w:trPr>
          <w:jc w:val="center"/>
        </w:trPr>
        <w:tc>
          <w:tcPr>
            <w:tcW w:w="2122" w:type="dxa"/>
            <w:vAlign w:val="center"/>
          </w:tcPr>
          <w:p w14:paraId="4D15CC4F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round</w:t>
            </w:r>
          </w:p>
        </w:tc>
        <w:tc>
          <w:tcPr>
            <w:tcW w:w="2126" w:type="dxa"/>
            <w:vAlign w:val="center"/>
          </w:tcPr>
          <w:p w14:paraId="584BC1F9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int8_t</w:t>
            </w:r>
          </w:p>
        </w:tc>
        <w:tc>
          <w:tcPr>
            <w:tcW w:w="2410" w:type="dxa"/>
            <w:vMerge/>
            <w:vAlign w:val="center"/>
          </w:tcPr>
          <w:p w14:paraId="6D5D4E0A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F87B4A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511A45B8" w14:textId="77777777" w:rsidTr="004F3F55">
        <w:trPr>
          <w:jc w:val="center"/>
        </w:trPr>
        <w:tc>
          <w:tcPr>
            <w:tcW w:w="2122" w:type="dxa"/>
            <w:vAlign w:val="center"/>
          </w:tcPr>
          <w:p w14:paraId="552B3255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UE_id</w:t>
            </w:r>
          </w:p>
        </w:tc>
        <w:tc>
          <w:tcPr>
            <w:tcW w:w="2126" w:type="dxa"/>
            <w:vAlign w:val="center"/>
          </w:tcPr>
          <w:p w14:paraId="7536CEF4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52AE4BF1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3A44C9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4FFC5BB" w14:textId="77777777" w:rsidTr="004F3F55">
        <w:trPr>
          <w:jc w:val="center"/>
        </w:trPr>
        <w:tc>
          <w:tcPr>
            <w:tcW w:w="2122" w:type="dxa"/>
            <w:vAlign w:val="center"/>
          </w:tcPr>
          <w:p w14:paraId="77F18506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0789279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3BFF790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6891BE3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7C97A174" w14:textId="77777777" w:rsidTr="004F3F55">
        <w:trPr>
          <w:jc w:val="center"/>
        </w:trPr>
        <w:tc>
          <w:tcPr>
            <w:tcW w:w="2122" w:type="dxa"/>
            <w:vAlign w:val="center"/>
          </w:tcPr>
          <w:p w14:paraId="535170D9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</w:t>
            </w:r>
          </w:p>
        </w:tc>
        <w:tc>
          <w:tcPr>
            <w:tcW w:w="2126" w:type="dxa"/>
            <w:vAlign w:val="center"/>
          </w:tcPr>
          <w:p w14:paraId="76630D78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5108B03A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55D6FD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6019DAFF" w14:textId="77777777" w:rsidR="00C00CE6" w:rsidRDefault="00C00CE6" w:rsidP="00C00CE6">
      <w:pPr>
        <w:jc w:val="center"/>
      </w:pPr>
    </w:p>
    <w:p w14:paraId="5AF34C37" w14:textId="5B2E35F3" w:rsidR="00C00CE6" w:rsidRDefault="00C00CE6">
      <w:pPr>
        <w:pStyle w:val="8"/>
        <w:ind w:leftChars="166" w:left="398"/>
        <w:rPr>
          <w:ins w:id="190" w:author="Nick" w:date="2016-12-28T12:34:00Z"/>
        </w:rPr>
        <w:pPrChange w:id="191" w:author="binju_X240" w:date="2017-01-03T13:29:00Z">
          <w:pPr/>
        </w:pPrChange>
      </w:pPr>
      <w:ins w:id="192" w:author="Nick" w:date="2016-12-28T12:33:00Z">
        <w:r>
          <w:lastRenderedPageBreak/>
          <w:t>7.1</w:t>
        </w:r>
      </w:ins>
      <w:r w:rsidR="00AA4404">
        <w:t>.1</w:t>
      </w:r>
      <w:ins w:id="193" w:author="Nick" w:date="2016-12-28T12:33:00Z">
        <w:r>
          <w:t>.4.1.1.</w:t>
        </w:r>
      </w:ins>
      <w:r>
        <w:t>2</w:t>
      </w:r>
      <w:ins w:id="194" w:author="Nick" w:date="2016-12-28T12:34:00Z">
        <w:r>
          <w:t>.</w:t>
        </w:r>
      </w:ins>
      <w:r>
        <w:t>6</w:t>
      </w:r>
      <w:ins w:id="195" w:author="Nick" w:date="2016-12-28T12:34:00Z">
        <w:r>
          <w:t xml:space="preserve"> </w:t>
        </w:r>
      </w:ins>
      <w:r>
        <w:t>assign_remaining_RBS</w:t>
      </w:r>
    </w:p>
    <w:p w14:paraId="42BFC32E" w14:textId="77777777" w:rsidR="00C00CE6" w:rsidRDefault="00C00CE6" w:rsidP="00C00CE6">
      <w:pPr>
        <w:jc w:val="center"/>
      </w:pPr>
      <w:r>
        <w:rPr>
          <w:noProof/>
        </w:rPr>
        <w:drawing>
          <wp:inline distT="0" distB="0" distL="0" distR="0" wp14:anchorId="0E109154" wp14:editId="4DFE74BC">
            <wp:extent cx="5254923" cy="7791450"/>
            <wp:effectExtent l="0" t="0" r="3175" b="0"/>
            <wp:docPr id="133" name="圖片 133" descr="C:\Users\binju_X240\Desktop\0119\C__Users_binju_X240_Desktop_NB_IoT_eNB_Reference_NB_IoT_eNB_Reference_NB_IoT_eNB_ReferenceProcedureassign_remaining_RBS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nju_X240\Desktop\0119\C__Users_binju_X240_Desktop_NB_IoT_eNB_Reference_NB_IoT_eNB_Reference_NB_IoT_eNB_ReferenceProcedureassign_remaining_RBS1.emf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90" cy="779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9673" w14:textId="77777777" w:rsidR="00C00CE6" w:rsidRPr="00826816" w:rsidRDefault="00C00CE6" w:rsidP="00C00CE6">
      <w:pPr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BF0814C" wp14:editId="449D0864">
            <wp:extent cx="5255260" cy="3778885"/>
            <wp:effectExtent l="0" t="0" r="2540" b="0"/>
            <wp:docPr id="134" name="圖片 134" descr="C:\Users\binju_X240\Desktop\0119\C__Users_binju_X240_Desktop_NB_IoT_eNB_Reference_NB_IoT_eNB_Reference_NB_IoT_eNB_ReferenceProcedureassign_remaining_RBS1_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nju_X240\Desktop\0119\C__Users_binju_X240_Desktop_NB_IoT_eNB_Reference_NB_IoT_eNB_Reference_NB_IoT_eNB_ReferenceProcedureassign_remaining_RBS1_1.emf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9257" w14:textId="351061F4" w:rsidR="00C00CE6" w:rsidRDefault="00FC614C" w:rsidP="00FC614C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ins w:id="196" w:author="Nick" w:date="2017-01-13T12:34:00Z">
        <w:r w:rsidR="00C00CE6">
          <w:t xml:space="preserve">Procedure level of </w:t>
        </w:r>
      </w:ins>
      <w:r w:rsidR="00C00CE6">
        <w:t>assign_remaining_RBS</w:t>
      </w:r>
    </w:p>
    <w:p w14:paraId="1A9A0845" w14:textId="77777777" w:rsidR="00C00CE6" w:rsidRDefault="00C00CE6" w:rsidP="00C00CE6">
      <w:pPr>
        <w:jc w:val="center"/>
      </w:pPr>
    </w:p>
    <w:p w14:paraId="223C11CA" w14:textId="616252F3" w:rsidR="00C00CE6" w:rsidRPr="00826816" w:rsidRDefault="00FC614C" w:rsidP="00FC614C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C00CE6">
        <w:t>Parameters of assign_remaining_RBS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C00CE6" w:rsidRPr="000A00EB" w14:paraId="05936376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5833A3C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65E176B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2B53505" w14:textId="77777777" w:rsidR="00C00CE6" w:rsidRPr="000A00EB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CBFCFCB" w14:textId="77777777" w:rsidR="00C00CE6" w:rsidRDefault="00C00CE6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C00CE6" w14:paraId="223156B3" w14:textId="77777777" w:rsidTr="004F3F55">
        <w:trPr>
          <w:jc w:val="center"/>
        </w:trPr>
        <w:tc>
          <w:tcPr>
            <w:tcW w:w="2122" w:type="dxa"/>
            <w:vAlign w:val="center"/>
          </w:tcPr>
          <w:p w14:paraId="025B48A3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</w:t>
            </w:r>
          </w:p>
        </w:tc>
        <w:tc>
          <w:tcPr>
            <w:tcW w:w="2126" w:type="dxa"/>
            <w:vAlign w:val="center"/>
          </w:tcPr>
          <w:p w14:paraId="02FE537C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UE_list_t</w:t>
            </w:r>
          </w:p>
        </w:tc>
        <w:tc>
          <w:tcPr>
            <w:tcW w:w="2410" w:type="dxa"/>
            <w:vMerge w:val="restart"/>
            <w:vAlign w:val="center"/>
          </w:tcPr>
          <w:p w14:paraId="71D56D59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3D0F41A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M/A</w:t>
            </w:r>
          </w:p>
        </w:tc>
      </w:tr>
      <w:tr w:rsidR="00C00CE6" w14:paraId="4B80934E" w14:textId="77777777" w:rsidTr="004F3F55">
        <w:trPr>
          <w:jc w:val="center"/>
        </w:trPr>
        <w:tc>
          <w:tcPr>
            <w:tcW w:w="2122" w:type="dxa"/>
            <w:vAlign w:val="center"/>
          </w:tcPr>
          <w:p w14:paraId="59D7CEEB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</w:t>
            </w:r>
          </w:p>
        </w:tc>
        <w:tc>
          <w:tcPr>
            <w:tcW w:w="2126" w:type="dxa"/>
            <w:vAlign w:val="center"/>
          </w:tcPr>
          <w:p w14:paraId="4729E88F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2DCB91F6" w14:textId="77777777" w:rsidR="00C00CE6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5AB664D" w14:textId="77777777" w:rsidR="00C00CE6" w:rsidRPr="00E701CA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A0D745B" w14:textId="77777777" w:rsidTr="004F3F55">
        <w:trPr>
          <w:jc w:val="center"/>
        </w:trPr>
        <w:tc>
          <w:tcPr>
            <w:tcW w:w="2122" w:type="dxa"/>
            <w:vAlign w:val="center"/>
          </w:tcPr>
          <w:p w14:paraId="1E9FF094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idP</w:t>
            </w:r>
          </w:p>
        </w:tc>
        <w:tc>
          <w:tcPr>
            <w:tcW w:w="2126" w:type="dxa"/>
            <w:vAlign w:val="center"/>
          </w:tcPr>
          <w:p w14:paraId="78DD1E0D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/>
            <w:vAlign w:val="center"/>
          </w:tcPr>
          <w:p w14:paraId="55D6D314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D6C97EF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  <w:tr w:rsidR="00C00CE6" w14:paraId="39520BDF" w14:textId="77777777" w:rsidTr="004F3F55">
        <w:trPr>
          <w:jc w:val="center"/>
        </w:trPr>
        <w:tc>
          <w:tcPr>
            <w:tcW w:w="2122" w:type="dxa"/>
            <w:vAlign w:val="center"/>
          </w:tcPr>
          <w:p w14:paraId="31359A4E" w14:textId="77777777" w:rsidR="00C00CE6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</w:t>
            </w:r>
          </w:p>
        </w:tc>
        <w:tc>
          <w:tcPr>
            <w:tcW w:w="2126" w:type="dxa"/>
            <w:vAlign w:val="center"/>
          </w:tcPr>
          <w:p w14:paraId="706D749B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21F4915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5437E52" w14:textId="77777777" w:rsidR="00C00CE6" w:rsidRPr="00285D7B" w:rsidRDefault="00C00CE6" w:rsidP="004F3F55">
            <w:pPr>
              <w:jc w:val="both"/>
              <w:rPr>
                <w:rFonts w:cs="Times New Roman"/>
              </w:rPr>
            </w:pPr>
          </w:p>
        </w:tc>
      </w:tr>
    </w:tbl>
    <w:p w14:paraId="1B9E3C10" w14:textId="77777777" w:rsidR="00C00CE6" w:rsidRPr="002439CB" w:rsidRDefault="00C00CE6" w:rsidP="00C00CE6">
      <w:pPr>
        <w:rPr>
          <w:ins w:id="197" w:author="Nick" w:date="2016-12-28T12:38:00Z"/>
        </w:rPr>
      </w:pPr>
    </w:p>
    <w:p w14:paraId="69A81195" w14:textId="547EA670" w:rsidR="00090FAA" w:rsidRPr="00945FC0" w:rsidRDefault="00090FAA" w:rsidP="00945FC0">
      <w:pPr>
        <w:pStyle w:val="5"/>
        <w:ind w:left="480"/>
      </w:pPr>
      <w:r w:rsidRPr="00945FC0">
        <w:rPr>
          <w:rFonts w:hint="eastAsia"/>
        </w:rPr>
        <w:lastRenderedPageBreak/>
        <w:t>7.</w:t>
      </w:r>
      <w:r w:rsidR="00945FC0" w:rsidRPr="00945FC0">
        <w:t>1.</w:t>
      </w:r>
      <w:r w:rsidRPr="00945FC0">
        <w:rPr>
          <w:rFonts w:hint="eastAsia"/>
        </w:rPr>
        <w:t>1</w:t>
      </w:r>
      <w:r w:rsidRPr="00945FC0">
        <w:t>.</w:t>
      </w:r>
      <w:r w:rsidRPr="00945FC0">
        <w:rPr>
          <w:rStyle w:val="40"/>
          <w:rFonts w:cs="Times New Roman"/>
        </w:rPr>
        <w:t>4</w:t>
      </w:r>
      <w:r w:rsidRPr="00945FC0">
        <w:rPr>
          <w:rFonts w:cs="Times New Roman"/>
        </w:rPr>
        <w:t>.</w:t>
      </w:r>
      <w:r w:rsidRPr="00945FC0">
        <w:t>2 schedule_ue_specific</w:t>
      </w:r>
    </w:p>
    <w:p w14:paraId="6FB77976" w14:textId="7DF91D74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8EBE0DA" wp14:editId="712923FB">
                <wp:simplePos x="0" y="0"/>
                <wp:positionH relativeFrom="column">
                  <wp:posOffset>3400425</wp:posOffset>
                </wp:positionH>
                <wp:positionV relativeFrom="paragraph">
                  <wp:posOffset>4991099</wp:posOffset>
                </wp:positionV>
                <wp:extent cx="1695450" cy="1266825"/>
                <wp:effectExtent l="0" t="0" r="0" b="952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26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F7FA9" id="矩形 28" o:spid="_x0000_s1026" style="position:absolute;margin-left:267.75pt;margin-top:393pt;width:133.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A5C063B" wp14:editId="169CA449">
                <wp:simplePos x="0" y="0"/>
                <wp:positionH relativeFrom="column">
                  <wp:posOffset>3486150</wp:posOffset>
                </wp:positionH>
                <wp:positionV relativeFrom="paragraph">
                  <wp:posOffset>3371850</wp:posOffset>
                </wp:positionV>
                <wp:extent cx="1628775" cy="990600"/>
                <wp:effectExtent l="0" t="0" r="9525" b="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990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83ADD" id="矩形 27" o:spid="_x0000_s1026" style="position:absolute;margin-left:274.5pt;margin-top:265.5pt;width:128.25pt;height:78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" fillcolor="white [3212]" stroked="f" strokeweight="2pt"/>
            </w:pict>
          </mc:Fallback>
        </mc:AlternateContent>
      </w:r>
      <w:r w:rsidR="002D6EAB">
        <w:rPr>
          <w:noProof/>
        </w:rPr>
        <w:pict w14:anchorId="44D87552">
          <v:shape id="_x0000_i1039" type="#_x0000_t75" style="width:414pt;height:501pt">
            <v:imagedata r:id="rId70" o:title="schedule_ue_spec1"/>
          </v:shape>
        </w:pict>
      </w:r>
    </w:p>
    <w:p w14:paraId="6CBB9921" w14:textId="29E7D063" w:rsidR="00090FAA" w:rsidRDefault="00FC614C" w:rsidP="00FC614C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39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Procedure level of schedule_ue_specific</w:t>
      </w:r>
    </w:p>
    <w:p w14:paraId="73EE6B2A" w14:textId="77777777" w:rsidR="00090FAA" w:rsidRDefault="00090FAA" w:rsidP="00090FAA">
      <w:pPr>
        <w:jc w:val="center"/>
      </w:pPr>
    </w:p>
    <w:p w14:paraId="1C9224EB" w14:textId="0CE2293B" w:rsidR="00090FAA" w:rsidRPr="00A31572" w:rsidRDefault="00FC614C" w:rsidP="00FC614C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39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schedule_ue_specific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13216C8B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D9F0C2F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9A3457C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7AD7ACB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54C81EE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899A0C7" w14:textId="77777777" w:rsidTr="004F3F55">
        <w:trPr>
          <w:jc w:val="center"/>
        </w:trPr>
        <w:tc>
          <w:tcPr>
            <w:tcW w:w="2122" w:type="dxa"/>
            <w:vAlign w:val="center"/>
          </w:tcPr>
          <w:p w14:paraId="044DC553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3697B6CD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754CB268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1A653B1E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506D2D85" w14:textId="77777777" w:rsidTr="004F3F55">
        <w:trPr>
          <w:jc w:val="center"/>
        </w:trPr>
        <w:tc>
          <w:tcPr>
            <w:tcW w:w="2122" w:type="dxa"/>
            <w:vAlign w:val="center"/>
          </w:tcPr>
          <w:p w14:paraId="78B9B294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62F74">
              <w:t>frameP</w:t>
            </w:r>
          </w:p>
        </w:tc>
        <w:tc>
          <w:tcPr>
            <w:tcW w:w="2126" w:type="dxa"/>
            <w:vAlign w:val="center"/>
          </w:tcPr>
          <w:p w14:paraId="0704D221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62F74">
              <w:t>frame_t</w:t>
            </w:r>
          </w:p>
        </w:tc>
        <w:tc>
          <w:tcPr>
            <w:tcW w:w="2410" w:type="dxa"/>
            <w:vMerge/>
            <w:vAlign w:val="center"/>
          </w:tcPr>
          <w:p w14:paraId="5EFDE0ED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CAAD2FE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6A498015" w14:textId="77777777" w:rsidTr="004F3F55">
        <w:trPr>
          <w:jc w:val="center"/>
        </w:trPr>
        <w:tc>
          <w:tcPr>
            <w:tcW w:w="2122" w:type="dxa"/>
            <w:vAlign w:val="center"/>
          </w:tcPr>
          <w:p w14:paraId="07781997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257A7A44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66B15652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C497CE7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34769931" w14:textId="77777777" w:rsidTr="004F3F55">
        <w:trPr>
          <w:jc w:val="center"/>
        </w:trPr>
        <w:tc>
          <w:tcPr>
            <w:tcW w:w="2122" w:type="dxa"/>
            <w:vAlign w:val="center"/>
          </w:tcPr>
          <w:p w14:paraId="20C3A17D" w14:textId="77777777" w:rsidR="00090FAA" w:rsidRPr="00B84B61" w:rsidRDefault="00090FAA" w:rsidP="004F3F55">
            <w:pPr>
              <w:jc w:val="both"/>
            </w:pPr>
            <w:r w:rsidRPr="00E62F74">
              <w:lastRenderedPageBreak/>
              <w:t>mbsfn_flag</w:t>
            </w:r>
          </w:p>
        </w:tc>
        <w:tc>
          <w:tcPr>
            <w:tcW w:w="2126" w:type="dxa"/>
            <w:vAlign w:val="center"/>
          </w:tcPr>
          <w:p w14:paraId="0C16F58E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67D70474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ED2B500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56A0C116" w14:textId="2019413F" w:rsidR="00090FAA" w:rsidRDefault="00090FAA" w:rsidP="00090FAA"/>
    <w:p w14:paraId="701C5556" w14:textId="0D34C8D1" w:rsidR="00090FAA" w:rsidRDefault="00090FAA" w:rsidP="00090FAA">
      <w:pPr>
        <w:pStyle w:val="6"/>
        <w:ind w:left="480"/>
      </w:pPr>
      <w:r>
        <w:t>7.</w:t>
      </w:r>
      <w:r w:rsidR="00AA4404">
        <w:t>1.</w:t>
      </w:r>
      <w:r>
        <w:t>1.4.2.1 Sche_Ues</w:t>
      </w:r>
    </w:p>
    <w:p w14:paraId="0A02B71C" w14:textId="63C7D7DF" w:rsidR="00090FAA" w:rsidRDefault="006E4972" w:rsidP="00FC614C">
      <w:pPr>
        <w:pStyle w:val="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BB9E2E1" wp14:editId="6ED59CD8">
                <wp:simplePos x="0" y="0"/>
                <wp:positionH relativeFrom="column">
                  <wp:posOffset>2981325</wp:posOffset>
                </wp:positionH>
                <wp:positionV relativeFrom="paragraph">
                  <wp:posOffset>5597525</wp:posOffset>
                </wp:positionV>
                <wp:extent cx="1695450" cy="1266825"/>
                <wp:effectExtent l="0" t="0" r="0" b="952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26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CE788" id="矩形 30" o:spid="_x0000_s1026" style="position:absolute;margin-left:234.75pt;margin-top:440.75pt;width:133.5pt;height:99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" fillcolor="white [3212]" stroked="f" strokeweight="2pt"/>
            </w:pict>
          </mc:Fallback>
        </mc:AlternateContent>
      </w:r>
      <w:r w:rsidR="002D6EAB">
        <w:rPr>
          <w:noProof/>
        </w:rPr>
        <w:pict w14:anchorId="201C4DDD">
          <v:shape id="_x0000_i1040" type="#_x0000_t75" style="width:414pt;height:579pt">
            <v:imagedata r:id="rId71" o:title="Sche_UEs1"/>
          </v:shape>
        </w:pict>
      </w:r>
      <w:r w:rsidR="00090FAA" w:rsidRPr="00E62F74">
        <w:t xml:space="preserve"> 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4B173B6" wp14:editId="26B0BD99">
                <wp:simplePos x="0" y="0"/>
                <wp:positionH relativeFrom="column">
                  <wp:posOffset>3400425</wp:posOffset>
                </wp:positionH>
                <wp:positionV relativeFrom="paragraph">
                  <wp:posOffset>5676265</wp:posOffset>
                </wp:positionV>
                <wp:extent cx="1695450" cy="1266825"/>
                <wp:effectExtent l="0" t="0" r="0" b="952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26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479F9" id="矩形 73" o:spid="_x0000_s1026" style="position:absolute;margin-left:267.75pt;margin-top:446.95pt;width:133.5pt;height:99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" fillcolor="white [3212]" stroked="f" strokeweight="2pt"/>
            </w:pict>
          </mc:Fallback>
        </mc:AlternateContent>
      </w:r>
      <w:r w:rsidR="00FC614C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40</w:t>
      </w:r>
      <w:r w:rsidR="00A53881">
        <w:rPr>
          <w:noProof/>
        </w:rPr>
        <w:fldChar w:fldCharType="end"/>
      </w:r>
      <w:r w:rsidR="00FC614C">
        <w:rPr>
          <w:rFonts w:hint="eastAsia"/>
        </w:rPr>
        <w:t xml:space="preserve"> </w:t>
      </w:r>
      <w:r w:rsidR="00090FAA">
        <w:t>Procedure level of Sched_Ues</w:t>
      </w:r>
    </w:p>
    <w:p w14:paraId="2537722F" w14:textId="77777777" w:rsidR="00090FAA" w:rsidRDefault="00090FAA" w:rsidP="00090FAA">
      <w:pPr>
        <w:jc w:val="center"/>
      </w:pPr>
    </w:p>
    <w:p w14:paraId="5B2433B7" w14:textId="5FB35A11" w:rsidR="00090FAA" w:rsidRPr="00A31572" w:rsidRDefault="00FC614C" w:rsidP="00FC614C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Sche_Ues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4BF7FC99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6E0C7A1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8571E4A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131DC91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0E77ECC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92C809C" w14:textId="77777777" w:rsidTr="004F3F55">
        <w:trPr>
          <w:jc w:val="center"/>
        </w:trPr>
        <w:tc>
          <w:tcPr>
            <w:tcW w:w="2122" w:type="dxa"/>
            <w:vAlign w:val="center"/>
          </w:tcPr>
          <w:p w14:paraId="03A26509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080AB4FB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1DCDC931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7AAC25A1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6604E659" w14:textId="77777777" w:rsidTr="004F3F55">
        <w:trPr>
          <w:jc w:val="center"/>
        </w:trPr>
        <w:tc>
          <w:tcPr>
            <w:tcW w:w="2122" w:type="dxa"/>
            <w:vAlign w:val="center"/>
          </w:tcPr>
          <w:p w14:paraId="7B4EA288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A60ABD">
              <w:t>CC_id</w:t>
            </w:r>
          </w:p>
        </w:tc>
        <w:tc>
          <w:tcPr>
            <w:tcW w:w="2126" w:type="dxa"/>
            <w:vAlign w:val="center"/>
          </w:tcPr>
          <w:p w14:paraId="12BE2EA6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A60ABD">
              <w:t>uint8_t</w:t>
            </w:r>
          </w:p>
        </w:tc>
        <w:tc>
          <w:tcPr>
            <w:tcW w:w="2410" w:type="dxa"/>
            <w:vMerge/>
            <w:vAlign w:val="center"/>
          </w:tcPr>
          <w:p w14:paraId="251057DE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F07B703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D2EC7B9" w14:textId="77777777" w:rsidTr="004F3F55">
        <w:trPr>
          <w:jc w:val="center"/>
        </w:trPr>
        <w:tc>
          <w:tcPr>
            <w:tcW w:w="2122" w:type="dxa"/>
            <w:vAlign w:val="center"/>
          </w:tcPr>
          <w:p w14:paraId="6505D2B3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A60ABD">
              <w:t>UE_id</w:t>
            </w:r>
          </w:p>
        </w:tc>
        <w:tc>
          <w:tcPr>
            <w:tcW w:w="2126" w:type="dxa"/>
            <w:vAlign w:val="center"/>
          </w:tcPr>
          <w:p w14:paraId="2B710C39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A60ABD">
              <w:t>int</w:t>
            </w:r>
          </w:p>
        </w:tc>
        <w:tc>
          <w:tcPr>
            <w:tcW w:w="2410" w:type="dxa"/>
            <w:vMerge/>
            <w:vAlign w:val="center"/>
          </w:tcPr>
          <w:p w14:paraId="2AEEAF77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1CE2A05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06B0F01C" w14:textId="77777777" w:rsidR="00090FAA" w:rsidRDefault="00090FAA" w:rsidP="00090FAA"/>
    <w:p w14:paraId="61DF6FF2" w14:textId="30605325" w:rsidR="00090FAA" w:rsidRDefault="00090FAA" w:rsidP="00090FAA">
      <w:pPr>
        <w:pStyle w:val="7"/>
        <w:ind w:left="960"/>
      </w:pPr>
      <w:r>
        <w:rPr>
          <w:rFonts w:hint="eastAsia"/>
        </w:rPr>
        <w:lastRenderedPageBreak/>
        <w:t>7</w:t>
      </w:r>
      <w:r>
        <w:t>.1</w:t>
      </w:r>
      <w:r w:rsidR="00AA4404">
        <w:t>.1</w:t>
      </w:r>
      <w:r>
        <w:t>.4.2.1.1 Retransmission</w:t>
      </w:r>
    </w:p>
    <w:p w14:paraId="53D672B3" w14:textId="64AB6199" w:rsidR="00090FAA" w:rsidRDefault="002D6EAB" w:rsidP="00FC614C">
      <w:pPr>
        <w:pStyle w:val="Figure"/>
      </w:pPr>
      <w:r>
        <w:rPr>
          <w:noProof/>
        </w:rPr>
        <w:pict w14:anchorId="14863933">
          <v:shape id="_x0000_i1041" type="#_x0000_t75" style="width:384pt;height:633pt">
            <v:imagedata r:id="rId72" o:title="Retransmission1"/>
          </v:shape>
        </w:pict>
      </w:r>
      <w:r w:rsidR="006E497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DCC1C07" wp14:editId="13E89DF6">
                <wp:simplePos x="0" y="0"/>
                <wp:positionH relativeFrom="column">
                  <wp:posOffset>3295650</wp:posOffset>
                </wp:positionH>
                <wp:positionV relativeFrom="paragraph">
                  <wp:posOffset>1171576</wp:posOffset>
                </wp:positionV>
                <wp:extent cx="1790700" cy="476250"/>
                <wp:effectExtent l="0" t="0" r="0" b="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76DE6" id="矩形 78" o:spid="_x0000_s1026" style="position:absolute;margin-left:259.5pt;margin-top:92.25pt;width:141pt;height:37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" fillcolor="white [3212]" stroked="f" strokeweight="2pt"/>
            </w:pict>
          </mc:Fallback>
        </mc:AlternateContent>
      </w:r>
      <w:r>
        <w:rPr>
          <w:noProof/>
        </w:rPr>
        <w:pict w14:anchorId="42FD7739">
          <v:shape id="_x0000_i1042" type="#_x0000_t75" style="width:393.6pt;height:244.8pt">
            <v:imagedata r:id="rId73" o:title="Retransmission1_1"/>
          </v:shape>
        </w:pict>
      </w:r>
      <w:r w:rsidR="00090FAA" w:rsidRPr="00E62F74">
        <w:t xml:space="preserve"> </w:t>
      </w:r>
      <w:r w:rsidR="00FC614C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41</w:t>
      </w:r>
      <w:r w:rsidR="00A53881">
        <w:rPr>
          <w:noProof/>
        </w:rPr>
        <w:fldChar w:fldCharType="end"/>
      </w:r>
      <w:r w:rsidR="00FC614C">
        <w:rPr>
          <w:rFonts w:hint="eastAsia"/>
        </w:rPr>
        <w:t xml:space="preserve"> </w:t>
      </w:r>
      <w:r w:rsidR="00090FAA">
        <w:t>Procedure level of Retransmission</w:t>
      </w:r>
    </w:p>
    <w:p w14:paraId="1AFCADFE" w14:textId="77777777" w:rsidR="00FC614C" w:rsidRDefault="00FC614C" w:rsidP="00FC614C">
      <w:pPr>
        <w:pStyle w:val="Figure"/>
      </w:pPr>
    </w:p>
    <w:p w14:paraId="64FB2A6C" w14:textId="2CAEAF5C" w:rsidR="00090FAA" w:rsidRDefault="00FC614C" w:rsidP="00FC614C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Retransmission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77C15F1B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2975292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2475CA4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6B9E2DC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440DF3F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656B4C10" w14:textId="77777777" w:rsidTr="004F3F55">
        <w:trPr>
          <w:jc w:val="center"/>
        </w:trPr>
        <w:tc>
          <w:tcPr>
            <w:tcW w:w="2122" w:type="dxa"/>
            <w:vAlign w:val="center"/>
          </w:tcPr>
          <w:p w14:paraId="506A8C50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A60ABD">
              <w:t>CC_id</w:t>
            </w:r>
          </w:p>
        </w:tc>
        <w:tc>
          <w:tcPr>
            <w:tcW w:w="2126" w:type="dxa"/>
            <w:vAlign w:val="center"/>
          </w:tcPr>
          <w:p w14:paraId="2295BC7F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A60ABD">
              <w:t>uint8_t</w:t>
            </w:r>
          </w:p>
        </w:tc>
        <w:tc>
          <w:tcPr>
            <w:tcW w:w="2410" w:type="dxa"/>
            <w:vAlign w:val="center"/>
          </w:tcPr>
          <w:p w14:paraId="656D0909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Align w:val="center"/>
          </w:tcPr>
          <w:p w14:paraId="23008140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</w:tbl>
    <w:p w14:paraId="6051FD84" w14:textId="77777777" w:rsidR="00090FAA" w:rsidRDefault="00090FAA" w:rsidP="00090FAA"/>
    <w:p w14:paraId="5CC39983" w14:textId="30876A93" w:rsidR="00090FAA" w:rsidRDefault="00090FAA" w:rsidP="00090FAA">
      <w:pPr>
        <w:pStyle w:val="8"/>
        <w:ind w:left="960"/>
      </w:pPr>
      <w:r>
        <w:lastRenderedPageBreak/>
        <w:t>7.1</w:t>
      </w:r>
      <w:r w:rsidR="007A6687">
        <w:t>.1</w:t>
      </w:r>
      <w:r>
        <w:t>.4.2.1.1.1 s</w:t>
      </w:r>
      <w:r>
        <w:rPr>
          <w:rFonts w:hint="eastAsia"/>
        </w:rPr>
        <w:t>witch_</w:t>
      </w:r>
      <w:r>
        <w:t>N_RB_DL</w:t>
      </w:r>
    </w:p>
    <w:p w14:paraId="56E515D3" w14:textId="40342C7E" w:rsidR="00090FAA" w:rsidRDefault="002D6EAB" w:rsidP="008F7625">
      <w:pPr>
        <w:pStyle w:val="Figure"/>
      </w:pPr>
      <w:r>
        <w:rPr>
          <w:noProof/>
        </w:rPr>
        <w:pict w14:anchorId="2C9BB8D0">
          <v:shape id="_x0000_i1043" type="#_x0000_t75" style="width:414pt;height:478.8pt">
            <v:imagedata r:id="rId74" o:title="switch_N_RB_DL1"/>
          </v:shape>
        </w:pict>
      </w:r>
      <w:r w:rsidR="00090FAA" w:rsidRPr="00E62F74">
        <w:t xml:space="preserve"> </w:t>
      </w:r>
      <w:r w:rsidR="008F762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42</w:t>
      </w:r>
      <w:r w:rsidR="00A53881">
        <w:rPr>
          <w:noProof/>
        </w:rPr>
        <w:fldChar w:fldCharType="end"/>
      </w:r>
      <w:r w:rsidR="008F7625">
        <w:rPr>
          <w:rFonts w:hint="eastAsia"/>
        </w:rPr>
        <w:t xml:space="preserve"> </w:t>
      </w:r>
      <w:r w:rsidR="00090FAA">
        <w:t>Procedure level of</w:t>
      </w:r>
      <w:r w:rsidR="00090FAA" w:rsidRPr="00A60ABD">
        <w:t xml:space="preserve"> </w:t>
      </w:r>
      <w:r w:rsidR="00090FAA">
        <w:t>s</w:t>
      </w:r>
      <w:r w:rsidR="00090FAA">
        <w:rPr>
          <w:rFonts w:hint="eastAsia"/>
        </w:rPr>
        <w:t>witch_</w:t>
      </w:r>
      <w:r w:rsidR="00090FAA">
        <w:t>N_RB_DL</w:t>
      </w:r>
    </w:p>
    <w:p w14:paraId="66F19C0A" w14:textId="77777777" w:rsidR="008F7625" w:rsidRDefault="008F7625" w:rsidP="00090FAA">
      <w:pPr>
        <w:jc w:val="center"/>
      </w:pPr>
    </w:p>
    <w:p w14:paraId="2D831453" w14:textId="442EFF46" w:rsidR="00090FAA" w:rsidRDefault="008F7625" w:rsidP="008F762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s</w:t>
      </w:r>
      <w:r w:rsidR="00090FAA">
        <w:rPr>
          <w:rFonts w:hint="eastAsia"/>
        </w:rPr>
        <w:t>witch_</w:t>
      </w:r>
      <w:r w:rsidR="00090FAA">
        <w:t>N_RB_DL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14870E1D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8AF715F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D9D0C5A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CEF8D12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D03C41A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23353377" w14:textId="77777777" w:rsidTr="004F3F55">
        <w:trPr>
          <w:jc w:val="center"/>
        </w:trPr>
        <w:tc>
          <w:tcPr>
            <w:tcW w:w="2122" w:type="dxa"/>
            <w:vAlign w:val="center"/>
          </w:tcPr>
          <w:p w14:paraId="1C351AF8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A60ABD">
              <w:t>CC_id</w:t>
            </w:r>
          </w:p>
        </w:tc>
        <w:tc>
          <w:tcPr>
            <w:tcW w:w="2126" w:type="dxa"/>
            <w:vAlign w:val="center"/>
          </w:tcPr>
          <w:p w14:paraId="3C586AEB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A60ABD">
              <w:t>uint8_t</w:t>
            </w:r>
          </w:p>
        </w:tc>
        <w:tc>
          <w:tcPr>
            <w:tcW w:w="2410" w:type="dxa"/>
            <w:vAlign w:val="center"/>
          </w:tcPr>
          <w:p w14:paraId="270A9682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Align w:val="center"/>
          </w:tcPr>
          <w:p w14:paraId="5C3CCA99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</w:tbl>
    <w:p w14:paraId="4B041494" w14:textId="77777777" w:rsidR="00090FAA" w:rsidRDefault="00090FAA" w:rsidP="00090FAA"/>
    <w:p w14:paraId="7C8965E0" w14:textId="7C2C571D" w:rsidR="00090FAA" w:rsidRDefault="00090FAA" w:rsidP="00090FAA">
      <w:pPr>
        <w:pStyle w:val="8"/>
        <w:ind w:left="960"/>
      </w:pPr>
      <w:r>
        <w:lastRenderedPageBreak/>
        <w:t>7.1</w:t>
      </w:r>
      <w:r w:rsidR="007A6687">
        <w:t>.1</w:t>
      </w:r>
      <w:r>
        <w:t>.4.2.1.1.2 get_transmission_mode</w:t>
      </w:r>
    </w:p>
    <w:p w14:paraId="3E164F77" w14:textId="1AB677BD" w:rsidR="00090FAA" w:rsidRDefault="006E4972" w:rsidP="004C3B65">
      <w:pPr>
        <w:pStyle w:val="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51C604E" wp14:editId="227A2952">
                <wp:simplePos x="0" y="0"/>
                <wp:positionH relativeFrom="column">
                  <wp:posOffset>4410074</wp:posOffset>
                </wp:positionH>
                <wp:positionV relativeFrom="paragraph">
                  <wp:posOffset>2409825</wp:posOffset>
                </wp:positionV>
                <wp:extent cx="752475" cy="771525"/>
                <wp:effectExtent l="0" t="0" r="9525" b="952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71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D1069" id="矩形 79" o:spid="_x0000_s1026" style="position:absolute;margin-left:347.25pt;margin-top:189.75pt;width:59.25pt;height:60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" fillcolor="white [3212]" stroked="f" strokeweight="2pt"/>
            </w:pict>
          </mc:Fallback>
        </mc:AlternateContent>
      </w:r>
      <w:r w:rsidR="002D6EAB">
        <w:rPr>
          <w:noProof/>
        </w:rPr>
        <w:pict w14:anchorId="4E585E94">
          <v:shape id="_x0000_i1044" type="#_x0000_t75" style="width:414pt;height:501pt">
            <v:imagedata r:id="rId75" o:title="get_transmission_mode1"/>
          </v:shape>
        </w:pict>
      </w:r>
      <w:r w:rsidR="00090FAA" w:rsidRPr="00E62F74">
        <w:t xml:space="preserve"> </w:t>
      </w:r>
      <w:r w:rsidR="004C3B6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43</w:t>
      </w:r>
      <w:r w:rsidR="00A53881">
        <w:rPr>
          <w:noProof/>
        </w:rPr>
        <w:fldChar w:fldCharType="end"/>
      </w:r>
      <w:r w:rsidR="004C3B65">
        <w:rPr>
          <w:rFonts w:hint="eastAsia"/>
        </w:rPr>
        <w:t xml:space="preserve"> </w:t>
      </w:r>
      <w:r w:rsidR="00090FAA">
        <w:t>Procedure level of get_transmission_mode</w:t>
      </w:r>
    </w:p>
    <w:p w14:paraId="4BDA6460" w14:textId="77777777" w:rsidR="004C3B65" w:rsidRDefault="004C3B65" w:rsidP="00090FAA">
      <w:pPr>
        <w:jc w:val="center"/>
      </w:pPr>
    </w:p>
    <w:p w14:paraId="78F36344" w14:textId="51ED5573" w:rsidR="00090FAA" w:rsidRDefault="004C3B65" w:rsidP="004C3B6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get_transmission_mode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59EBC693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C341C25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6287568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92CF8F0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D56E715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B2CF5EA" w14:textId="77777777" w:rsidTr="004F3F55">
        <w:trPr>
          <w:jc w:val="center"/>
        </w:trPr>
        <w:tc>
          <w:tcPr>
            <w:tcW w:w="2122" w:type="dxa"/>
            <w:vAlign w:val="center"/>
          </w:tcPr>
          <w:p w14:paraId="452DED36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0DF21B78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1C147ED2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7E5BBD">
              <w:rPr>
                <w:rFonts w:cs="Times New Roman"/>
              </w:rPr>
              <w:t>PHY_vars_eNB_g[Mod_id][CC_id]-&gt;transmission_mode[UE_id]</w:t>
            </w:r>
          </w:p>
        </w:tc>
        <w:tc>
          <w:tcPr>
            <w:tcW w:w="3260" w:type="dxa"/>
            <w:vMerge w:val="restart"/>
            <w:vAlign w:val="center"/>
          </w:tcPr>
          <w:p w14:paraId="595208EB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5422D430" w14:textId="77777777" w:rsidTr="004F3F55">
        <w:trPr>
          <w:jc w:val="center"/>
        </w:trPr>
        <w:tc>
          <w:tcPr>
            <w:tcW w:w="2122" w:type="dxa"/>
            <w:vAlign w:val="center"/>
          </w:tcPr>
          <w:p w14:paraId="46E2E3FB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CC_id</w:t>
            </w:r>
          </w:p>
        </w:tc>
        <w:tc>
          <w:tcPr>
            <w:tcW w:w="2126" w:type="dxa"/>
            <w:vAlign w:val="center"/>
          </w:tcPr>
          <w:p w14:paraId="0950E316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A60ABD">
              <w:t>uint8_t</w:t>
            </w:r>
          </w:p>
        </w:tc>
        <w:tc>
          <w:tcPr>
            <w:tcW w:w="2410" w:type="dxa"/>
            <w:vMerge/>
            <w:vAlign w:val="center"/>
          </w:tcPr>
          <w:p w14:paraId="7F2480BB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66B798D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046BA9E" w14:textId="77777777" w:rsidTr="004F3F55">
        <w:trPr>
          <w:jc w:val="center"/>
        </w:trPr>
        <w:tc>
          <w:tcPr>
            <w:tcW w:w="2122" w:type="dxa"/>
            <w:vAlign w:val="center"/>
          </w:tcPr>
          <w:p w14:paraId="57331798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>
              <w:t>rnti</w:t>
            </w:r>
          </w:p>
        </w:tc>
        <w:tc>
          <w:tcPr>
            <w:tcW w:w="2126" w:type="dxa"/>
            <w:vAlign w:val="center"/>
          </w:tcPr>
          <w:p w14:paraId="5E1CFA1C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7E5BBD">
              <w:t>uint16_t</w:t>
            </w:r>
          </w:p>
        </w:tc>
        <w:tc>
          <w:tcPr>
            <w:tcW w:w="2410" w:type="dxa"/>
            <w:vMerge/>
            <w:vAlign w:val="center"/>
          </w:tcPr>
          <w:p w14:paraId="18B3E07C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7B7C67E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64724059" w14:textId="77777777" w:rsidR="00090FAA" w:rsidRPr="00910978" w:rsidRDefault="00090FAA" w:rsidP="00090FAA"/>
    <w:p w14:paraId="51263191" w14:textId="5518CD4A" w:rsidR="00090FAA" w:rsidRDefault="00090FAA" w:rsidP="00090FAA">
      <w:pPr>
        <w:pStyle w:val="8"/>
        <w:ind w:left="960"/>
      </w:pPr>
      <w:r>
        <w:t>7.1</w:t>
      </w:r>
      <w:r w:rsidR="007A6687">
        <w:t>.1</w:t>
      </w:r>
      <w:r>
        <w:t>.4.2.1.1.3 find_ue</w:t>
      </w:r>
    </w:p>
    <w:p w14:paraId="41485587" w14:textId="75D08052" w:rsidR="00090FAA" w:rsidRDefault="00090FAA" w:rsidP="004C3B65">
      <w:pPr>
        <w:pStyle w:val="Figure"/>
      </w:pPr>
      <w:r>
        <w:rPr>
          <w:noProof/>
        </w:rPr>
        <w:drawing>
          <wp:inline distT="0" distB="0" distL="0" distR="0" wp14:anchorId="15F64CF0" wp14:editId="24F244F1">
            <wp:extent cx="5257800" cy="6359525"/>
            <wp:effectExtent l="0" t="0" r="0" b="3175"/>
            <wp:docPr id="83" name="圖片 83" descr="C:\Users\Tian-Ren\AppData\Local\Microsoft\Windows\INetCache\Content.Word\find_ue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Tian-Ren\AppData\Local\Microsoft\Windows\INetCache\Content.Word\find_ue1.emf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F74">
        <w:t xml:space="preserve"> </w:t>
      </w:r>
      <w:r w:rsidR="004C3B6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44</w:t>
      </w:r>
      <w:r w:rsidR="00A53881">
        <w:rPr>
          <w:noProof/>
        </w:rPr>
        <w:fldChar w:fldCharType="end"/>
      </w:r>
      <w:r w:rsidR="004C3B65">
        <w:rPr>
          <w:rFonts w:hint="eastAsia"/>
        </w:rPr>
        <w:t xml:space="preserve"> </w:t>
      </w:r>
      <w:r>
        <w:t>Procedure level of find_ue</w:t>
      </w:r>
    </w:p>
    <w:p w14:paraId="0F05EB52" w14:textId="77777777" w:rsidR="00090FAA" w:rsidRDefault="00090FAA" w:rsidP="00090FAA">
      <w:pPr>
        <w:jc w:val="center"/>
      </w:pPr>
    </w:p>
    <w:p w14:paraId="71216301" w14:textId="2134B224" w:rsidR="00090FAA" w:rsidRDefault="004C3B65" w:rsidP="004C3B6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44</w:t>
      </w:r>
      <w:r w:rsidR="00A53881">
        <w:rPr>
          <w:noProof/>
        </w:rPr>
        <w:fldChar w:fldCharType="end"/>
      </w:r>
      <w:r w:rsidR="00090FAA">
        <w:t xml:space="preserve"> Parameters of find_ue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072BD58B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8E022BD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9A16C6D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0C95B2E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7BBB56C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1074B0BE" w14:textId="77777777" w:rsidTr="004F3F55">
        <w:trPr>
          <w:jc w:val="center"/>
        </w:trPr>
        <w:tc>
          <w:tcPr>
            <w:tcW w:w="2122" w:type="dxa"/>
            <w:vAlign w:val="center"/>
          </w:tcPr>
          <w:p w14:paraId="37ABE441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rnti</w:t>
            </w:r>
          </w:p>
        </w:tc>
        <w:tc>
          <w:tcPr>
            <w:tcW w:w="2126" w:type="dxa"/>
            <w:vAlign w:val="center"/>
          </w:tcPr>
          <w:p w14:paraId="58605246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uint16_t</w:t>
            </w:r>
          </w:p>
        </w:tc>
        <w:tc>
          <w:tcPr>
            <w:tcW w:w="2410" w:type="dxa"/>
            <w:vAlign w:val="center"/>
          </w:tcPr>
          <w:p w14:paraId="02413E45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 </w:t>
            </w:r>
          </w:p>
        </w:tc>
        <w:tc>
          <w:tcPr>
            <w:tcW w:w="3260" w:type="dxa"/>
            <w:vAlign w:val="center"/>
          </w:tcPr>
          <w:p w14:paraId="1BFE93B1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e </w:t>
            </w:r>
            <w:r>
              <w:rPr>
                <w:rFonts w:cs="Times New Roman"/>
              </w:rPr>
              <w:t>number</w:t>
            </w:r>
          </w:p>
        </w:tc>
      </w:tr>
      <w:tr w:rsidR="00090FAA" w14:paraId="3DA0E297" w14:textId="77777777" w:rsidTr="004F3F55">
        <w:trPr>
          <w:jc w:val="center"/>
        </w:trPr>
        <w:tc>
          <w:tcPr>
            <w:tcW w:w="2122" w:type="dxa"/>
            <w:vAlign w:val="center"/>
          </w:tcPr>
          <w:p w14:paraId="67AD1F6B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eNB</w:t>
            </w:r>
          </w:p>
        </w:tc>
        <w:tc>
          <w:tcPr>
            <w:tcW w:w="2126" w:type="dxa"/>
            <w:vAlign w:val="center"/>
          </w:tcPr>
          <w:p w14:paraId="779B4720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PHY_VARS_eNB</w:t>
            </w:r>
          </w:p>
        </w:tc>
        <w:tc>
          <w:tcPr>
            <w:tcW w:w="2410" w:type="dxa"/>
            <w:vAlign w:val="center"/>
          </w:tcPr>
          <w:p w14:paraId="1B048F1D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3260" w:type="dxa"/>
            <w:vAlign w:val="center"/>
          </w:tcPr>
          <w:p w14:paraId="18F30203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1 mean faild</w:t>
            </w:r>
          </w:p>
        </w:tc>
      </w:tr>
    </w:tbl>
    <w:p w14:paraId="018C16C6" w14:textId="77777777" w:rsidR="00090FAA" w:rsidRDefault="00090FAA" w:rsidP="00090FAA"/>
    <w:p w14:paraId="76525BE7" w14:textId="3B7E0391" w:rsidR="00090FAA" w:rsidRDefault="00090FAA" w:rsidP="00090FAA">
      <w:pPr>
        <w:pStyle w:val="8"/>
        <w:ind w:left="960"/>
      </w:pPr>
      <w:r>
        <w:t>7.1</w:t>
      </w:r>
      <w:r w:rsidR="007A6687">
        <w:t>.1</w:t>
      </w:r>
      <w:r>
        <w:t>.4.2.1.1.4 add</w:t>
      </w:r>
      <w:r>
        <w:rPr>
          <w:rFonts w:hint="eastAsia"/>
        </w:rPr>
        <w:t>_</w:t>
      </w:r>
      <w:r>
        <w:t>ue_</w:t>
      </w:r>
      <w:r>
        <w:rPr>
          <w:rFonts w:hint="eastAsia"/>
        </w:rPr>
        <w:t>dlsch</w:t>
      </w:r>
      <w:r>
        <w:t>_info</w:t>
      </w:r>
    </w:p>
    <w:p w14:paraId="509CB30A" w14:textId="007CB195" w:rsidR="00090FAA" w:rsidRDefault="002D6EAB" w:rsidP="004C3B65">
      <w:pPr>
        <w:pStyle w:val="Figure"/>
      </w:pPr>
      <w:r>
        <w:rPr>
          <w:noProof/>
        </w:rPr>
        <w:pict w14:anchorId="4AB5441F">
          <v:shape id="_x0000_i1045" type="#_x0000_t75" style="width:414pt;height:501pt">
            <v:imagedata r:id="rId77" o:title="add_ue_dlsch_info1"/>
          </v:shape>
        </w:pict>
      </w:r>
      <w:r w:rsidR="00090FAA" w:rsidRPr="00E62F74">
        <w:t xml:space="preserve"> </w:t>
      </w:r>
      <w:r w:rsidR="004C3B6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45</w:t>
      </w:r>
      <w:r w:rsidR="00A53881">
        <w:rPr>
          <w:noProof/>
        </w:rPr>
        <w:fldChar w:fldCharType="end"/>
      </w:r>
      <w:r w:rsidR="004C3B65">
        <w:rPr>
          <w:rFonts w:hint="eastAsia"/>
        </w:rPr>
        <w:t xml:space="preserve"> </w:t>
      </w:r>
      <w:r w:rsidR="00090FAA">
        <w:t>Procedure level of add</w:t>
      </w:r>
      <w:r w:rsidR="00090FAA">
        <w:rPr>
          <w:rFonts w:hint="eastAsia"/>
        </w:rPr>
        <w:t>_</w:t>
      </w:r>
      <w:r w:rsidR="00090FAA">
        <w:t>ue_</w:t>
      </w:r>
      <w:r w:rsidR="00090FAA">
        <w:rPr>
          <w:rFonts w:hint="eastAsia"/>
        </w:rPr>
        <w:t>dlsch</w:t>
      </w:r>
      <w:r w:rsidR="00090FAA">
        <w:t>_info</w:t>
      </w:r>
    </w:p>
    <w:p w14:paraId="268D7142" w14:textId="77777777" w:rsidR="00090FAA" w:rsidRDefault="00090FAA" w:rsidP="00090FAA">
      <w:pPr>
        <w:jc w:val="center"/>
      </w:pPr>
    </w:p>
    <w:p w14:paraId="1B3EB6AA" w14:textId="295F1DDC" w:rsidR="00090FAA" w:rsidRDefault="004C3B65" w:rsidP="004C3B6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add</w:t>
      </w:r>
      <w:r w:rsidR="00090FAA">
        <w:rPr>
          <w:rFonts w:hint="eastAsia"/>
        </w:rPr>
        <w:t>_</w:t>
      </w:r>
      <w:r w:rsidR="00090FAA">
        <w:t>ue_</w:t>
      </w:r>
      <w:r w:rsidR="00090FAA">
        <w:rPr>
          <w:rFonts w:hint="eastAsia"/>
        </w:rPr>
        <w:t>dlsch</w:t>
      </w:r>
      <w:r w:rsidR="00090FAA">
        <w:t>_info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0B08E6D0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FF24863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CCFD363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BED3323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5CFAC12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451F469C" w14:textId="77777777" w:rsidTr="004F3F55">
        <w:trPr>
          <w:jc w:val="center"/>
        </w:trPr>
        <w:tc>
          <w:tcPr>
            <w:tcW w:w="2122" w:type="dxa"/>
            <w:vAlign w:val="center"/>
          </w:tcPr>
          <w:p w14:paraId="6F8B7CD8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55416F04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4A4CD2BB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03D2774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7153DEB9" w14:textId="77777777" w:rsidTr="004F3F55">
        <w:trPr>
          <w:jc w:val="center"/>
        </w:trPr>
        <w:tc>
          <w:tcPr>
            <w:tcW w:w="2122" w:type="dxa"/>
            <w:vAlign w:val="center"/>
          </w:tcPr>
          <w:p w14:paraId="5BE4B4B9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CC_id</w:t>
            </w:r>
          </w:p>
        </w:tc>
        <w:tc>
          <w:tcPr>
            <w:tcW w:w="2126" w:type="dxa"/>
            <w:vAlign w:val="center"/>
          </w:tcPr>
          <w:p w14:paraId="6FF61491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62F74">
              <w:t>frame_t</w:t>
            </w:r>
          </w:p>
        </w:tc>
        <w:tc>
          <w:tcPr>
            <w:tcW w:w="2410" w:type="dxa"/>
            <w:vMerge/>
            <w:vAlign w:val="center"/>
          </w:tcPr>
          <w:p w14:paraId="4E7FE614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BAA5A38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399F3F85" w14:textId="77777777" w:rsidTr="004F3F55">
        <w:trPr>
          <w:jc w:val="center"/>
        </w:trPr>
        <w:tc>
          <w:tcPr>
            <w:tcW w:w="2122" w:type="dxa"/>
            <w:vAlign w:val="center"/>
          </w:tcPr>
          <w:p w14:paraId="39944AE1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EE6AF8">
              <w:lastRenderedPageBreak/>
              <w:t>UE_id</w:t>
            </w:r>
          </w:p>
        </w:tc>
        <w:tc>
          <w:tcPr>
            <w:tcW w:w="2126" w:type="dxa"/>
            <w:vAlign w:val="center"/>
          </w:tcPr>
          <w:p w14:paraId="09097455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4AC08525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6C0B2FC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24964E7C" w14:textId="77777777" w:rsidTr="004F3F55">
        <w:trPr>
          <w:jc w:val="center"/>
        </w:trPr>
        <w:tc>
          <w:tcPr>
            <w:tcW w:w="2122" w:type="dxa"/>
            <w:vAlign w:val="center"/>
          </w:tcPr>
          <w:p w14:paraId="2D54A038" w14:textId="77777777" w:rsidR="00090FAA" w:rsidRPr="00B84B61" w:rsidRDefault="00090FAA" w:rsidP="004F3F55">
            <w:pPr>
              <w:jc w:val="both"/>
            </w:pPr>
            <w:r w:rsidRPr="00EE6AF8">
              <w:t>subframeP</w:t>
            </w:r>
          </w:p>
        </w:tc>
        <w:tc>
          <w:tcPr>
            <w:tcW w:w="2126" w:type="dxa"/>
            <w:vAlign w:val="center"/>
          </w:tcPr>
          <w:p w14:paraId="22934216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065B133F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EFE15C6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4A16C109" w14:textId="77777777" w:rsidTr="004F3F55">
        <w:trPr>
          <w:jc w:val="center"/>
        </w:trPr>
        <w:tc>
          <w:tcPr>
            <w:tcW w:w="2122" w:type="dxa"/>
            <w:vAlign w:val="center"/>
          </w:tcPr>
          <w:p w14:paraId="354DA0C5" w14:textId="77777777" w:rsidR="00090FAA" w:rsidRPr="00EE6AF8" w:rsidRDefault="00090FAA" w:rsidP="004F3F55">
            <w:pPr>
              <w:jc w:val="both"/>
            </w:pPr>
            <w:r w:rsidRPr="00EE6AF8">
              <w:t>status</w:t>
            </w:r>
          </w:p>
        </w:tc>
        <w:tc>
          <w:tcPr>
            <w:tcW w:w="2126" w:type="dxa"/>
            <w:vAlign w:val="center"/>
          </w:tcPr>
          <w:p w14:paraId="7E1D8878" w14:textId="77777777" w:rsidR="00090FAA" w:rsidRDefault="00090FAA" w:rsidP="004F3F55">
            <w:pPr>
              <w:jc w:val="both"/>
            </w:pPr>
            <w:r w:rsidRPr="00EE6AF8">
              <w:t>UE_DLSCH_STATUS</w:t>
            </w:r>
          </w:p>
        </w:tc>
        <w:tc>
          <w:tcPr>
            <w:tcW w:w="2410" w:type="dxa"/>
            <w:vMerge/>
            <w:vAlign w:val="center"/>
          </w:tcPr>
          <w:p w14:paraId="4E095ACE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7ED6A60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65F86024" w14:textId="77777777" w:rsidR="00090FAA" w:rsidRPr="00910978" w:rsidRDefault="00090FAA" w:rsidP="00090FAA"/>
    <w:p w14:paraId="048D382C" w14:textId="77777777" w:rsidR="00090FAA" w:rsidRDefault="00090FAA" w:rsidP="00090FAA">
      <w:pPr>
        <w:widowControl/>
      </w:pPr>
      <w:r>
        <w:br w:type="page"/>
      </w:r>
    </w:p>
    <w:p w14:paraId="38B0A376" w14:textId="37AF330C" w:rsidR="00090FAA" w:rsidRDefault="00090FAA" w:rsidP="00090FAA">
      <w:pPr>
        <w:pStyle w:val="7"/>
        <w:ind w:left="960"/>
      </w:pPr>
      <w:r>
        <w:rPr>
          <w:rFonts w:hint="eastAsia"/>
        </w:rPr>
        <w:lastRenderedPageBreak/>
        <w:t>7.</w:t>
      </w:r>
      <w:r w:rsidR="007A6687">
        <w:t>1.</w:t>
      </w:r>
      <w:r>
        <w:rPr>
          <w:rFonts w:hint="eastAsia"/>
        </w:rPr>
        <w:t>1.4.2</w:t>
      </w:r>
      <w:r>
        <w:t>.1.2 New_transmission</w:t>
      </w:r>
    </w:p>
    <w:p w14:paraId="33969CFB" w14:textId="2D80157D" w:rsidR="00090FAA" w:rsidRDefault="00090FAA" w:rsidP="00090FAA">
      <w:r>
        <w:rPr>
          <w:noProof/>
        </w:rPr>
        <w:drawing>
          <wp:inline distT="0" distB="0" distL="0" distR="0" wp14:anchorId="25461AA6" wp14:editId="48196DF1">
            <wp:extent cx="4867275" cy="8029575"/>
            <wp:effectExtent l="0" t="0" r="9525" b="9525"/>
            <wp:docPr id="124" name="圖片 124" descr="new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new_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1BE8" w14:textId="79897078" w:rsidR="00090FAA" w:rsidRDefault="002D6EAB" w:rsidP="004C3B65">
      <w:pPr>
        <w:pStyle w:val="Figure"/>
      </w:pPr>
      <w:r>
        <w:rPr>
          <w:noProof/>
        </w:rPr>
        <w:lastRenderedPageBreak/>
        <w:pict w14:anchorId="61117F90">
          <v:shape id="_x0000_i1046" type="#_x0000_t75" style="width:414pt;height:682.8pt">
            <v:imagedata r:id="rId79" o:title="NewTransmission1_1"/>
          </v:shape>
        </w:pict>
      </w:r>
      <w:r w:rsidR="00090FAA" w:rsidRPr="00E62F74">
        <w:t xml:space="preserve"> </w:t>
      </w:r>
      <w:r>
        <w:lastRenderedPageBreak/>
        <w:pict w14:anchorId="054046DD">
          <v:shape id="_x0000_i1047" type="#_x0000_t75" style="width:414pt;height:682.8pt">
            <v:imagedata r:id="rId80" o:title="NewTransmission1_2"/>
          </v:shape>
        </w:pict>
      </w:r>
      <w:r w:rsidR="00EA4313">
        <w:rPr>
          <w:noProof/>
        </w:rPr>
        <w:lastRenderedPageBreak/>
        <w:drawing>
          <wp:inline distT="0" distB="0" distL="0" distR="0" wp14:anchorId="2CC285BA" wp14:editId="0419A6C4">
            <wp:extent cx="5257800" cy="8667750"/>
            <wp:effectExtent l="0" t="0" r="0" b="0"/>
            <wp:docPr id="71" name="圖片 71" descr="C:\Users\Tian-Ren\AppData\Local\Microsoft\Windows\INetCache\Content.Word\NewTransmission1_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ian-Ren\AppData\Local\Microsoft\Windows\INetCache\Content.Word\NewTransmission1_3.emf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7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9711ECA" wp14:editId="551E4F34">
                <wp:simplePos x="0" y="0"/>
                <wp:positionH relativeFrom="column">
                  <wp:posOffset>4133850</wp:posOffset>
                </wp:positionH>
                <wp:positionV relativeFrom="paragraph">
                  <wp:posOffset>6772275</wp:posOffset>
                </wp:positionV>
                <wp:extent cx="1028700" cy="1047750"/>
                <wp:effectExtent l="0" t="0" r="0" b="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047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E770F" id="矩形 81" o:spid="_x0000_s1026" style="position:absolute;margin-left:325.5pt;margin-top:533.25pt;width:81pt;height:82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" fillcolor="white [3212]" stroked="f" strokeweight="2pt"/>
            </w:pict>
          </mc:Fallback>
        </mc:AlternateContent>
      </w:r>
      <w:r>
        <w:pict w14:anchorId="3ED2B1E5">
          <v:shape id="_x0000_i1048" type="#_x0000_t75" style="width:414pt;height:682.8pt">
            <v:imagedata r:id="rId82" o:title="NewTransmission1_4"/>
          </v:shape>
        </w:pict>
      </w:r>
      <w:r w:rsidR="006E497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3172B91" wp14:editId="60FCBB6B">
                <wp:simplePos x="0" y="0"/>
                <wp:positionH relativeFrom="column">
                  <wp:posOffset>504824</wp:posOffset>
                </wp:positionH>
                <wp:positionV relativeFrom="paragraph">
                  <wp:posOffset>1238251</wp:posOffset>
                </wp:positionV>
                <wp:extent cx="4448175" cy="400050"/>
                <wp:effectExtent l="0" t="0" r="9525" b="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1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13E9A" id="矩形 82" o:spid="_x0000_s1026" style="position:absolute;margin-left:39.75pt;margin-top:97.5pt;width:350.25pt;height:31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" fillcolor="white [3212]" stroked="f" strokeweight="2pt"/>
            </w:pict>
          </mc:Fallback>
        </mc:AlternateContent>
      </w:r>
      <w:r w:rsidR="00EA4313">
        <w:rPr>
          <w:noProof/>
        </w:rPr>
        <w:drawing>
          <wp:inline distT="0" distB="0" distL="0" distR="0" wp14:anchorId="1FD97D77" wp14:editId="247AA674">
            <wp:extent cx="5257800" cy="1676400"/>
            <wp:effectExtent l="0" t="0" r="0" b="0"/>
            <wp:docPr id="21" name="圖片 21" descr="C:\Users\Tian-Ren\AppData\Local\Microsoft\Windows\INetCache\Content.Word\NewTransmission1_5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Tian-Ren\AppData\Local\Microsoft\Windows\INetCache\Content.Word\NewTransmission1_5.emf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B6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46</w:t>
      </w:r>
      <w:r w:rsidR="00A53881">
        <w:rPr>
          <w:noProof/>
        </w:rPr>
        <w:fldChar w:fldCharType="end"/>
      </w:r>
      <w:r w:rsidR="004C3B65">
        <w:rPr>
          <w:rFonts w:hint="eastAsia"/>
        </w:rPr>
        <w:t xml:space="preserve"> </w:t>
      </w:r>
      <w:r w:rsidR="00090FAA">
        <w:t>Procedure level of Newtransmission</w:t>
      </w:r>
    </w:p>
    <w:p w14:paraId="0F685B24" w14:textId="77777777" w:rsidR="00090FAA" w:rsidRDefault="00090FAA" w:rsidP="00090FAA">
      <w:pPr>
        <w:jc w:val="center"/>
      </w:pPr>
    </w:p>
    <w:p w14:paraId="317D2EF9" w14:textId="04B2FE7D" w:rsidR="00090FAA" w:rsidRDefault="00962A17" w:rsidP="00962A17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Newtransmission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0755BB35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A7FD775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579648C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D12F573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B5F0528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23509135" w14:textId="77777777" w:rsidTr="004F3F55">
        <w:trPr>
          <w:jc w:val="center"/>
        </w:trPr>
        <w:tc>
          <w:tcPr>
            <w:tcW w:w="2122" w:type="dxa"/>
            <w:vAlign w:val="center"/>
          </w:tcPr>
          <w:p w14:paraId="7EFB947A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147BFD51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73B1BC9A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49D5849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4E58018D" w14:textId="77777777" w:rsidTr="004F3F55">
        <w:trPr>
          <w:jc w:val="center"/>
        </w:trPr>
        <w:tc>
          <w:tcPr>
            <w:tcW w:w="2122" w:type="dxa"/>
            <w:vAlign w:val="center"/>
          </w:tcPr>
          <w:p w14:paraId="64DF69EE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62F74">
              <w:t>frameP</w:t>
            </w:r>
          </w:p>
        </w:tc>
        <w:tc>
          <w:tcPr>
            <w:tcW w:w="2126" w:type="dxa"/>
            <w:vAlign w:val="center"/>
          </w:tcPr>
          <w:p w14:paraId="69EFBAD5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62F74">
              <w:t>frame_t</w:t>
            </w:r>
          </w:p>
        </w:tc>
        <w:tc>
          <w:tcPr>
            <w:tcW w:w="2410" w:type="dxa"/>
            <w:vMerge/>
            <w:vAlign w:val="center"/>
          </w:tcPr>
          <w:p w14:paraId="2CDF626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0CE1DC0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384C428B" w14:textId="77777777" w:rsidTr="004F3F55">
        <w:trPr>
          <w:jc w:val="center"/>
        </w:trPr>
        <w:tc>
          <w:tcPr>
            <w:tcW w:w="2122" w:type="dxa"/>
            <w:vAlign w:val="center"/>
          </w:tcPr>
          <w:p w14:paraId="21405DE9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>
              <w:t>rnti</w:t>
            </w:r>
          </w:p>
        </w:tc>
        <w:tc>
          <w:tcPr>
            <w:tcW w:w="2126" w:type="dxa"/>
            <w:vAlign w:val="center"/>
          </w:tcPr>
          <w:p w14:paraId="3D5F6566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821C5C">
              <w:t>uint16_t</w:t>
            </w:r>
          </w:p>
        </w:tc>
        <w:tc>
          <w:tcPr>
            <w:tcW w:w="2410" w:type="dxa"/>
            <w:vMerge/>
            <w:vAlign w:val="center"/>
          </w:tcPr>
          <w:p w14:paraId="0FC1C4E9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7ABE3BB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07B2191" w14:textId="77777777" w:rsidTr="004F3F55">
        <w:trPr>
          <w:jc w:val="center"/>
        </w:trPr>
        <w:tc>
          <w:tcPr>
            <w:tcW w:w="2122" w:type="dxa"/>
            <w:vAlign w:val="center"/>
          </w:tcPr>
          <w:p w14:paraId="60A19E85" w14:textId="77777777" w:rsidR="00090FAA" w:rsidRPr="00B84B61" w:rsidRDefault="00090FAA" w:rsidP="004F3F55">
            <w:pPr>
              <w:jc w:val="both"/>
            </w:pPr>
            <w:r>
              <w:t>eNB_UE_stats</w:t>
            </w:r>
          </w:p>
        </w:tc>
        <w:tc>
          <w:tcPr>
            <w:tcW w:w="2126" w:type="dxa"/>
            <w:vAlign w:val="center"/>
          </w:tcPr>
          <w:p w14:paraId="334B2DDB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821C5C">
              <w:t>LTE_eNB_UE_stats</w:t>
            </w:r>
          </w:p>
        </w:tc>
        <w:tc>
          <w:tcPr>
            <w:tcW w:w="2410" w:type="dxa"/>
            <w:vMerge/>
            <w:vAlign w:val="center"/>
          </w:tcPr>
          <w:p w14:paraId="662B06B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BADAAB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250B0456" w14:textId="77777777" w:rsidTr="004F3F55">
        <w:trPr>
          <w:jc w:val="center"/>
        </w:trPr>
        <w:tc>
          <w:tcPr>
            <w:tcW w:w="2122" w:type="dxa"/>
            <w:vAlign w:val="center"/>
          </w:tcPr>
          <w:p w14:paraId="3EC3B7E1" w14:textId="77777777" w:rsidR="00090FAA" w:rsidRDefault="00090FAA" w:rsidP="004F3F55">
            <w:pPr>
              <w:jc w:val="both"/>
            </w:pPr>
            <w:r>
              <w:t>n</w:t>
            </w:r>
            <w:r>
              <w:rPr>
                <w:rFonts w:hint="eastAsia"/>
              </w:rPr>
              <w:t>b_</w:t>
            </w:r>
            <w:r>
              <w:t>available_rbs</w:t>
            </w:r>
          </w:p>
        </w:tc>
        <w:tc>
          <w:tcPr>
            <w:tcW w:w="2126" w:type="dxa"/>
            <w:vAlign w:val="center"/>
          </w:tcPr>
          <w:p w14:paraId="7572047B" w14:textId="77777777" w:rsidR="00090FAA" w:rsidRDefault="00090FAA" w:rsidP="004F3F55">
            <w:pPr>
              <w:jc w:val="both"/>
            </w:pPr>
            <w:r w:rsidRPr="00821C5C">
              <w:t>uint16_t</w:t>
            </w:r>
          </w:p>
        </w:tc>
        <w:tc>
          <w:tcPr>
            <w:tcW w:w="2410" w:type="dxa"/>
            <w:vMerge/>
            <w:vAlign w:val="center"/>
          </w:tcPr>
          <w:p w14:paraId="3222E96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061050A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90D2272" w14:textId="77777777" w:rsidTr="004F3F55">
        <w:trPr>
          <w:jc w:val="center"/>
        </w:trPr>
        <w:tc>
          <w:tcPr>
            <w:tcW w:w="2122" w:type="dxa"/>
            <w:vAlign w:val="center"/>
          </w:tcPr>
          <w:p w14:paraId="32B21775" w14:textId="77777777" w:rsidR="00090FAA" w:rsidRDefault="00090FAA" w:rsidP="004F3F55">
            <w:pPr>
              <w:jc w:val="both"/>
            </w:pPr>
            <w:r>
              <w:t>u</w:t>
            </w:r>
            <w:r>
              <w:rPr>
                <w:rFonts w:hint="eastAsia"/>
              </w:rPr>
              <w:t>e_</w:t>
            </w:r>
            <w:r>
              <w:t>sched_ctrl</w:t>
            </w:r>
          </w:p>
        </w:tc>
        <w:tc>
          <w:tcPr>
            <w:tcW w:w="2126" w:type="dxa"/>
            <w:vAlign w:val="center"/>
          </w:tcPr>
          <w:p w14:paraId="753ABEEA" w14:textId="77777777" w:rsidR="00090FAA" w:rsidRDefault="00090FAA" w:rsidP="004F3F55">
            <w:pPr>
              <w:jc w:val="both"/>
            </w:pPr>
            <w:r w:rsidRPr="00821C5C">
              <w:t>UE_sched_ctrl</w:t>
            </w:r>
          </w:p>
        </w:tc>
        <w:tc>
          <w:tcPr>
            <w:tcW w:w="2410" w:type="dxa"/>
            <w:vMerge/>
            <w:vAlign w:val="center"/>
          </w:tcPr>
          <w:p w14:paraId="69BB07EC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72BDEBF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315602F5" w14:textId="77777777" w:rsidTr="004F3F55">
        <w:trPr>
          <w:jc w:val="center"/>
        </w:trPr>
        <w:tc>
          <w:tcPr>
            <w:tcW w:w="2122" w:type="dxa"/>
            <w:vAlign w:val="center"/>
          </w:tcPr>
          <w:p w14:paraId="07EF602F" w14:textId="77777777" w:rsidR="00090FAA" w:rsidRDefault="00090FAA" w:rsidP="004F3F55">
            <w:pPr>
              <w:jc w:val="both"/>
            </w:pPr>
            <w:r w:rsidRPr="00821C5C">
              <w:t>dlsch_buffer</w:t>
            </w:r>
          </w:p>
        </w:tc>
        <w:tc>
          <w:tcPr>
            <w:tcW w:w="2126" w:type="dxa"/>
            <w:vAlign w:val="center"/>
          </w:tcPr>
          <w:p w14:paraId="0549ACCA" w14:textId="77777777" w:rsidR="00090FAA" w:rsidRPr="00821C5C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7676805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B25B9CF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4BBC32CA" w14:textId="77777777" w:rsidR="00090FAA" w:rsidRDefault="00090FAA" w:rsidP="00090FAA"/>
    <w:p w14:paraId="0DF55BA8" w14:textId="23C58BC3" w:rsidR="00090FAA" w:rsidRDefault="00090FAA" w:rsidP="00090FAA">
      <w:pPr>
        <w:pStyle w:val="8"/>
        <w:ind w:left="960"/>
      </w:pPr>
      <w:r>
        <w:rPr>
          <w:rFonts w:hint="eastAsia"/>
        </w:rPr>
        <w:lastRenderedPageBreak/>
        <w:t>7.</w:t>
      </w:r>
      <w:r w:rsidR="007A6687">
        <w:t>1.</w:t>
      </w:r>
      <w:r>
        <w:rPr>
          <w:rFonts w:hint="eastAsia"/>
        </w:rPr>
        <w:t>1.4.2</w:t>
      </w:r>
      <w:r>
        <w:t>.1.2.1 check_remain_lc</w:t>
      </w:r>
    </w:p>
    <w:p w14:paraId="18AAE0BC" w14:textId="2AD3BE4B" w:rsidR="00090FAA" w:rsidRDefault="002D6EAB" w:rsidP="00090FAA">
      <w:pPr>
        <w:rPr>
          <w:rFonts w:cs="Times New Roman"/>
        </w:rPr>
      </w:pPr>
      <w:r>
        <w:pict w14:anchorId="1051732D">
          <v:shape id="_x0000_i1049" type="#_x0000_t75" style="width:387pt;height:636.6pt">
            <v:imagedata r:id="rId84" o:title="check_remain_lc1"/>
          </v:shape>
        </w:pict>
      </w:r>
      <w:r>
        <w:lastRenderedPageBreak/>
        <w:pict w14:anchorId="12A0F5EC">
          <v:shape id="_x0000_i1050" type="#_x0000_t75" style="width:394.8pt;height:30pt">
            <v:imagedata r:id="rId85" o:title="check_remain_lc1_1"/>
          </v:shape>
        </w:pict>
      </w:r>
    </w:p>
    <w:p w14:paraId="6E7C4397" w14:textId="62D72E45" w:rsidR="00090FAA" w:rsidRDefault="00962A17" w:rsidP="00962A17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Procedure level of check_remain_lc</w:t>
      </w:r>
    </w:p>
    <w:p w14:paraId="70196BF1" w14:textId="77777777" w:rsidR="00962A17" w:rsidRDefault="00962A17" w:rsidP="00090FAA">
      <w:pPr>
        <w:jc w:val="center"/>
      </w:pPr>
    </w:p>
    <w:p w14:paraId="3039FA02" w14:textId="76D46A1F" w:rsidR="00090FAA" w:rsidRDefault="00962A17" w:rsidP="00962A17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check_remain_lc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693"/>
        <w:gridCol w:w="2127"/>
        <w:gridCol w:w="2693"/>
      </w:tblGrid>
      <w:tr w:rsidR="00090FAA" w:rsidRPr="000A00EB" w14:paraId="5F6741FA" w14:textId="77777777" w:rsidTr="004F3F55">
        <w:trPr>
          <w:jc w:val="center"/>
        </w:trPr>
        <w:tc>
          <w:tcPr>
            <w:tcW w:w="2405" w:type="dxa"/>
            <w:shd w:val="clear" w:color="auto" w:fill="D9D9D9" w:themeFill="background1" w:themeFillShade="D9"/>
            <w:vAlign w:val="center"/>
          </w:tcPr>
          <w:p w14:paraId="3B38E5D6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10D604AF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7D7E5B0D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73780BBD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634879CE" w14:textId="77777777" w:rsidTr="004F3F55">
        <w:trPr>
          <w:jc w:val="center"/>
        </w:trPr>
        <w:tc>
          <w:tcPr>
            <w:tcW w:w="2405" w:type="dxa"/>
            <w:vAlign w:val="center"/>
          </w:tcPr>
          <w:p w14:paraId="175AF874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693" w:type="dxa"/>
            <w:vAlign w:val="center"/>
          </w:tcPr>
          <w:p w14:paraId="17FA2B72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127" w:type="dxa"/>
            <w:vMerge w:val="restart"/>
            <w:vAlign w:val="center"/>
          </w:tcPr>
          <w:p w14:paraId="73617BD1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2693" w:type="dxa"/>
            <w:vMerge w:val="restart"/>
            <w:vAlign w:val="center"/>
          </w:tcPr>
          <w:p w14:paraId="7DD80519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377467CE" w14:textId="77777777" w:rsidTr="004F3F55">
        <w:trPr>
          <w:jc w:val="center"/>
        </w:trPr>
        <w:tc>
          <w:tcPr>
            <w:tcW w:w="2405" w:type="dxa"/>
            <w:vAlign w:val="center"/>
          </w:tcPr>
          <w:p w14:paraId="6E75B910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62F74">
              <w:t>frameP</w:t>
            </w:r>
          </w:p>
        </w:tc>
        <w:tc>
          <w:tcPr>
            <w:tcW w:w="2693" w:type="dxa"/>
            <w:vAlign w:val="center"/>
          </w:tcPr>
          <w:p w14:paraId="354983DD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62F74">
              <w:t>frame_t</w:t>
            </w:r>
          </w:p>
        </w:tc>
        <w:tc>
          <w:tcPr>
            <w:tcW w:w="2127" w:type="dxa"/>
            <w:vMerge/>
            <w:vAlign w:val="center"/>
          </w:tcPr>
          <w:p w14:paraId="6054823C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2515268B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1A829C42" w14:textId="77777777" w:rsidTr="004F3F55">
        <w:trPr>
          <w:jc w:val="center"/>
        </w:trPr>
        <w:tc>
          <w:tcPr>
            <w:tcW w:w="2405" w:type="dxa"/>
            <w:vAlign w:val="center"/>
          </w:tcPr>
          <w:p w14:paraId="07BF245A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>
              <w:t>rnti</w:t>
            </w:r>
          </w:p>
        </w:tc>
        <w:tc>
          <w:tcPr>
            <w:tcW w:w="2693" w:type="dxa"/>
            <w:vAlign w:val="center"/>
          </w:tcPr>
          <w:p w14:paraId="4AE2545B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821C5C">
              <w:t>uint16_t</w:t>
            </w:r>
          </w:p>
        </w:tc>
        <w:tc>
          <w:tcPr>
            <w:tcW w:w="2127" w:type="dxa"/>
            <w:vMerge/>
            <w:vAlign w:val="center"/>
          </w:tcPr>
          <w:p w14:paraId="67CB01B8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720DE7CD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058D884D" w14:textId="77777777" w:rsidTr="004F3F55">
        <w:trPr>
          <w:jc w:val="center"/>
        </w:trPr>
        <w:tc>
          <w:tcPr>
            <w:tcW w:w="2405" w:type="dxa"/>
            <w:vAlign w:val="center"/>
          </w:tcPr>
          <w:p w14:paraId="1FB16253" w14:textId="77777777" w:rsidR="00090FAA" w:rsidRPr="00B84B61" w:rsidRDefault="00090FAA" w:rsidP="004F3F55">
            <w:pPr>
              <w:jc w:val="both"/>
            </w:pPr>
            <w:r w:rsidRPr="00821C5C">
              <w:t>dlsch_buffer</w:t>
            </w:r>
          </w:p>
        </w:tc>
        <w:tc>
          <w:tcPr>
            <w:tcW w:w="2693" w:type="dxa"/>
            <w:vAlign w:val="center"/>
          </w:tcPr>
          <w:p w14:paraId="7315D587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821C5C">
              <w:t>unsigned char</w:t>
            </w:r>
          </w:p>
        </w:tc>
        <w:tc>
          <w:tcPr>
            <w:tcW w:w="2127" w:type="dxa"/>
            <w:vMerge/>
            <w:vAlign w:val="center"/>
          </w:tcPr>
          <w:p w14:paraId="27AD91E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48C3407B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6986F856" w14:textId="77777777" w:rsidTr="004F3F55">
        <w:trPr>
          <w:jc w:val="center"/>
        </w:trPr>
        <w:tc>
          <w:tcPr>
            <w:tcW w:w="2405" w:type="dxa"/>
            <w:vAlign w:val="center"/>
          </w:tcPr>
          <w:p w14:paraId="21B2AEBE" w14:textId="77777777" w:rsidR="00090FAA" w:rsidRPr="00821C5C" w:rsidRDefault="00090FAA" w:rsidP="004F3F55">
            <w:pPr>
              <w:jc w:val="both"/>
            </w:pPr>
            <w:r>
              <w:rPr>
                <w:rFonts w:hint="eastAsia"/>
              </w:rPr>
              <w:t>lcid</w:t>
            </w:r>
          </w:p>
        </w:tc>
        <w:tc>
          <w:tcPr>
            <w:tcW w:w="2693" w:type="dxa"/>
            <w:vAlign w:val="center"/>
          </w:tcPr>
          <w:p w14:paraId="5EE66E69" w14:textId="77777777" w:rsidR="00090FAA" w:rsidRPr="00821C5C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127" w:type="dxa"/>
            <w:vMerge/>
            <w:vAlign w:val="center"/>
          </w:tcPr>
          <w:p w14:paraId="4926A59C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6AAC27FD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4E83DAAB" w14:textId="77777777" w:rsidTr="004F3F55">
        <w:trPr>
          <w:jc w:val="center"/>
        </w:trPr>
        <w:tc>
          <w:tcPr>
            <w:tcW w:w="2405" w:type="dxa"/>
            <w:vAlign w:val="center"/>
          </w:tcPr>
          <w:p w14:paraId="79F1FCDD" w14:textId="77777777" w:rsidR="00090FAA" w:rsidRDefault="00090FAA" w:rsidP="004F3F55">
            <w:pPr>
              <w:jc w:val="both"/>
            </w:pPr>
            <w:r w:rsidRPr="00821C5C">
              <w:t>TBS</w:t>
            </w:r>
          </w:p>
        </w:tc>
        <w:tc>
          <w:tcPr>
            <w:tcW w:w="2693" w:type="dxa"/>
            <w:vAlign w:val="center"/>
          </w:tcPr>
          <w:p w14:paraId="537EB3A1" w14:textId="77777777" w:rsidR="00090FAA" w:rsidRPr="00821C5C" w:rsidRDefault="00090FAA" w:rsidP="004F3F55">
            <w:pPr>
              <w:jc w:val="both"/>
            </w:pPr>
            <w:r w:rsidRPr="00821C5C">
              <w:t>uint16_t</w:t>
            </w:r>
          </w:p>
        </w:tc>
        <w:tc>
          <w:tcPr>
            <w:tcW w:w="2127" w:type="dxa"/>
            <w:vMerge/>
            <w:vAlign w:val="center"/>
          </w:tcPr>
          <w:p w14:paraId="3EBDFF61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19FB088D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2057A54C" w14:textId="77777777" w:rsidTr="004F3F55">
        <w:trPr>
          <w:jc w:val="center"/>
        </w:trPr>
        <w:tc>
          <w:tcPr>
            <w:tcW w:w="2405" w:type="dxa"/>
            <w:vAlign w:val="center"/>
          </w:tcPr>
          <w:p w14:paraId="3368BCF8" w14:textId="77777777" w:rsidR="00090FAA" w:rsidRPr="00821C5C" w:rsidRDefault="00090FAA" w:rsidP="004F3F55">
            <w:pPr>
              <w:jc w:val="both"/>
            </w:pPr>
            <w:r w:rsidRPr="00821C5C">
              <w:t>UE_list</w:t>
            </w:r>
          </w:p>
        </w:tc>
        <w:tc>
          <w:tcPr>
            <w:tcW w:w="2693" w:type="dxa"/>
            <w:vAlign w:val="center"/>
          </w:tcPr>
          <w:p w14:paraId="542650AE" w14:textId="77777777" w:rsidR="00090FAA" w:rsidRPr="00821C5C" w:rsidRDefault="00090FAA" w:rsidP="004F3F55">
            <w:pPr>
              <w:jc w:val="both"/>
            </w:pPr>
            <w:r w:rsidRPr="00821C5C">
              <w:t>UE_list</w:t>
            </w:r>
            <w:r>
              <w:t>_t</w:t>
            </w:r>
          </w:p>
        </w:tc>
        <w:tc>
          <w:tcPr>
            <w:tcW w:w="2127" w:type="dxa"/>
            <w:vMerge/>
            <w:vAlign w:val="center"/>
          </w:tcPr>
          <w:p w14:paraId="5CF21434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4DFDE56F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5C4CABB6" w14:textId="77777777" w:rsidTr="004F3F55">
        <w:trPr>
          <w:jc w:val="center"/>
        </w:trPr>
        <w:tc>
          <w:tcPr>
            <w:tcW w:w="2405" w:type="dxa"/>
            <w:vAlign w:val="center"/>
          </w:tcPr>
          <w:p w14:paraId="5D6D2382" w14:textId="77777777" w:rsidR="00090FAA" w:rsidRPr="00821C5C" w:rsidRDefault="00090FAA" w:rsidP="004F3F55">
            <w:pPr>
              <w:jc w:val="both"/>
            </w:pPr>
            <w:r w:rsidRPr="000D04B7">
              <w:t>ta_len</w:t>
            </w:r>
          </w:p>
        </w:tc>
        <w:tc>
          <w:tcPr>
            <w:tcW w:w="2693" w:type="dxa"/>
            <w:vAlign w:val="center"/>
          </w:tcPr>
          <w:p w14:paraId="3EF81655" w14:textId="77777777" w:rsidR="00090FAA" w:rsidRPr="00821C5C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127" w:type="dxa"/>
            <w:vMerge/>
            <w:vAlign w:val="center"/>
          </w:tcPr>
          <w:p w14:paraId="4E7D8821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40DC3E3E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1CD8AD6C" w14:textId="77777777" w:rsidTr="004F3F55">
        <w:trPr>
          <w:jc w:val="center"/>
        </w:trPr>
        <w:tc>
          <w:tcPr>
            <w:tcW w:w="2405" w:type="dxa"/>
            <w:vAlign w:val="center"/>
          </w:tcPr>
          <w:p w14:paraId="04644122" w14:textId="77777777" w:rsidR="00090FAA" w:rsidRPr="000D04B7" w:rsidRDefault="00090FAA" w:rsidP="004F3F55">
            <w:pPr>
              <w:jc w:val="both"/>
            </w:pPr>
            <w:r w:rsidRPr="000D04B7">
              <w:t>header_len_dcch</w:t>
            </w:r>
          </w:p>
        </w:tc>
        <w:tc>
          <w:tcPr>
            <w:tcW w:w="2693" w:type="dxa"/>
            <w:vAlign w:val="center"/>
          </w:tcPr>
          <w:p w14:paraId="15236AEE" w14:textId="77777777" w:rsidR="00090FAA" w:rsidRPr="00821C5C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127" w:type="dxa"/>
            <w:vMerge/>
            <w:vAlign w:val="center"/>
          </w:tcPr>
          <w:p w14:paraId="0AC9DB1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7CE5F443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61A293F6" w14:textId="77777777" w:rsidTr="004F3F55">
        <w:trPr>
          <w:jc w:val="center"/>
        </w:trPr>
        <w:tc>
          <w:tcPr>
            <w:tcW w:w="2405" w:type="dxa"/>
            <w:vAlign w:val="center"/>
          </w:tcPr>
          <w:p w14:paraId="3F81BE1C" w14:textId="77777777" w:rsidR="00090FAA" w:rsidRPr="000D04B7" w:rsidRDefault="00090FAA" w:rsidP="004F3F55">
            <w:pPr>
              <w:jc w:val="both"/>
            </w:pPr>
            <w:r w:rsidRPr="000D04B7">
              <w:t>sdu_length_total</w:t>
            </w:r>
          </w:p>
        </w:tc>
        <w:tc>
          <w:tcPr>
            <w:tcW w:w="2693" w:type="dxa"/>
            <w:vAlign w:val="center"/>
          </w:tcPr>
          <w:p w14:paraId="6F6702A6" w14:textId="77777777" w:rsidR="00090FAA" w:rsidRPr="00821C5C" w:rsidRDefault="00090FAA" w:rsidP="004F3F55">
            <w:pPr>
              <w:jc w:val="both"/>
            </w:pPr>
            <w:r>
              <w:t>u</w:t>
            </w:r>
            <w:r>
              <w:rPr>
                <w:rFonts w:hint="eastAsia"/>
              </w:rPr>
              <w:t>int1</w:t>
            </w:r>
            <w:r>
              <w:t>6_t</w:t>
            </w:r>
          </w:p>
        </w:tc>
        <w:tc>
          <w:tcPr>
            <w:tcW w:w="2127" w:type="dxa"/>
            <w:vMerge/>
            <w:vAlign w:val="center"/>
          </w:tcPr>
          <w:p w14:paraId="5DDD8946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16E81CB9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0DCB5BEB" w14:textId="77777777" w:rsidTr="004F3F55">
        <w:trPr>
          <w:jc w:val="center"/>
        </w:trPr>
        <w:tc>
          <w:tcPr>
            <w:tcW w:w="2405" w:type="dxa"/>
            <w:vAlign w:val="center"/>
          </w:tcPr>
          <w:p w14:paraId="35132B65" w14:textId="77777777" w:rsidR="00090FAA" w:rsidRPr="000D04B7" w:rsidRDefault="00090FAA" w:rsidP="004F3F55">
            <w:pPr>
              <w:jc w:val="both"/>
            </w:pPr>
            <w:r w:rsidRPr="000D04B7">
              <w:t>sdu_lengths</w:t>
            </w:r>
          </w:p>
        </w:tc>
        <w:tc>
          <w:tcPr>
            <w:tcW w:w="2693" w:type="dxa"/>
            <w:vAlign w:val="center"/>
          </w:tcPr>
          <w:p w14:paraId="3B74922A" w14:textId="77777777" w:rsidR="00090FAA" w:rsidRPr="00821C5C" w:rsidRDefault="00090FAA" w:rsidP="004F3F55">
            <w:pPr>
              <w:jc w:val="both"/>
            </w:pPr>
            <w:r>
              <w:t>u</w:t>
            </w:r>
            <w:r>
              <w:rPr>
                <w:rFonts w:hint="eastAsia"/>
              </w:rPr>
              <w:t>int1</w:t>
            </w:r>
            <w:r>
              <w:t>6_t</w:t>
            </w:r>
          </w:p>
        </w:tc>
        <w:tc>
          <w:tcPr>
            <w:tcW w:w="2127" w:type="dxa"/>
            <w:vMerge/>
            <w:vAlign w:val="center"/>
          </w:tcPr>
          <w:p w14:paraId="0218323F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754C5E5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4D6C4661" w14:textId="77777777" w:rsidTr="004F3F55">
        <w:trPr>
          <w:jc w:val="center"/>
        </w:trPr>
        <w:tc>
          <w:tcPr>
            <w:tcW w:w="2405" w:type="dxa"/>
            <w:vAlign w:val="center"/>
          </w:tcPr>
          <w:p w14:paraId="4D91EE9B" w14:textId="77777777" w:rsidR="00090FAA" w:rsidRPr="000D04B7" w:rsidRDefault="00090FAA" w:rsidP="004F3F55">
            <w:pPr>
              <w:jc w:val="both"/>
            </w:pPr>
            <w:r w:rsidRPr="000D04B7">
              <w:t>header_len_dtch</w:t>
            </w:r>
          </w:p>
        </w:tc>
        <w:tc>
          <w:tcPr>
            <w:tcW w:w="2693" w:type="dxa"/>
            <w:vAlign w:val="center"/>
          </w:tcPr>
          <w:p w14:paraId="727B9EE6" w14:textId="77777777" w:rsidR="00090FAA" w:rsidRPr="00821C5C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127" w:type="dxa"/>
            <w:vMerge/>
            <w:vAlign w:val="center"/>
          </w:tcPr>
          <w:p w14:paraId="0B8BE1A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105CA680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231EFC6C" w14:textId="77777777" w:rsidTr="004F3F55">
        <w:trPr>
          <w:jc w:val="center"/>
        </w:trPr>
        <w:tc>
          <w:tcPr>
            <w:tcW w:w="2405" w:type="dxa"/>
            <w:vAlign w:val="center"/>
          </w:tcPr>
          <w:p w14:paraId="4DD4D4D3" w14:textId="77777777" w:rsidR="00090FAA" w:rsidRPr="000D04B7" w:rsidRDefault="00090FAA" w:rsidP="004F3F55">
            <w:pPr>
              <w:jc w:val="both"/>
            </w:pPr>
            <w:r w:rsidRPr="000D04B7">
              <w:t>sdu_lcids</w:t>
            </w:r>
          </w:p>
        </w:tc>
        <w:tc>
          <w:tcPr>
            <w:tcW w:w="2693" w:type="dxa"/>
            <w:vAlign w:val="center"/>
          </w:tcPr>
          <w:p w14:paraId="78F57778" w14:textId="77777777" w:rsidR="00090FAA" w:rsidRPr="00821C5C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127" w:type="dxa"/>
            <w:vMerge/>
            <w:vAlign w:val="center"/>
          </w:tcPr>
          <w:p w14:paraId="7BF5281B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07109B35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CB7A829" w14:textId="77777777" w:rsidTr="004F3F55">
        <w:trPr>
          <w:jc w:val="center"/>
        </w:trPr>
        <w:tc>
          <w:tcPr>
            <w:tcW w:w="2405" w:type="dxa"/>
            <w:vAlign w:val="center"/>
          </w:tcPr>
          <w:p w14:paraId="76C68F9A" w14:textId="77777777" w:rsidR="00090FAA" w:rsidRPr="000D04B7" w:rsidRDefault="00090FAA" w:rsidP="004F3F55">
            <w:pPr>
              <w:jc w:val="both"/>
            </w:pPr>
            <w:r w:rsidRPr="000D04B7">
              <w:t>header_len_dtch_last</w:t>
            </w:r>
          </w:p>
        </w:tc>
        <w:tc>
          <w:tcPr>
            <w:tcW w:w="2693" w:type="dxa"/>
            <w:vAlign w:val="center"/>
          </w:tcPr>
          <w:p w14:paraId="3A7FF504" w14:textId="77777777" w:rsidR="00090FAA" w:rsidRPr="00821C5C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127" w:type="dxa"/>
            <w:vMerge/>
            <w:vAlign w:val="center"/>
          </w:tcPr>
          <w:p w14:paraId="59E76DD9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1E6DFE0B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1EA46594" w14:textId="77777777" w:rsidTr="004F3F55">
        <w:trPr>
          <w:jc w:val="center"/>
        </w:trPr>
        <w:tc>
          <w:tcPr>
            <w:tcW w:w="2405" w:type="dxa"/>
            <w:vAlign w:val="center"/>
          </w:tcPr>
          <w:p w14:paraId="2CBB27A1" w14:textId="77777777" w:rsidR="00090FAA" w:rsidRPr="000D04B7" w:rsidRDefault="00090FAA" w:rsidP="004F3F55">
            <w:pPr>
              <w:jc w:val="both"/>
            </w:pPr>
            <w:r>
              <w:t>r</w:t>
            </w:r>
            <w:r>
              <w:rPr>
                <w:rFonts w:hint="eastAsia"/>
              </w:rPr>
              <w:t>lc_</w:t>
            </w:r>
            <w:r>
              <w:t>status</w:t>
            </w:r>
          </w:p>
        </w:tc>
        <w:tc>
          <w:tcPr>
            <w:tcW w:w="2693" w:type="dxa"/>
            <w:vAlign w:val="center"/>
          </w:tcPr>
          <w:p w14:paraId="22EC1359" w14:textId="77777777" w:rsidR="00090FAA" w:rsidRPr="00821C5C" w:rsidRDefault="00090FAA" w:rsidP="004F3F55">
            <w:pPr>
              <w:jc w:val="both"/>
            </w:pPr>
            <w:r>
              <w:t>m</w:t>
            </w:r>
            <w:r>
              <w:rPr>
                <w:rFonts w:hint="eastAsia"/>
              </w:rPr>
              <w:t>ac_</w:t>
            </w:r>
            <w:r>
              <w:t>rlc_status_resp_t</w:t>
            </w:r>
          </w:p>
        </w:tc>
        <w:tc>
          <w:tcPr>
            <w:tcW w:w="2127" w:type="dxa"/>
            <w:vMerge/>
            <w:vAlign w:val="center"/>
          </w:tcPr>
          <w:p w14:paraId="55AEF83A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693" w:type="dxa"/>
            <w:vMerge/>
            <w:vAlign w:val="center"/>
          </w:tcPr>
          <w:p w14:paraId="34759A1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23D9ABB8" w14:textId="77777777" w:rsidR="00090FAA" w:rsidRDefault="00090FAA" w:rsidP="00090FAA">
      <w:pPr>
        <w:spacing w:line="0" w:lineRule="atLeast"/>
      </w:pPr>
    </w:p>
    <w:p w14:paraId="6466C861" w14:textId="3A9E937D" w:rsidR="00090FAA" w:rsidRDefault="00090FAA" w:rsidP="00090FAA">
      <w:pPr>
        <w:pStyle w:val="8"/>
        <w:ind w:left="960"/>
      </w:pPr>
      <w:r>
        <w:rPr>
          <w:rFonts w:hint="eastAsia"/>
        </w:rPr>
        <w:lastRenderedPageBreak/>
        <w:t>7.</w:t>
      </w:r>
      <w:r w:rsidR="007A6687">
        <w:t>1.</w:t>
      </w:r>
      <w:r>
        <w:rPr>
          <w:rFonts w:hint="eastAsia"/>
        </w:rPr>
        <w:t>1.4.2</w:t>
      </w:r>
      <w:r>
        <w:t>.1.2.2 store_stats</w:t>
      </w:r>
    </w:p>
    <w:p w14:paraId="56220BD3" w14:textId="4E754142" w:rsidR="00090FAA" w:rsidRDefault="00090FAA" w:rsidP="000B1ECD">
      <w:pPr>
        <w:pStyle w:val="Figure"/>
      </w:pPr>
      <w:r>
        <w:rPr>
          <w:noProof/>
        </w:rPr>
        <w:drawing>
          <wp:inline distT="0" distB="0" distL="0" distR="0" wp14:anchorId="2F3E6CF9" wp14:editId="74F61CCB">
            <wp:extent cx="5267325" cy="6362700"/>
            <wp:effectExtent l="0" t="0" r="9525" b="0"/>
            <wp:docPr id="116" name="圖片 116" descr="C__Users_Tian-Ren_Dropbox_Lab_NB-IoT_SDL_NewProcedurestore_stats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C__Users_Tian-Ren_Dropbox_Lab_NB-IoT_SDL_NewProcedurestore_stats1_2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ECD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48</w:t>
      </w:r>
      <w:r w:rsidR="00A53881">
        <w:rPr>
          <w:noProof/>
        </w:rPr>
        <w:fldChar w:fldCharType="end"/>
      </w:r>
      <w:r>
        <w:t xml:space="preserve"> Procedure level of store_stats</w:t>
      </w:r>
    </w:p>
    <w:p w14:paraId="732C8EA4" w14:textId="77777777" w:rsidR="00090FAA" w:rsidRDefault="00090FAA" w:rsidP="00090FAA">
      <w:pPr>
        <w:jc w:val="center"/>
      </w:pPr>
    </w:p>
    <w:p w14:paraId="0F69267D" w14:textId="23C31E16" w:rsidR="00090FAA" w:rsidRDefault="000B1ECD" w:rsidP="000B1ECD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store_stats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1F63DAA6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FF63518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35FAF96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8DFED79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1A62EF2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2F36C613" w14:textId="77777777" w:rsidTr="004F3F55">
        <w:trPr>
          <w:jc w:val="center"/>
        </w:trPr>
        <w:tc>
          <w:tcPr>
            <w:tcW w:w="2122" w:type="dxa"/>
            <w:vAlign w:val="center"/>
          </w:tcPr>
          <w:p w14:paraId="54C7D8E3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CC_id</w:t>
            </w:r>
          </w:p>
        </w:tc>
        <w:tc>
          <w:tcPr>
            <w:tcW w:w="2126" w:type="dxa"/>
            <w:vAlign w:val="center"/>
          </w:tcPr>
          <w:p w14:paraId="11D85A5A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uint8_t</w:t>
            </w:r>
          </w:p>
        </w:tc>
        <w:tc>
          <w:tcPr>
            <w:tcW w:w="2410" w:type="dxa"/>
            <w:vMerge w:val="restart"/>
            <w:vAlign w:val="center"/>
          </w:tcPr>
          <w:p w14:paraId="340EF906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eNB</w:t>
            </w:r>
          </w:p>
        </w:tc>
        <w:tc>
          <w:tcPr>
            <w:tcW w:w="3260" w:type="dxa"/>
            <w:vMerge w:val="restart"/>
            <w:vAlign w:val="center"/>
          </w:tcPr>
          <w:p w14:paraId="3D743C36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60309E">
              <w:t>eNB_MAC_INST</w:t>
            </w:r>
          </w:p>
        </w:tc>
      </w:tr>
      <w:tr w:rsidR="00090FAA" w14:paraId="46A4346F" w14:textId="77777777" w:rsidTr="004F3F55">
        <w:trPr>
          <w:jc w:val="center"/>
        </w:trPr>
        <w:tc>
          <w:tcPr>
            <w:tcW w:w="2122" w:type="dxa"/>
            <w:vAlign w:val="center"/>
          </w:tcPr>
          <w:p w14:paraId="6359944D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60309E">
              <w:t>eNB</w:t>
            </w:r>
          </w:p>
        </w:tc>
        <w:tc>
          <w:tcPr>
            <w:tcW w:w="2126" w:type="dxa"/>
            <w:vAlign w:val="center"/>
          </w:tcPr>
          <w:p w14:paraId="7E9B4029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60309E">
              <w:t>eNB_MAC_INST</w:t>
            </w:r>
          </w:p>
        </w:tc>
        <w:tc>
          <w:tcPr>
            <w:tcW w:w="2410" w:type="dxa"/>
            <w:vMerge/>
            <w:vAlign w:val="center"/>
          </w:tcPr>
          <w:p w14:paraId="24F95E35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D9FCDBB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678ACAAF" w14:textId="77777777" w:rsidTr="004F3F55">
        <w:trPr>
          <w:jc w:val="center"/>
        </w:trPr>
        <w:tc>
          <w:tcPr>
            <w:tcW w:w="2122" w:type="dxa"/>
            <w:vAlign w:val="center"/>
          </w:tcPr>
          <w:p w14:paraId="247C5454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0D04B7">
              <w:t>sdu_length_total</w:t>
            </w:r>
          </w:p>
        </w:tc>
        <w:tc>
          <w:tcPr>
            <w:tcW w:w="2126" w:type="dxa"/>
            <w:vAlign w:val="center"/>
          </w:tcPr>
          <w:p w14:paraId="50BBD15D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>
              <w:t>u</w:t>
            </w:r>
            <w:r>
              <w:rPr>
                <w:rFonts w:hint="eastAsia"/>
              </w:rPr>
              <w:t>int1</w:t>
            </w:r>
            <w:r>
              <w:t>6_t</w:t>
            </w:r>
          </w:p>
        </w:tc>
        <w:tc>
          <w:tcPr>
            <w:tcW w:w="2410" w:type="dxa"/>
            <w:vMerge/>
            <w:vAlign w:val="center"/>
          </w:tcPr>
          <w:p w14:paraId="505BB520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9406C62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51980611" w14:textId="77777777" w:rsidTr="004F3F55">
        <w:trPr>
          <w:jc w:val="center"/>
        </w:trPr>
        <w:tc>
          <w:tcPr>
            <w:tcW w:w="2122" w:type="dxa"/>
            <w:vAlign w:val="center"/>
          </w:tcPr>
          <w:p w14:paraId="528E88AB" w14:textId="77777777" w:rsidR="00090FAA" w:rsidRPr="00B84B61" w:rsidRDefault="00090FAA" w:rsidP="004F3F55">
            <w:pPr>
              <w:jc w:val="both"/>
            </w:pPr>
            <w:r w:rsidRPr="0060309E">
              <w:lastRenderedPageBreak/>
              <w:t>nb_rb</w:t>
            </w:r>
          </w:p>
        </w:tc>
        <w:tc>
          <w:tcPr>
            <w:tcW w:w="2126" w:type="dxa"/>
            <w:vAlign w:val="center"/>
          </w:tcPr>
          <w:p w14:paraId="411DF3F1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60309E">
              <w:t>uint16_t</w:t>
            </w:r>
          </w:p>
        </w:tc>
        <w:tc>
          <w:tcPr>
            <w:tcW w:w="2410" w:type="dxa"/>
            <w:vMerge/>
            <w:vAlign w:val="center"/>
          </w:tcPr>
          <w:p w14:paraId="35244D00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CAADAC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481AF69E" w14:textId="77777777" w:rsidTr="004F3F55">
        <w:trPr>
          <w:jc w:val="center"/>
        </w:trPr>
        <w:tc>
          <w:tcPr>
            <w:tcW w:w="2122" w:type="dxa"/>
            <w:vAlign w:val="center"/>
          </w:tcPr>
          <w:p w14:paraId="502DAB18" w14:textId="77777777" w:rsidR="00090FAA" w:rsidRPr="0060309E" w:rsidRDefault="00090FAA" w:rsidP="004F3F55">
            <w:pPr>
              <w:jc w:val="both"/>
            </w:pPr>
            <w:r w:rsidRPr="0060309E">
              <w:t>eNB_UE_stats</w:t>
            </w:r>
          </w:p>
        </w:tc>
        <w:tc>
          <w:tcPr>
            <w:tcW w:w="2126" w:type="dxa"/>
            <w:vAlign w:val="center"/>
          </w:tcPr>
          <w:p w14:paraId="0309874C" w14:textId="77777777" w:rsidR="00090FAA" w:rsidRPr="0060309E" w:rsidRDefault="00090FAA" w:rsidP="004F3F55">
            <w:pPr>
              <w:jc w:val="both"/>
            </w:pPr>
            <w:r w:rsidRPr="0060309E">
              <w:t>LTE_eNB_UE_stats</w:t>
            </w:r>
          </w:p>
        </w:tc>
        <w:tc>
          <w:tcPr>
            <w:tcW w:w="2410" w:type="dxa"/>
            <w:vMerge/>
            <w:vAlign w:val="center"/>
          </w:tcPr>
          <w:p w14:paraId="1F981E57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9D0BE2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1E851935" w14:textId="77777777" w:rsidTr="004F3F55">
        <w:trPr>
          <w:jc w:val="center"/>
        </w:trPr>
        <w:tc>
          <w:tcPr>
            <w:tcW w:w="2122" w:type="dxa"/>
            <w:vAlign w:val="center"/>
          </w:tcPr>
          <w:p w14:paraId="4D73E430" w14:textId="77777777" w:rsidR="00090FAA" w:rsidRPr="0060309E" w:rsidRDefault="00090FAA" w:rsidP="004F3F55">
            <w:pPr>
              <w:jc w:val="both"/>
            </w:pPr>
            <w:r w:rsidRPr="0060309E">
              <w:t>mcs</w:t>
            </w:r>
          </w:p>
        </w:tc>
        <w:tc>
          <w:tcPr>
            <w:tcW w:w="2126" w:type="dxa"/>
            <w:vAlign w:val="center"/>
          </w:tcPr>
          <w:p w14:paraId="7205E8A4" w14:textId="77777777" w:rsidR="00090FAA" w:rsidRPr="0060309E" w:rsidRDefault="00090FAA" w:rsidP="004F3F55">
            <w:pPr>
              <w:jc w:val="both"/>
            </w:pPr>
            <w:r w:rsidRPr="001C03A3">
              <w:t>int</w:t>
            </w:r>
          </w:p>
        </w:tc>
        <w:tc>
          <w:tcPr>
            <w:tcW w:w="2410" w:type="dxa"/>
            <w:vMerge/>
            <w:vAlign w:val="center"/>
          </w:tcPr>
          <w:p w14:paraId="67BAC84C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3A2FB0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31400CF6" w14:textId="77777777" w:rsidTr="004F3F55">
        <w:trPr>
          <w:jc w:val="center"/>
        </w:trPr>
        <w:tc>
          <w:tcPr>
            <w:tcW w:w="2122" w:type="dxa"/>
            <w:vAlign w:val="center"/>
          </w:tcPr>
          <w:p w14:paraId="7324BBAD" w14:textId="77777777" w:rsidR="00090FAA" w:rsidRPr="0060309E" w:rsidRDefault="00090FAA" w:rsidP="004F3F55">
            <w:pPr>
              <w:jc w:val="both"/>
            </w:pPr>
            <w:r>
              <w:rPr>
                <w:rFonts w:hint="eastAsia"/>
              </w:rPr>
              <w:t>TBS</w:t>
            </w:r>
          </w:p>
        </w:tc>
        <w:tc>
          <w:tcPr>
            <w:tcW w:w="2126" w:type="dxa"/>
            <w:vAlign w:val="center"/>
          </w:tcPr>
          <w:p w14:paraId="6340C93E" w14:textId="77777777" w:rsidR="00090FAA" w:rsidRPr="0060309E" w:rsidRDefault="00090FAA" w:rsidP="004F3F55">
            <w:pPr>
              <w:jc w:val="both"/>
            </w:pPr>
            <w:r w:rsidRPr="001C03A3">
              <w:t>uint16_t</w:t>
            </w:r>
          </w:p>
        </w:tc>
        <w:tc>
          <w:tcPr>
            <w:tcW w:w="2410" w:type="dxa"/>
            <w:vMerge/>
            <w:vAlign w:val="center"/>
          </w:tcPr>
          <w:p w14:paraId="477530DB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5E01985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4C487500" w14:textId="77777777" w:rsidTr="004F3F55">
        <w:trPr>
          <w:jc w:val="center"/>
        </w:trPr>
        <w:tc>
          <w:tcPr>
            <w:tcW w:w="2122" w:type="dxa"/>
            <w:vAlign w:val="center"/>
          </w:tcPr>
          <w:p w14:paraId="013E06C6" w14:textId="77777777" w:rsidR="00090FAA" w:rsidRDefault="00090FAA" w:rsidP="004F3F55">
            <w:pPr>
              <w:jc w:val="both"/>
            </w:pPr>
            <w:r w:rsidRPr="000D04B7">
              <w:t>sdu_length_total</w:t>
            </w:r>
          </w:p>
        </w:tc>
        <w:tc>
          <w:tcPr>
            <w:tcW w:w="2126" w:type="dxa"/>
            <w:vAlign w:val="center"/>
          </w:tcPr>
          <w:p w14:paraId="43967F65" w14:textId="77777777" w:rsidR="00090FAA" w:rsidRPr="001C03A3" w:rsidRDefault="00090FAA" w:rsidP="004F3F55">
            <w:pPr>
              <w:jc w:val="both"/>
            </w:pPr>
            <w:r>
              <w:t>u</w:t>
            </w:r>
            <w:r>
              <w:rPr>
                <w:rFonts w:hint="eastAsia"/>
              </w:rPr>
              <w:t>int1</w:t>
            </w:r>
            <w:r>
              <w:t>6_t</w:t>
            </w:r>
          </w:p>
        </w:tc>
        <w:tc>
          <w:tcPr>
            <w:tcW w:w="2410" w:type="dxa"/>
            <w:vMerge/>
            <w:vAlign w:val="center"/>
          </w:tcPr>
          <w:p w14:paraId="7FA218A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8980D72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4422B12D" w14:textId="77777777" w:rsidTr="004F3F55">
        <w:trPr>
          <w:jc w:val="center"/>
        </w:trPr>
        <w:tc>
          <w:tcPr>
            <w:tcW w:w="2122" w:type="dxa"/>
            <w:vAlign w:val="center"/>
          </w:tcPr>
          <w:p w14:paraId="12BD6FBF" w14:textId="77777777" w:rsidR="00090FAA" w:rsidRPr="000D04B7" w:rsidRDefault="00090FAA" w:rsidP="004F3F55">
            <w:pPr>
              <w:jc w:val="both"/>
            </w:pPr>
            <w:r>
              <w:rPr>
                <w:rFonts w:hint="eastAsia"/>
              </w:rPr>
              <w:t>UE_list</w:t>
            </w:r>
          </w:p>
        </w:tc>
        <w:tc>
          <w:tcPr>
            <w:tcW w:w="2126" w:type="dxa"/>
            <w:vAlign w:val="center"/>
          </w:tcPr>
          <w:p w14:paraId="0874B7B3" w14:textId="77777777" w:rsidR="00090FAA" w:rsidRDefault="00090FAA" w:rsidP="004F3F55">
            <w:pPr>
              <w:jc w:val="both"/>
            </w:pPr>
            <w:r w:rsidRPr="00C95736">
              <w:t>UE_list_t</w:t>
            </w:r>
          </w:p>
        </w:tc>
        <w:tc>
          <w:tcPr>
            <w:tcW w:w="2410" w:type="dxa"/>
            <w:vMerge/>
            <w:vAlign w:val="center"/>
          </w:tcPr>
          <w:p w14:paraId="00B8022E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E38625F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01F3E873" w14:textId="77777777" w:rsidR="00090FAA" w:rsidRDefault="00090FAA" w:rsidP="00090FAA"/>
    <w:p w14:paraId="1A505DBF" w14:textId="11B6FA07" w:rsidR="00090FAA" w:rsidRDefault="00090FAA" w:rsidP="00090FAA">
      <w:pPr>
        <w:pStyle w:val="8"/>
        <w:ind w:left="960"/>
      </w:pPr>
      <w:r>
        <w:rPr>
          <w:rFonts w:hint="eastAsia"/>
        </w:rPr>
        <w:lastRenderedPageBreak/>
        <w:t>7.1</w:t>
      </w:r>
      <w:r w:rsidR="007A6687">
        <w:t>.1</w:t>
      </w:r>
      <w:r>
        <w:rPr>
          <w:rFonts w:hint="eastAsia"/>
        </w:rPr>
        <w:t>.4.2</w:t>
      </w:r>
      <w:r>
        <w:t>.1.2.3 switch_by_trans_mode</w:t>
      </w:r>
    </w:p>
    <w:p w14:paraId="1829224D" w14:textId="3B4EF77B" w:rsidR="00090FAA" w:rsidRDefault="002D6EAB" w:rsidP="00B74FF5">
      <w:pPr>
        <w:pStyle w:val="Figure"/>
      </w:pPr>
      <w:r>
        <w:rPr>
          <w:noProof/>
        </w:rPr>
        <w:pict w14:anchorId="5F78F7E8">
          <v:shape id="_x0000_i1051" type="#_x0000_t75" style="width:414pt;height:501pt">
            <v:imagedata r:id="rId87" o:title="switch_by_trans_mode1"/>
          </v:shape>
        </w:pict>
      </w:r>
      <w:r w:rsidR="00090FAA" w:rsidRPr="00E62F74">
        <w:t xml:space="preserve"> </w:t>
      </w:r>
      <w:r w:rsidR="00B74FF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49</w:t>
      </w:r>
      <w:r w:rsidR="00A53881">
        <w:rPr>
          <w:noProof/>
        </w:rPr>
        <w:fldChar w:fldCharType="end"/>
      </w:r>
      <w:r w:rsidR="00B74FF5">
        <w:rPr>
          <w:rFonts w:hint="eastAsia"/>
        </w:rPr>
        <w:t xml:space="preserve"> </w:t>
      </w:r>
      <w:r w:rsidR="00090FAA">
        <w:t>Procedure level of switch_by_trans_mode</w:t>
      </w:r>
    </w:p>
    <w:p w14:paraId="7D1597DB" w14:textId="77777777" w:rsidR="00090FAA" w:rsidRDefault="00090FAA" w:rsidP="00090FAA">
      <w:pPr>
        <w:jc w:val="center"/>
      </w:pPr>
    </w:p>
    <w:p w14:paraId="406FB7BD" w14:textId="0FBC5B7F" w:rsidR="00090FAA" w:rsidRDefault="00B74FF5" w:rsidP="00B74FF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49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switch_by_trans_mode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68FDCF02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8E8A39B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FD931E6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A5C0E0F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894368E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6834409A" w14:textId="77777777" w:rsidTr="004F3F55">
        <w:trPr>
          <w:jc w:val="center"/>
        </w:trPr>
        <w:tc>
          <w:tcPr>
            <w:tcW w:w="2122" w:type="dxa"/>
            <w:vAlign w:val="center"/>
          </w:tcPr>
          <w:p w14:paraId="6BFB6F71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27EF3B96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1FCDB4F3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31A37E62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70DC7CF5" w14:textId="77777777" w:rsidTr="004F3F55">
        <w:trPr>
          <w:jc w:val="center"/>
        </w:trPr>
        <w:tc>
          <w:tcPr>
            <w:tcW w:w="2122" w:type="dxa"/>
            <w:vAlign w:val="center"/>
          </w:tcPr>
          <w:p w14:paraId="379F4D54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CC_id</w:t>
            </w:r>
          </w:p>
        </w:tc>
        <w:tc>
          <w:tcPr>
            <w:tcW w:w="2126" w:type="dxa"/>
            <w:vAlign w:val="center"/>
          </w:tcPr>
          <w:p w14:paraId="7566733E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uint8_t</w:t>
            </w:r>
          </w:p>
        </w:tc>
        <w:tc>
          <w:tcPr>
            <w:tcW w:w="2410" w:type="dxa"/>
            <w:vMerge/>
            <w:vAlign w:val="center"/>
          </w:tcPr>
          <w:p w14:paraId="766008A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D390E0A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2709AF97" w14:textId="77777777" w:rsidTr="004F3F55">
        <w:trPr>
          <w:jc w:val="center"/>
        </w:trPr>
        <w:tc>
          <w:tcPr>
            <w:tcW w:w="2122" w:type="dxa"/>
            <w:vAlign w:val="center"/>
          </w:tcPr>
          <w:p w14:paraId="55B2AF59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>
              <w:t>rnti</w:t>
            </w:r>
          </w:p>
        </w:tc>
        <w:tc>
          <w:tcPr>
            <w:tcW w:w="2126" w:type="dxa"/>
            <w:vAlign w:val="center"/>
          </w:tcPr>
          <w:p w14:paraId="42FDDC59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821C5C">
              <w:t>uint16_t</w:t>
            </w:r>
          </w:p>
        </w:tc>
        <w:tc>
          <w:tcPr>
            <w:tcW w:w="2410" w:type="dxa"/>
            <w:vMerge/>
            <w:vAlign w:val="center"/>
          </w:tcPr>
          <w:p w14:paraId="1FFB1534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E6941AE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54893F2A" w14:textId="77777777" w:rsidTr="004F3F55">
        <w:trPr>
          <w:jc w:val="center"/>
        </w:trPr>
        <w:tc>
          <w:tcPr>
            <w:tcW w:w="2122" w:type="dxa"/>
            <w:vAlign w:val="center"/>
          </w:tcPr>
          <w:p w14:paraId="39A2059A" w14:textId="77777777" w:rsidR="00090FAA" w:rsidRPr="00B84B61" w:rsidRDefault="00090FAA" w:rsidP="004F3F55">
            <w:pPr>
              <w:jc w:val="both"/>
            </w:pPr>
            <w:r>
              <w:lastRenderedPageBreak/>
              <w:t>mcs</w:t>
            </w:r>
          </w:p>
        </w:tc>
        <w:tc>
          <w:tcPr>
            <w:tcW w:w="2126" w:type="dxa"/>
            <w:vAlign w:val="center"/>
          </w:tcPr>
          <w:p w14:paraId="17BDC54E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66470B70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E8EBA2D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67CC7CB5" w14:textId="77777777" w:rsidTr="004F3F55">
        <w:trPr>
          <w:jc w:val="center"/>
        </w:trPr>
        <w:tc>
          <w:tcPr>
            <w:tcW w:w="2122" w:type="dxa"/>
            <w:vAlign w:val="center"/>
          </w:tcPr>
          <w:p w14:paraId="304920E6" w14:textId="77777777" w:rsidR="00090FAA" w:rsidRPr="00E62F74" w:rsidRDefault="00090FAA" w:rsidP="004F3F55">
            <w:pPr>
              <w:jc w:val="both"/>
            </w:pPr>
            <w:r>
              <w:t>h</w:t>
            </w:r>
            <w:r>
              <w:rPr>
                <w:rFonts w:hint="eastAsia"/>
              </w:rPr>
              <w:t>arq_</w:t>
            </w:r>
            <w:r>
              <w:t>pid</w:t>
            </w:r>
          </w:p>
        </w:tc>
        <w:tc>
          <w:tcPr>
            <w:tcW w:w="2126" w:type="dxa"/>
            <w:vAlign w:val="center"/>
          </w:tcPr>
          <w:p w14:paraId="007FEDF4" w14:textId="77777777" w:rsidR="00090FAA" w:rsidRDefault="00090FAA" w:rsidP="004F3F55">
            <w:pPr>
              <w:jc w:val="both"/>
            </w:pPr>
            <w:r w:rsidRPr="00821C5C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46D84750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2349F34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4459564C" w14:textId="77777777" w:rsidTr="004F3F55">
        <w:trPr>
          <w:jc w:val="center"/>
        </w:trPr>
        <w:tc>
          <w:tcPr>
            <w:tcW w:w="2122" w:type="dxa"/>
            <w:vAlign w:val="center"/>
          </w:tcPr>
          <w:p w14:paraId="2AD91E79" w14:textId="77777777" w:rsidR="00090FAA" w:rsidRPr="00E62F74" w:rsidRDefault="00090FAA" w:rsidP="004F3F55">
            <w:pPr>
              <w:jc w:val="both"/>
            </w:pPr>
            <w:r>
              <w:rPr>
                <w:rFonts w:hint="eastAsia"/>
              </w:rPr>
              <w:t>UE_list</w:t>
            </w:r>
          </w:p>
        </w:tc>
        <w:tc>
          <w:tcPr>
            <w:tcW w:w="2126" w:type="dxa"/>
            <w:vAlign w:val="center"/>
          </w:tcPr>
          <w:p w14:paraId="6672BEF4" w14:textId="77777777" w:rsidR="00090FAA" w:rsidRDefault="00090FAA" w:rsidP="004F3F55">
            <w:pPr>
              <w:jc w:val="both"/>
            </w:pPr>
            <w:r w:rsidRPr="00C95736">
              <w:t>UE_list_t</w:t>
            </w:r>
          </w:p>
        </w:tc>
        <w:tc>
          <w:tcPr>
            <w:tcW w:w="2410" w:type="dxa"/>
            <w:vMerge/>
            <w:vAlign w:val="center"/>
          </w:tcPr>
          <w:p w14:paraId="5B147CEB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C091AE3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3DFD7DBB" w14:textId="77777777" w:rsidTr="004F3F55">
        <w:trPr>
          <w:jc w:val="center"/>
        </w:trPr>
        <w:tc>
          <w:tcPr>
            <w:tcW w:w="2122" w:type="dxa"/>
            <w:vAlign w:val="center"/>
          </w:tcPr>
          <w:p w14:paraId="325087AA" w14:textId="77777777" w:rsidR="00090FAA" w:rsidRDefault="00090FAA" w:rsidP="004F3F55">
            <w:pPr>
              <w:jc w:val="both"/>
            </w:pPr>
            <w:r w:rsidRPr="00C95736">
              <w:t>DLSCH_dci</w:t>
            </w:r>
          </w:p>
        </w:tc>
        <w:tc>
          <w:tcPr>
            <w:tcW w:w="2126" w:type="dxa"/>
            <w:vAlign w:val="center"/>
          </w:tcPr>
          <w:p w14:paraId="5671475E" w14:textId="77777777" w:rsidR="00090FAA" w:rsidRPr="00C95736" w:rsidRDefault="00090FAA" w:rsidP="004F3F55">
            <w:pPr>
              <w:jc w:val="both"/>
            </w:pPr>
            <w:r>
              <w:rPr>
                <w:rFonts w:hint="eastAsia"/>
              </w:rPr>
              <w:t>vo</w:t>
            </w:r>
            <w:r>
              <w:t>id</w:t>
            </w:r>
          </w:p>
        </w:tc>
        <w:tc>
          <w:tcPr>
            <w:tcW w:w="2410" w:type="dxa"/>
            <w:vMerge/>
            <w:vAlign w:val="center"/>
          </w:tcPr>
          <w:p w14:paraId="52CBCD58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F918DE5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40CD4C5F" w14:textId="77777777" w:rsidR="00090FAA" w:rsidRDefault="00090FAA" w:rsidP="00090FAA"/>
    <w:p w14:paraId="1EF79F65" w14:textId="246D9D0E" w:rsidR="00090FAA" w:rsidRDefault="00090FAA" w:rsidP="00090FAA">
      <w:pPr>
        <w:pStyle w:val="9"/>
        <w:ind w:left="960"/>
      </w:pPr>
      <w:r>
        <w:rPr>
          <w:rFonts w:hint="eastAsia"/>
        </w:rPr>
        <w:t>7.1</w:t>
      </w:r>
      <w:r w:rsidR="007A6687">
        <w:t>.1</w:t>
      </w:r>
      <w:r>
        <w:rPr>
          <w:rFonts w:hint="eastAsia"/>
        </w:rPr>
        <w:t>.4.2</w:t>
      </w:r>
      <w:r>
        <w:t>.1.2.3.1 get_transmission_mode</w:t>
      </w:r>
    </w:p>
    <w:p w14:paraId="1CAAB917" w14:textId="0AEC0D25" w:rsidR="00090FAA" w:rsidRDefault="006E4972" w:rsidP="00B74FF5">
      <w:pPr>
        <w:pStyle w:val="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CC0F632" wp14:editId="4BDC83F0">
                <wp:simplePos x="0" y="0"/>
                <wp:positionH relativeFrom="column">
                  <wp:posOffset>4181475</wp:posOffset>
                </wp:positionH>
                <wp:positionV relativeFrom="paragraph">
                  <wp:posOffset>2387600</wp:posOffset>
                </wp:positionV>
                <wp:extent cx="1028700" cy="676275"/>
                <wp:effectExtent l="0" t="0" r="0" b="952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76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2945B" id="矩形 84" o:spid="_x0000_s1026" style="position:absolute;margin-left:329.25pt;margin-top:188pt;width:81pt;height:53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" fillcolor="white [3212]" stroked="f" strokeweight="2pt"/>
            </w:pict>
          </mc:Fallback>
        </mc:AlternateContent>
      </w:r>
      <w:r w:rsidR="00090FAA">
        <w:rPr>
          <w:noProof/>
        </w:rPr>
        <w:drawing>
          <wp:inline distT="0" distB="0" distL="0" distR="0" wp14:anchorId="08E76A7F" wp14:editId="0A298C8F">
            <wp:extent cx="5257800" cy="6362700"/>
            <wp:effectExtent l="0" t="0" r="0" b="0"/>
            <wp:docPr id="115" name="圖片 115" descr="get_trans_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get_trans_mode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0FAA" w:rsidRPr="00E62F74">
        <w:t xml:space="preserve"> </w:t>
      </w:r>
      <w:r w:rsidR="00B74FF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50</w:t>
      </w:r>
      <w:r w:rsidR="00A53881">
        <w:rPr>
          <w:noProof/>
        </w:rPr>
        <w:fldChar w:fldCharType="end"/>
      </w:r>
      <w:r w:rsidR="00B74FF5">
        <w:rPr>
          <w:rFonts w:hint="eastAsia"/>
        </w:rPr>
        <w:t xml:space="preserve"> </w:t>
      </w:r>
      <w:r w:rsidR="00090FAA">
        <w:t>Procedure level of get_transmission_mode</w:t>
      </w:r>
    </w:p>
    <w:p w14:paraId="5C8B6133" w14:textId="77777777" w:rsidR="00090FAA" w:rsidRDefault="00090FAA" w:rsidP="00090FAA">
      <w:pPr>
        <w:jc w:val="center"/>
      </w:pPr>
    </w:p>
    <w:p w14:paraId="6A1CC40E" w14:textId="7A90F5C6" w:rsidR="00090FAA" w:rsidRDefault="00B74FF5" w:rsidP="00B74FF5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get_transmission_mode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3827"/>
        <w:gridCol w:w="2268"/>
      </w:tblGrid>
      <w:tr w:rsidR="00090FAA" w:rsidRPr="000A00EB" w14:paraId="28120DF0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C9A47D1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5C20AFE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14:paraId="302CAC09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3CD08F31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5F026D76" w14:textId="77777777" w:rsidTr="004F3F55">
        <w:trPr>
          <w:jc w:val="center"/>
        </w:trPr>
        <w:tc>
          <w:tcPr>
            <w:tcW w:w="2122" w:type="dxa"/>
            <w:vAlign w:val="center"/>
          </w:tcPr>
          <w:p w14:paraId="57AD806F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1701" w:type="dxa"/>
            <w:vAlign w:val="center"/>
          </w:tcPr>
          <w:p w14:paraId="362510C5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3827" w:type="dxa"/>
            <w:vMerge w:val="restart"/>
            <w:vAlign w:val="center"/>
          </w:tcPr>
          <w:p w14:paraId="4701255D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7E5BBD">
              <w:rPr>
                <w:rFonts w:cs="Times New Roman"/>
              </w:rPr>
              <w:t>PHY_vars_eNB_g[Mod_id][CC_id</w:t>
            </w:r>
            <w:r>
              <w:rPr>
                <w:rFonts w:cs="Times New Roman"/>
              </w:rPr>
              <w:t>]</w:t>
            </w:r>
          </w:p>
          <w:p w14:paraId="12034BC9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Pr="007E5BBD">
              <w:rPr>
                <w:rFonts w:cs="Times New Roman"/>
              </w:rPr>
              <w:t>&gt;transmission_mode[UE_id]</w:t>
            </w:r>
          </w:p>
        </w:tc>
        <w:tc>
          <w:tcPr>
            <w:tcW w:w="2268" w:type="dxa"/>
            <w:vMerge w:val="restart"/>
            <w:vAlign w:val="center"/>
          </w:tcPr>
          <w:p w14:paraId="237F202F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Transmission mode</w:t>
            </w:r>
          </w:p>
        </w:tc>
      </w:tr>
      <w:tr w:rsidR="00090FAA" w14:paraId="68510BEB" w14:textId="77777777" w:rsidTr="004F3F55">
        <w:trPr>
          <w:jc w:val="center"/>
        </w:trPr>
        <w:tc>
          <w:tcPr>
            <w:tcW w:w="2122" w:type="dxa"/>
            <w:vAlign w:val="center"/>
          </w:tcPr>
          <w:p w14:paraId="7B2E1F28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CC_id</w:t>
            </w:r>
          </w:p>
        </w:tc>
        <w:tc>
          <w:tcPr>
            <w:tcW w:w="1701" w:type="dxa"/>
            <w:vAlign w:val="center"/>
          </w:tcPr>
          <w:p w14:paraId="336E32D3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uint8_t</w:t>
            </w:r>
          </w:p>
        </w:tc>
        <w:tc>
          <w:tcPr>
            <w:tcW w:w="3827" w:type="dxa"/>
            <w:vMerge/>
            <w:vAlign w:val="center"/>
          </w:tcPr>
          <w:p w14:paraId="25A094B5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268" w:type="dxa"/>
            <w:vMerge/>
            <w:vAlign w:val="center"/>
          </w:tcPr>
          <w:p w14:paraId="1C75A53E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BFE19E3" w14:textId="77777777" w:rsidTr="004F3F55">
        <w:trPr>
          <w:jc w:val="center"/>
        </w:trPr>
        <w:tc>
          <w:tcPr>
            <w:tcW w:w="2122" w:type="dxa"/>
            <w:vAlign w:val="center"/>
          </w:tcPr>
          <w:p w14:paraId="084332C1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>
              <w:t>rnti</w:t>
            </w:r>
          </w:p>
        </w:tc>
        <w:tc>
          <w:tcPr>
            <w:tcW w:w="1701" w:type="dxa"/>
            <w:vAlign w:val="center"/>
          </w:tcPr>
          <w:p w14:paraId="14FEDDAC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821C5C">
              <w:t>uint16_t</w:t>
            </w:r>
          </w:p>
        </w:tc>
        <w:tc>
          <w:tcPr>
            <w:tcW w:w="3827" w:type="dxa"/>
            <w:vMerge/>
            <w:vAlign w:val="center"/>
          </w:tcPr>
          <w:p w14:paraId="108AD4DF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2268" w:type="dxa"/>
            <w:vMerge/>
            <w:vAlign w:val="center"/>
          </w:tcPr>
          <w:p w14:paraId="39152A22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5E341ADD" w14:textId="77777777" w:rsidR="00090FAA" w:rsidRPr="00910978" w:rsidRDefault="00090FAA" w:rsidP="00090FAA"/>
    <w:p w14:paraId="25AE7142" w14:textId="00181969" w:rsidR="00090FAA" w:rsidRDefault="00090FAA" w:rsidP="00090FAA">
      <w:pPr>
        <w:pStyle w:val="9"/>
        <w:ind w:left="960"/>
      </w:pPr>
      <w:r>
        <w:rPr>
          <w:rFonts w:hint="eastAsia"/>
        </w:rPr>
        <w:t>7.1</w:t>
      </w:r>
      <w:r w:rsidR="00D730BF">
        <w:t>.1</w:t>
      </w:r>
      <w:r>
        <w:rPr>
          <w:rFonts w:hint="eastAsia"/>
        </w:rPr>
        <w:t>.4.2</w:t>
      </w:r>
      <w:r>
        <w:t>.1.2.3.2</w:t>
      </w:r>
      <w:r w:rsidRPr="004E5B72">
        <w:t xml:space="preserve"> </w:t>
      </w:r>
      <w:r>
        <w:t>find_ue</w:t>
      </w:r>
    </w:p>
    <w:p w14:paraId="303BC114" w14:textId="6A31890F" w:rsidR="00090FAA" w:rsidRDefault="00090FAA" w:rsidP="00B74FF5">
      <w:pPr>
        <w:pStyle w:val="Figure"/>
      </w:pPr>
      <w:r>
        <w:rPr>
          <w:noProof/>
        </w:rPr>
        <w:drawing>
          <wp:inline distT="0" distB="0" distL="0" distR="0" wp14:anchorId="40603868" wp14:editId="4660CBBE">
            <wp:extent cx="5257800" cy="6359525"/>
            <wp:effectExtent l="0" t="0" r="0" b="3175"/>
            <wp:docPr id="20" name="圖片 20" descr="C:\Users\Tian-Ren\AppData\Local\Microsoft\Windows\INetCache\Content.Word\find_ue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Tian-Ren\AppData\Local\Microsoft\Windows\INetCache\Content.Word\find_ue1.emf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F74">
        <w:t xml:space="preserve"> </w:t>
      </w:r>
      <w:r w:rsidR="00B74FF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51</w:t>
      </w:r>
      <w:r w:rsidR="00A53881">
        <w:rPr>
          <w:noProof/>
        </w:rPr>
        <w:fldChar w:fldCharType="end"/>
      </w:r>
      <w:r w:rsidR="00B74FF5">
        <w:rPr>
          <w:rFonts w:hint="eastAsia"/>
        </w:rPr>
        <w:t xml:space="preserve"> </w:t>
      </w:r>
      <w:r>
        <w:t>Procedure level of find_ue</w:t>
      </w:r>
    </w:p>
    <w:p w14:paraId="7F6AD668" w14:textId="77777777" w:rsidR="00090FAA" w:rsidRDefault="00090FAA" w:rsidP="00090FAA">
      <w:pPr>
        <w:jc w:val="center"/>
      </w:pPr>
    </w:p>
    <w:p w14:paraId="40B05230" w14:textId="7BEBB161" w:rsidR="00090FAA" w:rsidRDefault="00B74FF5" w:rsidP="00B74FF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find_ue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0C9956EC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74DBF66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CB47C3B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30EA48D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3CB62C7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03BABCF" w14:textId="77777777" w:rsidTr="004F3F55">
        <w:trPr>
          <w:jc w:val="center"/>
        </w:trPr>
        <w:tc>
          <w:tcPr>
            <w:tcW w:w="2122" w:type="dxa"/>
            <w:vAlign w:val="center"/>
          </w:tcPr>
          <w:p w14:paraId="71A8520E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rnti</w:t>
            </w:r>
          </w:p>
        </w:tc>
        <w:tc>
          <w:tcPr>
            <w:tcW w:w="2126" w:type="dxa"/>
            <w:vAlign w:val="center"/>
          </w:tcPr>
          <w:p w14:paraId="6160D75F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uint16_t</w:t>
            </w:r>
          </w:p>
        </w:tc>
        <w:tc>
          <w:tcPr>
            <w:tcW w:w="2410" w:type="dxa"/>
            <w:vAlign w:val="center"/>
          </w:tcPr>
          <w:p w14:paraId="5B33541E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 </w:t>
            </w:r>
          </w:p>
        </w:tc>
        <w:tc>
          <w:tcPr>
            <w:tcW w:w="3260" w:type="dxa"/>
            <w:vAlign w:val="center"/>
          </w:tcPr>
          <w:p w14:paraId="5B2EDF5C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e </w:t>
            </w:r>
            <w:r>
              <w:rPr>
                <w:rFonts w:cs="Times New Roman"/>
              </w:rPr>
              <w:t>number</w:t>
            </w:r>
          </w:p>
        </w:tc>
      </w:tr>
      <w:tr w:rsidR="00090FAA" w14:paraId="3310B5E0" w14:textId="77777777" w:rsidTr="004F3F55">
        <w:trPr>
          <w:jc w:val="center"/>
        </w:trPr>
        <w:tc>
          <w:tcPr>
            <w:tcW w:w="2122" w:type="dxa"/>
            <w:vAlign w:val="center"/>
          </w:tcPr>
          <w:p w14:paraId="7C3AE070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eNB</w:t>
            </w:r>
          </w:p>
        </w:tc>
        <w:tc>
          <w:tcPr>
            <w:tcW w:w="2126" w:type="dxa"/>
            <w:vAlign w:val="center"/>
          </w:tcPr>
          <w:p w14:paraId="79C12A63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EE6AF8">
              <w:t>PHY_VARS_eNB</w:t>
            </w:r>
          </w:p>
        </w:tc>
        <w:tc>
          <w:tcPr>
            <w:tcW w:w="2410" w:type="dxa"/>
            <w:vAlign w:val="center"/>
          </w:tcPr>
          <w:p w14:paraId="028401FE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3260" w:type="dxa"/>
            <w:vAlign w:val="center"/>
          </w:tcPr>
          <w:p w14:paraId="1D4D21A7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1 mean faild</w:t>
            </w:r>
          </w:p>
        </w:tc>
      </w:tr>
    </w:tbl>
    <w:p w14:paraId="538B1A14" w14:textId="77777777" w:rsidR="00090FAA" w:rsidRDefault="00090FAA" w:rsidP="00090FAA"/>
    <w:p w14:paraId="1A746050" w14:textId="00D112D3" w:rsidR="00090FAA" w:rsidRDefault="00090FAA" w:rsidP="00090FAA">
      <w:pPr>
        <w:pStyle w:val="8"/>
        <w:ind w:left="960"/>
      </w:pPr>
      <w:r>
        <w:rPr>
          <w:rFonts w:hint="eastAsia"/>
        </w:rPr>
        <w:t>7.1</w:t>
      </w:r>
      <w:r w:rsidR="00D730BF">
        <w:t>.1</w:t>
      </w:r>
      <w:r>
        <w:rPr>
          <w:rFonts w:hint="eastAsia"/>
        </w:rPr>
        <w:t>.4.2</w:t>
      </w:r>
      <w:r>
        <w:t>.1.2.4 get_TBS_DL</w:t>
      </w:r>
    </w:p>
    <w:p w14:paraId="7D9F97E1" w14:textId="182F6E69" w:rsidR="00090FAA" w:rsidRDefault="006E4972" w:rsidP="00B74FF5">
      <w:pPr>
        <w:pStyle w:val="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EAB7B6C" wp14:editId="1F2717EA">
                <wp:simplePos x="0" y="0"/>
                <wp:positionH relativeFrom="column">
                  <wp:posOffset>4181475</wp:posOffset>
                </wp:positionH>
                <wp:positionV relativeFrom="paragraph">
                  <wp:posOffset>3190240</wp:posOffset>
                </wp:positionV>
                <wp:extent cx="1028700" cy="676275"/>
                <wp:effectExtent l="0" t="0" r="0" b="952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76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A680B" id="矩形 85" o:spid="_x0000_s1026" style="position:absolute;margin-left:329.25pt;margin-top:251.2pt;width:81pt;height:53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" fillcolor="white [3212]" stroked="f" strokeweight="2pt"/>
            </w:pict>
          </mc:Fallback>
        </mc:AlternateContent>
      </w:r>
      <w:r w:rsidR="002D6EAB">
        <w:rPr>
          <w:noProof/>
        </w:rPr>
        <w:pict w14:anchorId="4FFF20D4">
          <v:shape id="_x0000_i1052" type="#_x0000_t75" style="width:414pt;height:501pt">
            <v:imagedata r:id="rId89" o:title="get_TBS_DL1"/>
          </v:shape>
        </w:pict>
      </w:r>
      <w:r w:rsidR="00090FAA" w:rsidRPr="00E62F74">
        <w:t xml:space="preserve"> </w:t>
      </w:r>
      <w:r w:rsidR="00B74FF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52</w:t>
      </w:r>
      <w:r w:rsidR="00A53881">
        <w:rPr>
          <w:noProof/>
        </w:rPr>
        <w:fldChar w:fldCharType="end"/>
      </w:r>
      <w:r w:rsidR="00B74FF5">
        <w:rPr>
          <w:rFonts w:hint="eastAsia"/>
        </w:rPr>
        <w:t xml:space="preserve"> </w:t>
      </w:r>
      <w:r w:rsidR="00090FAA">
        <w:t>Procedure level of get_TBS_DL</w:t>
      </w:r>
    </w:p>
    <w:p w14:paraId="6E928321" w14:textId="77777777" w:rsidR="00090FAA" w:rsidRDefault="00090FAA" w:rsidP="00090FAA">
      <w:pPr>
        <w:jc w:val="center"/>
      </w:pPr>
    </w:p>
    <w:p w14:paraId="05BD7484" w14:textId="386413AC" w:rsidR="00090FAA" w:rsidRDefault="00B74FF5" w:rsidP="00B74FF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get_TBS_DL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0742A890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02B923E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2962765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572237C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6C82510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7D31E9B6" w14:textId="77777777" w:rsidTr="004F3F55">
        <w:trPr>
          <w:jc w:val="center"/>
        </w:trPr>
        <w:tc>
          <w:tcPr>
            <w:tcW w:w="2122" w:type="dxa"/>
            <w:vAlign w:val="center"/>
          </w:tcPr>
          <w:p w14:paraId="2349564F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mcs</w:t>
            </w:r>
          </w:p>
        </w:tc>
        <w:tc>
          <w:tcPr>
            <w:tcW w:w="2126" w:type="dxa"/>
            <w:vAlign w:val="center"/>
          </w:tcPr>
          <w:p w14:paraId="4F80DECD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Align w:val="center"/>
          </w:tcPr>
          <w:p w14:paraId="1DF050F7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TBS</w:t>
            </w:r>
          </w:p>
        </w:tc>
        <w:tc>
          <w:tcPr>
            <w:tcW w:w="3260" w:type="dxa"/>
            <w:vAlign w:val="center"/>
          </w:tcPr>
          <w:p w14:paraId="275EDC30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Transport block</w:t>
            </w:r>
            <w:r>
              <w:rPr>
                <w:rFonts w:cs="Times New Roman"/>
              </w:rPr>
              <w:t xml:space="preserve"> size</w:t>
            </w:r>
          </w:p>
        </w:tc>
      </w:tr>
      <w:tr w:rsidR="00090FAA" w14:paraId="50C051A2" w14:textId="77777777" w:rsidTr="004F3F55">
        <w:trPr>
          <w:jc w:val="center"/>
        </w:trPr>
        <w:tc>
          <w:tcPr>
            <w:tcW w:w="2122" w:type="dxa"/>
            <w:vAlign w:val="center"/>
          </w:tcPr>
          <w:p w14:paraId="7EDFE7DF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nb_rb</w:t>
            </w:r>
          </w:p>
        </w:tc>
        <w:tc>
          <w:tcPr>
            <w:tcW w:w="2126" w:type="dxa"/>
            <w:vAlign w:val="center"/>
          </w:tcPr>
          <w:p w14:paraId="6ECF407B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4C5468">
              <w:rPr>
                <w:rFonts w:cs="Times New Roman"/>
              </w:rPr>
              <w:t>uint16_t</w:t>
            </w:r>
          </w:p>
        </w:tc>
        <w:tc>
          <w:tcPr>
            <w:tcW w:w="2410" w:type="dxa"/>
            <w:vAlign w:val="center"/>
          </w:tcPr>
          <w:p w14:paraId="1FE9B33C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0</w:t>
            </w:r>
          </w:p>
        </w:tc>
        <w:tc>
          <w:tcPr>
            <w:tcW w:w="3260" w:type="dxa"/>
            <w:vAlign w:val="center"/>
          </w:tcPr>
          <w:p w14:paraId="638DC4B5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No nb</w:t>
            </w:r>
          </w:p>
        </w:tc>
      </w:tr>
    </w:tbl>
    <w:p w14:paraId="4D1686A0" w14:textId="77777777" w:rsidR="00090FAA" w:rsidRPr="00201B0D" w:rsidRDefault="00090FAA" w:rsidP="00090FAA"/>
    <w:p w14:paraId="7437913F" w14:textId="1DBB8916" w:rsidR="00090FAA" w:rsidRDefault="00090FAA" w:rsidP="00090FAA">
      <w:pPr>
        <w:pStyle w:val="9"/>
        <w:ind w:left="960"/>
      </w:pPr>
      <w:r>
        <w:rPr>
          <w:rFonts w:hint="eastAsia"/>
        </w:rPr>
        <w:t>7.1</w:t>
      </w:r>
      <w:r w:rsidR="00183282">
        <w:t>.1</w:t>
      </w:r>
      <w:r>
        <w:rPr>
          <w:rFonts w:hint="eastAsia"/>
        </w:rPr>
        <w:t>.4.2</w:t>
      </w:r>
      <w:r>
        <w:t>.1.2.4.1 get_I_TBS</w:t>
      </w:r>
    </w:p>
    <w:p w14:paraId="12CC1806" w14:textId="4E52E30B" w:rsidR="00090FAA" w:rsidRDefault="00090FAA" w:rsidP="00B74FF5">
      <w:pPr>
        <w:pStyle w:val="Figure"/>
      </w:pPr>
      <w:r>
        <w:rPr>
          <w:noProof/>
        </w:rPr>
        <w:drawing>
          <wp:inline distT="0" distB="0" distL="0" distR="0" wp14:anchorId="1825246D" wp14:editId="537C2AF3">
            <wp:extent cx="5257800" cy="6362700"/>
            <wp:effectExtent l="0" t="0" r="0" b="0"/>
            <wp:docPr id="113" name="圖片 113" descr="get_I_TB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get_I_TBS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F5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53</w:t>
      </w:r>
      <w:r w:rsidR="00A53881">
        <w:rPr>
          <w:noProof/>
        </w:rPr>
        <w:fldChar w:fldCharType="end"/>
      </w:r>
      <w:r>
        <w:t xml:space="preserve"> Procedure level of get_I_TBS</w:t>
      </w:r>
    </w:p>
    <w:p w14:paraId="3AC254A7" w14:textId="77777777" w:rsidR="00090FAA" w:rsidRDefault="00090FAA" w:rsidP="00090FAA">
      <w:pPr>
        <w:jc w:val="center"/>
      </w:pPr>
    </w:p>
    <w:p w14:paraId="4C366688" w14:textId="13603BC5" w:rsidR="00090FAA" w:rsidRDefault="00B74FF5" w:rsidP="00B74FF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get_I_TBS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52AE67B3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E083D68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D289BFD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9F5379E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F6361DE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064ABC38" w14:textId="77777777" w:rsidTr="004F3F55">
        <w:trPr>
          <w:jc w:val="center"/>
        </w:trPr>
        <w:tc>
          <w:tcPr>
            <w:tcW w:w="2122" w:type="dxa"/>
            <w:vMerge w:val="restart"/>
            <w:vAlign w:val="center"/>
          </w:tcPr>
          <w:p w14:paraId="07CD2728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t>I_MCS</w:t>
            </w:r>
          </w:p>
        </w:tc>
        <w:tc>
          <w:tcPr>
            <w:tcW w:w="2126" w:type="dxa"/>
            <w:vMerge w:val="restart"/>
            <w:vAlign w:val="center"/>
          </w:tcPr>
          <w:p w14:paraId="6463D6F0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4C5468">
              <w:t>unsigned char</w:t>
            </w:r>
          </w:p>
        </w:tc>
        <w:tc>
          <w:tcPr>
            <w:tcW w:w="2410" w:type="dxa"/>
            <w:vAlign w:val="center"/>
          </w:tcPr>
          <w:p w14:paraId="653991DF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I_MCS</w:t>
            </w:r>
          </w:p>
        </w:tc>
        <w:tc>
          <w:tcPr>
            <w:tcW w:w="3260" w:type="dxa"/>
            <w:vAlign w:val="center"/>
          </w:tcPr>
          <w:p w14:paraId="6C9E0C4C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I_MCS&lt;10</w:t>
            </w:r>
          </w:p>
        </w:tc>
      </w:tr>
      <w:tr w:rsidR="00090FAA" w14:paraId="14D04815" w14:textId="77777777" w:rsidTr="004F3F55">
        <w:trPr>
          <w:jc w:val="center"/>
        </w:trPr>
        <w:tc>
          <w:tcPr>
            <w:tcW w:w="2122" w:type="dxa"/>
            <w:vMerge/>
            <w:vAlign w:val="center"/>
          </w:tcPr>
          <w:p w14:paraId="7C236683" w14:textId="77777777" w:rsidR="00090FAA" w:rsidRDefault="00090FAA" w:rsidP="004F3F55">
            <w:pPr>
              <w:jc w:val="both"/>
            </w:pPr>
          </w:p>
        </w:tc>
        <w:tc>
          <w:tcPr>
            <w:tcW w:w="2126" w:type="dxa"/>
            <w:vMerge/>
            <w:vAlign w:val="center"/>
          </w:tcPr>
          <w:p w14:paraId="7520BC4D" w14:textId="77777777" w:rsidR="00090FAA" w:rsidRPr="004C5468" w:rsidRDefault="00090FAA" w:rsidP="004F3F55">
            <w:pPr>
              <w:jc w:val="both"/>
            </w:pPr>
          </w:p>
        </w:tc>
        <w:tc>
          <w:tcPr>
            <w:tcW w:w="2410" w:type="dxa"/>
            <w:vAlign w:val="center"/>
          </w:tcPr>
          <w:p w14:paraId="03E4DAF9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I_MCS-1</w:t>
            </w:r>
          </w:p>
        </w:tc>
        <w:tc>
          <w:tcPr>
            <w:tcW w:w="3260" w:type="dxa"/>
            <w:vAlign w:val="center"/>
          </w:tcPr>
          <w:p w14:paraId="7DB145D0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I_MCS&lt;17</w:t>
            </w:r>
          </w:p>
        </w:tc>
      </w:tr>
      <w:tr w:rsidR="00090FAA" w14:paraId="618F4C12" w14:textId="77777777" w:rsidTr="004F3F55">
        <w:trPr>
          <w:jc w:val="center"/>
        </w:trPr>
        <w:tc>
          <w:tcPr>
            <w:tcW w:w="2122" w:type="dxa"/>
            <w:vMerge/>
            <w:vAlign w:val="center"/>
          </w:tcPr>
          <w:p w14:paraId="156A0980" w14:textId="77777777" w:rsidR="00090FAA" w:rsidRDefault="00090FAA" w:rsidP="004F3F55">
            <w:pPr>
              <w:jc w:val="both"/>
            </w:pPr>
          </w:p>
        </w:tc>
        <w:tc>
          <w:tcPr>
            <w:tcW w:w="2126" w:type="dxa"/>
            <w:vMerge/>
            <w:vAlign w:val="center"/>
          </w:tcPr>
          <w:p w14:paraId="1FFB2C00" w14:textId="77777777" w:rsidR="00090FAA" w:rsidRPr="004C5468" w:rsidRDefault="00090FAA" w:rsidP="004F3F55">
            <w:pPr>
              <w:jc w:val="both"/>
            </w:pPr>
          </w:p>
        </w:tc>
        <w:tc>
          <w:tcPr>
            <w:tcW w:w="2410" w:type="dxa"/>
            <w:vAlign w:val="center"/>
          </w:tcPr>
          <w:p w14:paraId="01D3ADD5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9</w:t>
            </w:r>
          </w:p>
        </w:tc>
        <w:tc>
          <w:tcPr>
            <w:tcW w:w="3260" w:type="dxa"/>
            <w:vAlign w:val="center"/>
          </w:tcPr>
          <w:p w14:paraId="30C06FD7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I_MCS=10</w:t>
            </w:r>
          </w:p>
        </w:tc>
      </w:tr>
      <w:tr w:rsidR="00090FAA" w14:paraId="19FDA264" w14:textId="77777777" w:rsidTr="004F3F55">
        <w:trPr>
          <w:jc w:val="center"/>
        </w:trPr>
        <w:tc>
          <w:tcPr>
            <w:tcW w:w="2122" w:type="dxa"/>
            <w:vMerge/>
            <w:vAlign w:val="center"/>
          </w:tcPr>
          <w:p w14:paraId="51662B86" w14:textId="77777777" w:rsidR="00090FAA" w:rsidRDefault="00090FAA" w:rsidP="004F3F55">
            <w:pPr>
              <w:jc w:val="both"/>
            </w:pPr>
          </w:p>
        </w:tc>
        <w:tc>
          <w:tcPr>
            <w:tcW w:w="2126" w:type="dxa"/>
            <w:vMerge/>
            <w:vAlign w:val="center"/>
          </w:tcPr>
          <w:p w14:paraId="57A09D7A" w14:textId="77777777" w:rsidR="00090FAA" w:rsidRPr="004C5468" w:rsidRDefault="00090FAA" w:rsidP="004F3F55">
            <w:pPr>
              <w:jc w:val="both"/>
            </w:pPr>
          </w:p>
        </w:tc>
        <w:tc>
          <w:tcPr>
            <w:tcW w:w="2410" w:type="dxa"/>
            <w:vAlign w:val="center"/>
          </w:tcPr>
          <w:p w14:paraId="47C63D71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15</w:t>
            </w:r>
          </w:p>
        </w:tc>
        <w:tc>
          <w:tcPr>
            <w:tcW w:w="3260" w:type="dxa"/>
            <w:vAlign w:val="center"/>
          </w:tcPr>
          <w:p w14:paraId="1B2FF603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I_MCS=17</w:t>
            </w:r>
          </w:p>
        </w:tc>
      </w:tr>
      <w:tr w:rsidR="00090FAA" w14:paraId="14F43002" w14:textId="77777777" w:rsidTr="004F3F55">
        <w:trPr>
          <w:jc w:val="center"/>
        </w:trPr>
        <w:tc>
          <w:tcPr>
            <w:tcW w:w="2122" w:type="dxa"/>
            <w:vMerge/>
            <w:vAlign w:val="center"/>
          </w:tcPr>
          <w:p w14:paraId="324B8CE1" w14:textId="77777777" w:rsidR="00090FAA" w:rsidRDefault="00090FAA" w:rsidP="004F3F55">
            <w:pPr>
              <w:jc w:val="both"/>
            </w:pPr>
          </w:p>
        </w:tc>
        <w:tc>
          <w:tcPr>
            <w:tcW w:w="2126" w:type="dxa"/>
            <w:vMerge/>
            <w:vAlign w:val="center"/>
          </w:tcPr>
          <w:p w14:paraId="17685035" w14:textId="77777777" w:rsidR="00090FAA" w:rsidRPr="004C5468" w:rsidRDefault="00090FAA" w:rsidP="004F3F55">
            <w:pPr>
              <w:jc w:val="both"/>
            </w:pPr>
          </w:p>
        </w:tc>
        <w:tc>
          <w:tcPr>
            <w:tcW w:w="2410" w:type="dxa"/>
            <w:vAlign w:val="center"/>
          </w:tcPr>
          <w:p w14:paraId="17D9CB23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else</w:t>
            </w:r>
          </w:p>
        </w:tc>
        <w:tc>
          <w:tcPr>
            <w:tcW w:w="3260" w:type="dxa"/>
            <w:vAlign w:val="center"/>
          </w:tcPr>
          <w:p w14:paraId="1952B4F1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I_MCS-2</w:t>
            </w:r>
          </w:p>
        </w:tc>
      </w:tr>
    </w:tbl>
    <w:p w14:paraId="76E287E0" w14:textId="77777777" w:rsidR="00090FAA" w:rsidRDefault="00090FAA" w:rsidP="00090FAA"/>
    <w:p w14:paraId="342BBF4D" w14:textId="37FE59ED" w:rsidR="00090FAA" w:rsidRDefault="00090FAA" w:rsidP="00090FAA">
      <w:pPr>
        <w:pStyle w:val="8"/>
        <w:ind w:left="960"/>
      </w:pPr>
      <w:r>
        <w:rPr>
          <w:rFonts w:hint="eastAsia"/>
        </w:rPr>
        <w:lastRenderedPageBreak/>
        <w:t>7.1</w:t>
      </w:r>
      <w:r w:rsidR="00183282">
        <w:t>.1</w:t>
      </w:r>
      <w:r>
        <w:rPr>
          <w:rFonts w:hint="eastAsia"/>
        </w:rPr>
        <w:t>.4.2</w:t>
      </w:r>
      <w:r>
        <w:t>.1.2.5 mac_rlc_data_req</w:t>
      </w:r>
    </w:p>
    <w:p w14:paraId="0D56CC82" w14:textId="44D36A85" w:rsidR="00090FAA" w:rsidRDefault="006E4972" w:rsidP="009660FE">
      <w:pPr>
        <w:pStyle w:val="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AA4E59" wp14:editId="2828D735">
                <wp:simplePos x="0" y="0"/>
                <wp:positionH relativeFrom="column">
                  <wp:posOffset>3019424</wp:posOffset>
                </wp:positionH>
                <wp:positionV relativeFrom="paragraph">
                  <wp:posOffset>6677025</wp:posOffset>
                </wp:positionV>
                <wp:extent cx="1933575" cy="1266825"/>
                <wp:effectExtent l="0" t="0" r="9525" b="952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26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E7D0C" id="矩形 86" o:spid="_x0000_s1026" style="position:absolute;margin-left:237.75pt;margin-top:525.75pt;width:152.25pt;height:9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" fillcolor="white [3212]" stroked="f" strokeweight="2pt"/>
            </w:pict>
          </mc:Fallback>
        </mc:AlternateContent>
      </w:r>
      <w:r w:rsidR="002D6EAB">
        <w:rPr>
          <w:noProof/>
        </w:rPr>
        <w:pict w14:anchorId="2F815643">
          <v:shape id="_x0000_i1053" type="#_x0000_t75" style="width:414pt;height:637.2pt">
            <v:imagedata r:id="rId91" o:title="mac_rlc_data_req1"/>
          </v:shape>
        </w:pict>
      </w:r>
      <w:r w:rsidR="00090FAA" w:rsidRPr="00E62F74">
        <w:t xml:space="preserve"> </w:t>
      </w:r>
      <w:r w:rsidR="009660FE"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54</w:t>
      </w:r>
      <w:r w:rsidR="00A53881">
        <w:rPr>
          <w:noProof/>
        </w:rPr>
        <w:fldChar w:fldCharType="end"/>
      </w:r>
      <w:r w:rsidR="009660FE">
        <w:rPr>
          <w:rFonts w:hint="eastAsia"/>
        </w:rPr>
        <w:t xml:space="preserve"> </w:t>
      </w:r>
      <w:r w:rsidR="00090FAA">
        <w:t>Procedure level of mac_rlc_data_req</w:t>
      </w:r>
    </w:p>
    <w:p w14:paraId="55F06168" w14:textId="77777777" w:rsidR="00090FAA" w:rsidRDefault="00090FAA" w:rsidP="00090FAA">
      <w:pPr>
        <w:jc w:val="center"/>
      </w:pPr>
    </w:p>
    <w:p w14:paraId="01D5A5E1" w14:textId="5ABC2C90" w:rsidR="00090FAA" w:rsidRDefault="009660FE" w:rsidP="009660F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 Parameters of mac_rlc_data_req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7880FF0E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C496D12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7EA3E8F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06EB775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280F699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43B4CF73" w14:textId="77777777" w:rsidTr="004F3F55">
        <w:trPr>
          <w:jc w:val="center"/>
        </w:trPr>
        <w:tc>
          <w:tcPr>
            <w:tcW w:w="2122" w:type="dxa"/>
            <w:vAlign w:val="center"/>
          </w:tcPr>
          <w:p w14:paraId="07C5B420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469BE2CD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6558AEA2" w14:textId="77777777" w:rsidR="00090FAA" w:rsidRPr="009702D1" w:rsidRDefault="00090FAA" w:rsidP="004F3F55">
            <w:pPr>
              <w:jc w:val="both"/>
              <w:rPr>
                <w:rFonts w:cs="Times New Roman"/>
                <w:szCs w:val="24"/>
              </w:rPr>
            </w:pPr>
            <w:r w:rsidRPr="009702D1">
              <w:rPr>
                <w:rFonts w:cs="Times New Roman"/>
                <w:szCs w:val="24"/>
              </w:rPr>
              <w:t>ret_tb_size</w:t>
            </w:r>
          </w:p>
          <w:p w14:paraId="163066BA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 w:val="restart"/>
            <w:vAlign w:val="center"/>
          </w:tcPr>
          <w:p w14:paraId="59E1BA4C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9702D1">
              <w:rPr>
                <w:rFonts w:cs="Times New Roman"/>
                <w:szCs w:val="24"/>
              </w:rPr>
              <w:t>Put RLC data from different mode to MAC dlsch_buffer</w:t>
            </w:r>
          </w:p>
        </w:tc>
      </w:tr>
      <w:tr w:rsidR="00090FAA" w14:paraId="07428D7A" w14:textId="77777777" w:rsidTr="004F3F55">
        <w:trPr>
          <w:jc w:val="center"/>
        </w:trPr>
        <w:tc>
          <w:tcPr>
            <w:tcW w:w="2122" w:type="dxa"/>
            <w:vAlign w:val="center"/>
          </w:tcPr>
          <w:p w14:paraId="0A874074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8E76FC">
              <w:t>rntiP</w:t>
            </w:r>
          </w:p>
        </w:tc>
        <w:tc>
          <w:tcPr>
            <w:tcW w:w="2126" w:type="dxa"/>
            <w:vAlign w:val="center"/>
          </w:tcPr>
          <w:p w14:paraId="01C0552C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8E76FC">
              <w:t>const rnti_t</w:t>
            </w:r>
          </w:p>
        </w:tc>
        <w:tc>
          <w:tcPr>
            <w:tcW w:w="2410" w:type="dxa"/>
            <w:vMerge/>
            <w:vAlign w:val="center"/>
          </w:tcPr>
          <w:p w14:paraId="4A9020D9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648F097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6A0C647" w14:textId="77777777" w:rsidTr="004F3F55">
        <w:trPr>
          <w:jc w:val="center"/>
        </w:trPr>
        <w:tc>
          <w:tcPr>
            <w:tcW w:w="2122" w:type="dxa"/>
            <w:vAlign w:val="center"/>
          </w:tcPr>
          <w:p w14:paraId="1F3A32C6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8E76FC">
              <w:t>eNB_index</w:t>
            </w:r>
          </w:p>
        </w:tc>
        <w:tc>
          <w:tcPr>
            <w:tcW w:w="2126" w:type="dxa"/>
            <w:vAlign w:val="center"/>
          </w:tcPr>
          <w:p w14:paraId="16BAAB47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8E76FC">
              <w:t>const eNB_index_t</w:t>
            </w:r>
          </w:p>
        </w:tc>
        <w:tc>
          <w:tcPr>
            <w:tcW w:w="2410" w:type="dxa"/>
            <w:vMerge/>
            <w:vAlign w:val="center"/>
          </w:tcPr>
          <w:p w14:paraId="12497200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6A72E1D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01C4FBA8" w14:textId="77777777" w:rsidTr="004F3F55">
        <w:trPr>
          <w:jc w:val="center"/>
        </w:trPr>
        <w:tc>
          <w:tcPr>
            <w:tcW w:w="2122" w:type="dxa"/>
            <w:vAlign w:val="center"/>
          </w:tcPr>
          <w:p w14:paraId="10E39765" w14:textId="77777777" w:rsidR="00090FAA" w:rsidRPr="00B84B61" w:rsidRDefault="00090FAA" w:rsidP="004F3F55">
            <w:pPr>
              <w:jc w:val="both"/>
            </w:pPr>
            <w:r w:rsidRPr="008E76FC">
              <w:t>frameP</w:t>
            </w:r>
          </w:p>
        </w:tc>
        <w:tc>
          <w:tcPr>
            <w:tcW w:w="2126" w:type="dxa"/>
            <w:vAlign w:val="center"/>
          </w:tcPr>
          <w:p w14:paraId="0633AC13" w14:textId="77777777" w:rsidR="00090FAA" w:rsidRPr="008E76FC" w:rsidRDefault="00090FAA" w:rsidP="004F3F55">
            <w:pPr>
              <w:jc w:val="both"/>
              <w:rPr>
                <w:rFonts w:cs="Times New Roman"/>
              </w:rPr>
            </w:pPr>
            <w:r>
              <w:t>const frame_t</w:t>
            </w:r>
          </w:p>
        </w:tc>
        <w:tc>
          <w:tcPr>
            <w:tcW w:w="2410" w:type="dxa"/>
            <w:vMerge/>
            <w:vAlign w:val="center"/>
          </w:tcPr>
          <w:p w14:paraId="075D1917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9984613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7306D489" w14:textId="77777777" w:rsidTr="004F3F55">
        <w:trPr>
          <w:jc w:val="center"/>
        </w:trPr>
        <w:tc>
          <w:tcPr>
            <w:tcW w:w="2122" w:type="dxa"/>
            <w:vAlign w:val="center"/>
          </w:tcPr>
          <w:p w14:paraId="7CF70AB5" w14:textId="77777777" w:rsidR="00090FAA" w:rsidRPr="008E76FC" w:rsidRDefault="00090FAA" w:rsidP="004F3F55">
            <w:pPr>
              <w:jc w:val="both"/>
            </w:pPr>
            <w:r>
              <w:t>enb_flagP</w:t>
            </w:r>
          </w:p>
        </w:tc>
        <w:tc>
          <w:tcPr>
            <w:tcW w:w="2126" w:type="dxa"/>
            <w:vAlign w:val="center"/>
          </w:tcPr>
          <w:p w14:paraId="2C62C82E" w14:textId="77777777" w:rsidR="00090FAA" w:rsidRDefault="00090FAA" w:rsidP="004F3F55">
            <w:pPr>
              <w:jc w:val="both"/>
            </w:pPr>
            <w:r>
              <w:t>const eNB_flag_t</w:t>
            </w:r>
          </w:p>
        </w:tc>
        <w:tc>
          <w:tcPr>
            <w:tcW w:w="2410" w:type="dxa"/>
            <w:vMerge/>
            <w:vAlign w:val="center"/>
          </w:tcPr>
          <w:p w14:paraId="64A65205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BA56454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00936531" w14:textId="77777777" w:rsidTr="004F3F55">
        <w:trPr>
          <w:jc w:val="center"/>
        </w:trPr>
        <w:tc>
          <w:tcPr>
            <w:tcW w:w="2122" w:type="dxa"/>
            <w:vAlign w:val="center"/>
          </w:tcPr>
          <w:p w14:paraId="68148CCB" w14:textId="77777777" w:rsidR="00090FAA" w:rsidRPr="008E76FC" w:rsidRDefault="00090FAA" w:rsidP="004F3F55">
            <w:pPr>
              <w:jc w:val="both"/>
            </w:pPr>
            <w:r>
              <w:t>MBMS_flagP</w:t>
            </w:r>
          </w:p>
        </w:tc>
        <w:tc>
          <w:tcPr>
            <w:tcW w:w="2126" w:type="dxa"/>
            <w:vAlign w:val="center"/>
          </w:tcPr>
          <w:p w14:paraId="776A3FDA" w14:textId="77777777" w:rsidR="00090FAA" w:rsidRDefault="00090FAA" w:rsidP="004F3F55">
            <w:pPr>
              <w:jc w:val="both"/>
            </w:pPr>
            <w:r>
              <w:t>const MBMS_flag_t</w:t>
            </w:r>
          </w:p>
        </w:tc>
        <w:tc>
          <w:tcPr>
            <w:tcW w:w="2410" w:type="dxa"/>
            <w:vMerge/>
            <w:vAlign w:val="center"/>
          </w:tcPr>
          <w:p w14:paraId="422094EB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6FDC59F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0084C75A" w14:textId="77777777" w:rsidTr="004F3F55">
        <w:trPr>
          <w:jc w:val="center"/>
        </w:trPr>
        <w:tc>
          <w:tcPr>
            <w:tcW w:w="2122" w:type="dxa"/>
            <w:vAlign w:val="center"/>
          </w:tcPr>
          <w:p w14:paraId="319DC92A" w14:textId="77777777" w:rsidR="00090FAA" w:rsidRPr="008E76FC" w:rsidRDefault="00090FAA" w:rsidP="004F3F55">
            <w:pPr>
              <w:jc w:val="both"/>
            </w:pPr>
            <w:r>
              <w:t>channel_idP</w:t>
            </w:r>
          </w:p>
        </w:tc>
        <w:tc>
          <w:tcPr>
            <w:tcW w:w="2126" w:type="dxa"/>
            <w:vAlign w:val="center"/>
          </w:tcPr>
          <w:p w14:paraId="0D3B2B3A" w14:textId="77777777" w:rsidR="00090FAA" w:rsidRDefault="00090FAA" w:rsidP="004F3F55">
            <w:pPr>
              <w:jc w:val="both"/>
            </w:pPr>
            <w:r>
              <w:t>const logical_chan_id_t</w:t>
            </w:r>
          </w:p>
        </w:tc>
        <w:tc>
          <w:tcPr>
            <w:tcW w:w="2410" w:type="dxa"/>
            <w:vMerge/>
            <w:vAlign w:val="center"/>
          </w:tcPr>
          <w:p w14:paraId="31F5FC51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4DD8003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23E5DE5A" w14:textId="77777777" w:rsidTr="004F3F55">
        <w:trPr>
          <w:jc w:val="center"/>
        </w:trPr>
        <w:tc>
          <w:tcPr>
            <w:tcW w:w="2122" w:type="dxa"/>
            <w:vAlign w:val="center"/>
          </w:tcPr>
          <w:p w14:paraId="00E071CF" w14:textId="77777777" w:rsidR="00090FAA" w:rsidRPr="008E76FC" w:rsidRDefault="00090FAA" w:rsidP="004F3F55">
            <w:pPr>
              <w:jc w:val="both"/>
            </w:pPr>
            <w:r>
              <w:t>buffer_pP</w:t>
            </w:r>
          </w:p>
        </w:tc>
        <w:tc>
          <w:tcPr>
            <w:tcW w:w="2126" w:type="dxa"/>
            <w:vAlign w:val="center"/>
          </w:tcPr>
          <w:p w14:paraId="3D7AC8D3" w14:textId="77777777" w:rsidR="00090FAA" w:rsidRDefault="00090FAA" w:rsidP="004F3F55">
            <w:pPr>
              <w:jc w:val="both"/>
            </w:pPr>
            <w:r>
              <w:t>char</w:t>
            </w:r>
          </w:p>
        </w:tc>
        <w:tc>
          <w:tcPr>
            <w:tcW w:w="2410" w:type="dxa"/>
            <w:vMerge/>
            <w:vAlign w:val="center"/>
          </w:tcPr>
          <w:p w14:paraId="2A771597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583FF4C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448FF112" w14:textId="77777777" w:rsidR="00090FAA" w:rsidRDefault="00090FAA" w:rsidP="00090FAA"/>
    <w:p w14:paraId="6120193A" w14:textId="6FAB93EF" w:rsidR="00090FAA" w:rsidRDefault="00090FAA" w:rsidP="00090FAA">
      <w:pPr>
        <w:pStyle w:val="9"/>
        <w:ind w:left="960"/>
      </w:pPr>
      <w:r>
        <w:rPr>
          <w:rFonts w:hint="eastAsia"/>
        </w:rPr>
        <w:lastRenderedPageBreak/>
        <w:t>7.1</w:t>
      </w:r>
      <w:r w:rsidR="00183282">
        <w:t>.1</w:t>
      </w:r>
      <w:r>
        <w:rPr>
          <w:rFonts w:hint="eastAsia"/>
        </w:rPr>
        <w:t>.4.2</w:t>
      </w:r>
      <w:r>
        <w:t>.1.2.5.1 mac_rlc_serialize_req</w:t>
      </w:r>
    </w:p>
    <w:p w14:paraId="2774B02C" w14:textId="6ED8C6DC" w:rsidR="00090FAA" w:rsidRDefault="002D6EAB" w:rsidP="009660FE">
      <w:pPr>
        <w:pStyle w:val="Figure"/>
      </w:pPr>
      <w:r>
        <w:rPr>
          <w:noProof/>
        </w:rPr>
        <w:pict w14:anchorId="0D51DD96">
          <v:shape id="_x0000_i1054" type="#_x0000_t75" style="width:414pt;height:501pt">
            <v:imagedata r:id="rId92" o:title="mac_rlc_serialize_tb1"/>
          </v:shape>
        </w:pict>
      </w:r>
      <w:r w:rsidR="00090FAA" w:rsidRPr="00E62F74">
        <w:t xml:space="preserve"> </w:t>
      </w:r>
      <w:r w:rsidR="009660FE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55</w:t>
      </w:r>
      <w:r w:rsidR="00A53881">
        <w:rPr>
          <w:noProof/>
        </w:rPr>
        <w:fldChar w:fldCharType="end"/>
      </w:r>
      <w:r w:rsidR="009660FE">
        <w:rPr>
          <w:rFonts w:hint="eastAsia"/>
        </w:rPr>
        <w:t xml:space="preserve"> </w:t>
      </w:r>
      <w:r w:rsidR="00090FAA">
        <w:t>Procedure level of mac_rlc_serialize_req</w:t>
      </w:r>
    </w:p>
    <w:p w14:paraId="42974341" w14:textId="77777777" w:rsidR="00090FAA" w:rsidRDefault="00090FAA" w:rsidP="00090FAA">
      <w:pPr>
        <w:jc w:val="center"/>
      </w:pPr>
    </w:p>
    <w:p w14:paraId="3FFBE217" w14:textId="6CB9AEBF" w:rsidR="00090FAA" w:rsidRDefault="009660FE" w:rsidP="009660F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mac_rlc_serialize_req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79A3C6D4" w14:textId="77777777" w:rsidTr="004F3F55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3D1D5F27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AD829FF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1CFD269" w14:textId="77777777" w:rsidR="00090FAA" w:rsidRPr="000A00EB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CC7D784" w14:textId="77777777" w:rsidR="00090FAA" w:rsidRDefault="00090FAA" w:rsidP="004F3F5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7B17D679" w14:textId="77777777" w:rsidTr="004F3F55">
        <w:trPr>
          <w:jc w:val="center"/>
        </w:trPr>
        <w:tc>
          <w:tcPr>
            <w:tcW w:w="2122" w:type="dxa"/>
            <w:vAlign w:val="center"/>
          </w:tcPr>
          <w:p w14:paraId="1B0FB817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32348F">
              <w:t>buffer_pP</w:t>
            </w:r>
          </w:p>
        </w:tc>
        <w:tc>
          <w:tcPr>
            <w:tcW w:w="2126" w:type="dxa"/>
            <w:vAlign w:val="center"/>
          </w:tcPr>
          <w:p w14:paraId="4516149C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char</w:t>
            </w:r>
          </w:p>
        </w:tc>
        <w:tc>
          <w:tcPr>
            <w:tcW w:w="2410" w:type="dxa"/>
            <w:vMerge w:val="restart"/>
            <w:vAlign w:val="center"/>
          </w:tcPr>
          <w:p w14:paraId="7B217EBB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tbs_size</w:t>
            </w:r>
          </w:p>
        </w:tc>
        <w:tc>
          <w:tcPr>
            <w:tcW w:w="3260" w:type="dxa"/>
            <w:vMerge w:val="restart"/>
            <w:vAlign w:val="center"/>
          </w:tcPr>
          <w:p w14:paraId="4F07D8E0" w14:textId="77777777" w:rsidR="00090FAA" w:rsidRDefault="00090FAA" w:rsidP="004F3F55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Transport block size</w:t>
            </w:r>
          </w:p>
        </w:tc>
      </w:tr>
      <w:tr w:rsidR="00090FAA" w14:paraId="2FD50492" w14:textId="77777777" w:rsidTr="004F3F55">
        <w:trPr>
          <w:jc w:val="center"/>
        </w:trPr>
        <w:tc>
          <w:tcPr>
            <w:tcW w:w="2122" w:type="dxa"/>
            <w:vAlign w:val="center"/>
          </w:tcPr>
          <w:p w14:paraId="5C8BDCA3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32348F">
              <w:t>transport_blocksP</w:t>
            </w:r>
          </w:p>
        </w:tc>
        <w:tc>
          <w:tcPr>
            <w:tcW w:w="2126" w:type="dxa"/>
            <w:vAlign w:val="center"/>
          </w:tcPr>
          <w:p w14:paraId="7C9C3CA4" w14:textId="77777777" w:rsidR="00090FAA" w:rsidRDefault="00090FAA" w:rsidP="004F3F55">
            <w:pPr>
              <w:jc w:val="both"/>
              <w:rPr>
                <w:rFonts w:cs="Times New Roman"/>
              </w:rPr>
            </w:pPr>
            <w:r w:rsidRPr="0032348F">
              <w:rPr>
                <w:rFonts w:cs="Times New Roman"/>
              </w:rPr>
              <w:t>list_t</w:t>
            </w:r>
          </w:p>
        </w:tc>
        <w:tc>
          <w:tcPr>
            <w:tcW w:w="2410" w:type="dxa"/>
            <w:vMerge/>
            <w:vAlign w:val="center"/>
          </w:tcPr>
          <w:p w14:paraId="10CF6135" w14:textId="77777777" w:rsidR="00090FAA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ED0EB04" w14:textId="77777777" w:rsidR="00090FAA" w:rsidRPr="00E701CA" w:rsidRDefault="00090FAA" w:rsidP="004F3F55">
            <w:pPr>
              <w:jc w:val="both"/>
              <w:rPr>
                <w:rFonts w:cs="Times New Roman"/>
              </w:rPr>
            </w:pPr>
          </w:p>
        </w:tc>
      </w:tr>
      <w:tr w:rsidR="00090FAA" w14:paraId="3B16C566" w14:textId="77777777" w:rsidTr="004F3F55">
        <w:trPr>
          <w:jc w:val="center"/>
        </w:trPr>
        <w:tc>
          <w:tcPr>
            <w:tcW w:w="2122" w:type="dxa"/>
            <w:vAlign w:val="center"/>
          </w:tcPr>
          <w:p w14:paraId="1A1D224B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6AB95522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6303FAE7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ABD4BEE" w14:textId="77777777" w:rsidR="00090FAA" w:rsidRPr="00285D7B" w:rsidRDefault="00090FAA" w:rsidP="004F3F55">
            <w:pPr>
              <w:jc w:val="both"/>
              <w:rPr>
                <w:rFonts w:cs="Times New Roman"/>
              </w:rPr>
            </w:pPr>
          </w:p>
        </w:tc>
      </w:tr>
    </w:tbl>
    <w:p w14:paraId="500A5245" w14:textId="77777777" w:rsidR="00090FAA" w:rsidRDefault="00090FAA" w:rsidP="00090FAA"/>
    <w:p w14:paraId="3702F9DB" w14:textId="2766E56B" w:rsidR="00090FAA" w:rsidRDefault="00090FAA" w:rsidP="00090FAA">
      <w:pPr>
        <w:pStyle w:val="8"/>
        <w:ind w:left="960"/>
      </w:pPr>
      <w:r>
        <w:rPr>
          <w:rFonts w:hint="eastAsia"/>
        </w:rPr>
        <w:t>7.1</w:t>
      </w:r>
      <w:r w:rsidR="00183282">
        <w:t>.1</w:t>
      </w:r>
      <w:r>
        <w:rPr>
          <w:rFonts w:hint="eastAsia"/>
        </w:rPr>
        <w:t>.4.2</w:t>
      </w:r>
      <w:r>
        <w:t>.1.2.6 mac_rlc_status_ind</w:t>
      </w:r>
    </w:p>
    <w:p w14:paraId="083829C4" w14:textId="26BB8BB7" w:rsidR="00090FAA" w:rsidRDefault="002D6EAB" w:rsidP="009660FE">
      <w:pPr>
        <w:pStyle w:val="Figure"/>
      </w:pPr>
      <w:r>
        <w:rPr>
          <w:noProof/>
        </w:rPr>
        <w:pict w14:anchorId="03EBB95F">
          <v:shape id="_x0000_i1055" type="#_x0000_t75" style="width:414pt;height:592.8pt">
            <v:imagedata r:id="rId93" o:title="mac_rlc_status_ind1"/>
          </v:shape>
        </w:pict>
      </w:r>
      <w:r w:rsidR="00090FAA" w:rsidRPr="00E62F74">
        <w:t xml:space="preserve"> </w:t>
      </w:r>
      <w:r w:rsidR="009660FE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56</w:t>
      </w:r>
      <w:r w:rsidR="00A53881">
        <w:rPr>
          <w:noProof/>
        </w:rPr>
        <w:fldChar w:fldCharType="end"/>
      </w:r>
      <w:r w:rsidR="009660FE">
        <w:rPr>
          <w:rFonts w:hint="eastAsia"/>
        </w:rPr>
        <w:t xml:space="preserve"> </w:t>
      </w:r>
      <w:r w:rsidR="00090FAA">
        <w:t>Procedure level of mac_rlc_status_ind</w:t>
      </w:r>
    </w:p>
    <w:p w14:paraId="6DA70A8F" w14:textId="77777777" w:rsidR="00090FAA" w:rsidRDefault="00090FAA" w:rsidP="00090FAA">
      <w:pPr>
        <w:jc w:val="center"/>
      </w:pPr>
    </w:p>
    <w:p w14:paraId="3C4CFF4B" w14:textId="2E2EEFA4" w:rsidR="00090FAA" w:rsidRDefault="009660FE" w:rsidP="009660F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mac_rlc_status_ind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268"/>
        <w:gridCol w:w="2835"/>
      </w:tblGrid>
      <w:tr w:rsidR="00090FAA" w:rsidRPr="000A00EB" w14:paraId="7203218C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0EAB716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777EB4D6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52EC5AAB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505F45BC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0D1C0272" w14:textId="77777777" w:rsidTr="00EB3298">
        <w:trPr>
          <w:jc w:val="center"/>
        </w:trPr>
        <w:tc>
          <w:tcPr>
            <w:tcW w:w="2122" w:type="dxa"/>
            <w:vAlign w:val="center"/>
          </w:tcPr>
          <w:p w14:paraId="7D2AF968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693" w:type="dxa"/>
            <w:vAlign w:val="center"/>
          </w:tcPr>
          <w:p w14:paraId="74AF0D3B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268" w:type="dxa"/>
            <w:vMerge w:val="restart"/>
            <w:vAlign w:val="center"/>
          </w:tcPr>
          <w:p w14:paraId="7A9B7369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45729">
              <w:rPr>
                <w:rFonts w:cs="Times New Roman"/>
              </w:rPr>
              <w:t>mac_rlc_status_resp</w:t>
            </w:r>
          </w:p>
        </w:tc>
        <w:tc>
          <w:tcPr>
            <w:tcW w:w="2835" w:type="dxa"/>
            <w:vMerge w:val="restart"/>
            <w:vAlign w:val="center"/>
          </w:tcPr>
          <w:p w14:paraId="38A78166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45729">
              <w:rPr>
                <w:rFonts w:cs="Times New Roman"/>
              </w:rPr>
              <w:t>brief Primitive exchanged between RLC and MAC informing about the buffer occupancy of the RLC protocol instance.</w:t>
            </w:r>
          </w:p>
        </w:tc>
      </w:tr>
      <w:tr w:rsidR="00090FAA" w14:paraId="406EEAD4" w14:textId="77777777" w:rsidTr="00EB3298">
        <w:trPr>
          <w:jc w:val="center"/>
        </w:trPr>
        <w:tc>
          <w:tcPr>
            <w:tcW w:w="2122" w:type="dxa"/>
            <w:vAlign w:val="center"/>
          </w:tcPr>
          <w:p w14:paraId="06968178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rnti</w:t>
            </w:r>
          </w:p>
        </w:tc>
        <w:tc>
          <w:tcPr>
            <w:tcW w:w="2693" w:type="dxa"/>
            <w:vAlign w:val="center"/>
          </w:tcPr>
          <w:p w14:paraId="56F198F5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noProof/>
              </w:rPr>
              <w:t>const rnti_t</w:t>
            </w:r>
          </w:p>
        </w:tc>
        <w:tc>
          <w:tcPr>
            <w:tcW w:w="2268" w:type="dxa"/>
            <w:vMerge/>
            <w:vAlign w:val="center"/>
          </w:tcPr>
          <w:p w14:paraId="0D85C9F8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60A1F633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055C44C2" w14:textId="77777777" w:rsidTr="00EB3298">
        <w:trPr>
          <w:jc w:val="center"/>
        </w:trPr>
        <w:tc>
          <w:tcPr>
            <w:tcW w:w="2122" w:type="dxa"/>
            <w:vAlign w:val="center"/>
          </w:tcPr>
          <w:p w14:paraId="7A339ADB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>
              <w:rPr>
                <w:noProof/>
              </w:rPr>
              <w:t>frameP</w:t>
            </w:r>
          </w:p>
        </w:tc>
        <w:tc>
          <w:tcPr>
            <w:tcW w:w="2693" w:type="dxa"/>
            <w:vAlign w:val="center"/>
          </w:tcPr>
          <w:p w14:paraId="28C8CD94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>
              <w:rPr>
                <w:noProof/>
              </w:rPr>
              <w:t>const frame_t</w:t>
            </w:r>
          </w:p>
        </w:tc>
        <w:tc>
          <w:tcPr>
            <w:tcW w:w="2268" w:type="dxa"/>
            <w:vMerge/>
            <w:vAlign w:val="center"/>
          </w:tcPr>
          <w:p w14:paraId="3A8370B8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5F882765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32EE5B80" w14:textId="77777777" w:rsidTr="00EB3298">
        <w:trPr>
          <w:jc w:val="center"/>
        </w:trPr>
        <w:tc>
          <w:tcPr>
            <w:tcW w:w="2122" w:type="dxa"/>
            <w:vAlign w:val="center"/>
          </w:tcPr>
          <w:p w14:paraId="3FC66BA4" w14:textId="77777777" w:rsidR="00090FAA" w:rsidRPr="00B84B61" w:rsidRDefault="00090FAA" w:rsidP="00EB3298">
            <w:pPr>
              <w:jc w:val="both"/>
            </w:pPr>
            <w:r>
              <w:rPr>
                <w:noProof/>
              </w:rPr>
              <w:t>enb_flagP</w:t>
            </w:r>
          </w:p>
        </w:tc>
        <w:tc>
          <w:tcPr>
            <w:tcW w:w="2693" w:type="dxa"/>
            <w:vAlign w:val="center"/>
          </w:tcPr>
          <w:p w14:paraId="3A1C5004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noProof/>
              </w:rPr>
              <w:t>const eNB_flag_t</w:t>
            </w:r>
          </w:p>
        </w:tc>
        <w:tc>
          <w:tcPr>
            <w:tcW w:w="2268" w:type="dxa"/>
            <w:vMerge/>
            <w:vAlign w:val="center"/>
          </w:tcPr>
          <w:p w14:paraId="6B367055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228066A4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289BDED0" w14:textId="77777777" w:rsidTr="00EB3298">
        <w:trPr>
          <w:jc w:val="center"/>
        </w:trPr>
        <w:tc>
          <w:tcPr>
            <w:tcW w:w="2122" w:type="dxa"/>
            <w:vAlign w:val="center"/>
          </w:tcPr>
          <w:p w14:paraId="7D3900A2" w14:textId="77777777" w:rsidR="00090FAA" w:rsidRDefault="00090FAA" w:rsidP="00EB3298">
            <w:pPr>
              <w:jc w:val="both"/>
            </w:pPr>
            <w:r>
              <w:rPr>
                <w:noProof/>
              </w:rPr>
              <w:t>MBMS_flagP</w:t>
            </w:r>
          </w:p>
        </w:tc>
        <w:tc>
          <w:tcPr>
            <w:tcW w:w="2693" w:type="dxa"/>
            <w:vAlign w:val="center"/>
          </w:tcPr>
          <w:p w14:paraId="0EDA3D77" w14:textId="77777777" w:rsidR="00090FAA" w:rsidRDefault="00090FAA" w:rsidP="00EB3298">
            <w:pPr>
              <w:jc w:val="both"/>
            </w:pPr>
            <w:r>
              <w:rPr>
                <w:noProof/>
              </w:rPr>
              <w:t>const MBMS_flag_t</w:t>
            </w:r>
          </w:p>
        </w:tc>
        <w:tc>
          <w:tcPr>
            <w:tcW w:w="2268" w:type="dxa"/>
            <w:vMerge/>
            <w:vAlign w:val="center"/>
          </w:tcPr>
          <w:p w14:paraId="6574C662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4BEB9ABB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620674EB" w14:textId="77777777" w:rsidTr="00EB3298">
        <w:trPr>
          <w:jc w:val="center"/>
        </w:trPr>
        <w:tc>
          <w:tcPr>
            <w:tcW w:w="2122" w:type="dxa"/>
            <w:vAlign w:val="center"/>
          </w:tcPr>
          <w:p w14:paraId="7EBF9418" w14:textId="77777777" w:rsidR="00090FAA" w:rsidRDefault="00090FAA" w:rsidP="00EB3298">
            <w:pPr>
              <w:jc w:val="both"/>
            </w:pPr>
            <w:r>
              <w:rPr>
                <w:noProof/>
              </w:rPr>
              <w:t>channel_idP</w:t>
            </w:r>
          </w:p>
        </w:tc>
        <w:tc>
          <w:tcPr>
            <w:tcW w:w="2693" w:type="dxa"/>
            <w:vAlign w:val="center"/>
          </w:tcPr>
          <w:p w14:paraId="16A16850" w14:textId="77777777" w:rsidR="00090FAA" w:rsidRDefault="00090FAA" w:rsidP="00EB3298">
            <w:pPr>
              <w:jc w:val="both"/>
            </w:pPr>
            <w:r>
              <w:rPr>
                <w:noProof/>
              </w:rPr>
              <w:t>const logical_chan_id_t</w:t>
            </w:r>
          </w:p>
        </w:tc>
        <w:tc>
          <w:tcPr>
            <w:tcW w:w="2268" w:type="dxa"/>
            <w:vMerge/>
            <w:vAlign w:val="center"/>
          </w:tcPr>
          <w:p w14:paraId="492B87D3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26067D6D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74317309" w14:textId="77777777" w:rsidTr="00EB3298">
        <w:trPr>
          <w:jc w:val="center"/>
        </w:trPr>
        <w:tc>
          <w:tcPr>
            <w:tcW w:w="2122" w:type="dxa"/>
            <w:vAlign w:val="center"/>
          </w:tcPr>
          <w:p w14:paraId="2CC04FA9" w14:textId="77777777" w:rsidR="00090FAA" w:rsidRDefault="00090FAA" w:rsidP="00EB3298">
            <w:pPr>
              <w:jc w:val="both"/>
            </w:pPr>
            <w:r>
              <w:rPr>
                <w:noProof/>
              </w:rPr>
              <w:t>tb_sizeP</w:t>
            </w:r>
          </w:p>
        </w:tc>
        <w:tc>
          <w:tcPr>
            <w:tcW w:w="2693" w:type="dxa"/>
            <w:vAlign w:val="center"/>
          </w:tcPr>
          <w:p w14:paraId="68BCDCA3" w14:textId="77777777" w:rsidR="00090FAA" w:rsidRDefault="00090FAA" w:rsidP="00EB3298">
            <w:pPr>
              <w:jc w:val="both"/>
            </w:pPr>
            <w:r>
              <w:rPr>
                <w:noProof/>
              </w:rPr>
              <w:t>const tb_size_t</w:t>
            </w:r>
          </w:p>
        </w:tc>
        <w:tc>
          <w:tcPr>
            <w:tcW w:w="2268" w:type="dxa"/>
            <w:vMerge/>
            <w:vAlign w:val="center"/>
          </w:tcPr>
          <w:p w14:paraId="306935AD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4F3D0D3B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281721F9" w14:textId="77777777" w:rsidR="00090FAA" w:rsidRDefault="00090FAA" w:rsidP="00090FAA">
      <w:pPr>
        <w:rPr>
          <w:noProof/>
        </w:rPr>
      </w:pPr>
    </w:p>
    <w:p w14:paraId="17C08690" w14:textId="3A8F936A" w:rsidR="00090FAA" w:rsidRDefault="00090FAA" w:rsidP="00090FAA">
      <w:pPr>
        <w:pStyle w:val="6"/>
        <w:ind w:left="480"/>
      </w:pPr>
      <w:r>
        <w:lastRenderedPageBreak/>
        <w:t>7.1</w:t>
      </w:r>
      <w:r w:rsidR="00AA4404">
        <w:t>.1</w:t>
      </w:r>
      <w:r>
        <w:t>.4.2.2 set_Para_EnbStats_CCID</w:t>
      </w:r>
    </w:p>
    <w:p w14:paraId="4FF713E9" w14:textId="2388FC54" w:rsidR="00090FAA" w:rsidRDefault="002D6EAB" w:rsidP="009660FE">
      <w:pPr>
        <w:pStyle w:val="Figure"/>
      </w:pPr>
      <w:r>
        <w:rPr>
          <w:noProof/>
        </w:rPr>
        <w:pict w14:anchorId="5944E846">
          <v:shape id="_x0000_i1056" type="#_x0000_t75" style="width:414pt;height:450pt">
            <v:imagedata r:id="rId94" o:title="set_Para_EnbStats_CCID1"/>
          </v:shape>
        </w:pict>
      </w:r>
      <w:r w:rsidR="00090FAA" w:rsidRPr="00E62F74">
        <w:t xml:space="preserve"> </w:t>
      </w:r>
      <w:r w:rsidR="009660FE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57</w:t>
      </w:r>
      <w:r w:rsidR="00A53881">
        <w:rPr>
          <w:noProof/>
        </w:rPr>
        <w:fldChar w:fldCharType="end"/>
      </w:r>
      <w:r w:rsidR="009660FE">
        <w:rPr>
          <w:rFonts w:hint="eastAsia"/>
        </w:rPr>
        <w:t xml:space="preserve"> </w:t>
      </w:r>
      <w:r w:rsidR="00090FAA">
        <w:t>Procedure level of set_Para_EnbStats_CCID</w:t>
      </w:r>
    </w:p>
    <w:p w14:paraId="54C3A411" w14:textId="77777777" w:rsidR="00090FAA" w:rsidRDefault="00090FAA" w:rsidP="00090FAA">
      <w:pPr>
        <w:jc w:val="center"/>
      </w:pPr>
    </w:p>
    <w:p w14:paraId="7079F285" w14:textId="256708F0" w:rsidR="00090FAA" w:rsidRDefault="009660FE" w:rsidP="009660F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set_Para_EnbStats_CCID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4341D878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159CA10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CA97119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B64A925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FB9BAD8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7607A975" w14:textId="77777777" w:rsidTr="00EB3298">
        <w:trPr>
          <w:jc w:val="center"/>
        </w:trPr>
        <w:tc>
          <w:tcPr>
            <w:tcW w:w="2122" w:type="dxa"/>
            <w:vAlign w:val="center"/>
          </w:tcPr>
          <w:p w14:paraId="501A51EE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1CC5E53D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6EF81D77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3F8F42EF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751198CD" w14:textId="77777777" w:rsidTr="00EB3298">
        <w:trPr>
          <w:jc w:val="center"/>
        </w:trPr>
        <w:tc>
          <w:tcPr>
            <w:tcW w:w="2122" w:type="dxa"/>
            <w:vAlign w:val="center"/>
          </w:tcPr>
          <w:p w14:paraId="1EFCD728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CC_id</w:t>
            </w:r>
          </w:p>
        </w:tc>
        <w:tc>
          <w:tcPr>
            <w:tcW w:w="2126" w:type="dxa"/>
            <w:vAlign w:val="center"/>
          </w:tcPr>
          <w:p w14:paraId="64D6D180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14246D">
              <w:t>uint8_t</w:t>
            </w:r>
          </w:p>
        </w:tc>
        <w:tc>
          <w:tcPr>
            <w:tcW w:w="2410" w:type="dxa"/>
            <w:vMerge/>
            <w:vAlign w:val="center"/>
          </w:tcPr>
          <w:p w14:paraId="20300FA4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ED4CEE2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3F1FF579" w14:textId="77777777" w:rsidR="00090FAA" w:rsidRDefault="00090FAA" w:rsidP="00090FAA"/>
    <w:p w14:paraId="4818E651" w14:textId="2D9D3631" w:rsidR="00090FAA" w:rsidRDefault="00090FAA" w:rsidP="00090FAA">
      <w:pPr>
        <w:pStyle w:val="6"/>
        <w:ind w:left="480"/>
      </w:pPr>
      <w:r>
        <w:lastRenderedPageBreak/>
        <w:t>7.</w:t>
      </w:r>
      <w:r w:rsidR="00AA4404">
        <w:t>1.</w:t>
      </w:r>
      <w:r>
        <w:t>1.4.2.3 run_DLSCH_Preprocessor</w:t>
      </w:r>
    </w:p>
    <w:p w14:paraId="7E489693" w14:textId="7AAF18DE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A0193" wp14:editId="06F4A096">
                <wp:simplePos x="0" y="0"/>
                <wp:positionH relativeFrom="column">
                  <wp:posOffset>466724</wp:posOffset>
                </wp:positionH>
                <wp:positionV relativeFrom="paragraph">
                  <wp:posOffset>3333750</wp:posOffset>
                </wp:positionV>
                <wp:extent cx="1990725" cy="704850"/>
                <wp:effectExtent l="0" t="0" r="9525" b="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57AB5" id="矩形 87" o:spid="_x0000_s1026" style="position:absolute;margin-left:36.75pt;margin-top:262.5pt;width:156.75pt;height:5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" fillcolor="white [3212]" stroked="f" strokeweight="2pt"/>
            </w:pict>
          </mc:Fallback>
        </mc:AlternateContent>
      </w:r>
      <w:r w:rsidR="002D6EAB">
        <w:rPr>
          <w:noProof/>
        </w:rPr>
        <w:pict w14:anchorId="332A709A">
          <v:shape id="_x0000_i1057" type="#_x0000_t75" style="width:414pt;height:501pt">
            <v:imagedata r:id="rId95" o:title="run_Dlsch_Preprocessor1"/>
          </v:shape>
        </w:pict>
      </w:r>
    </w:p>
    <w:p w14:paraId="41C58DD9" w14:textId="72B53240" w:rsidR="00090FAA" w:rsidRDefault="009660FE" w:rsidP="009660FE">
      <w:pPr>
        <w:pStyle w:val="Figure"/>
      </w:pPr>
      <w:r>
        <w:rPr>
          <w:rFonts w:hint="eastAsia"/>
        </w:rPr>
        <w:t xml:space="preserve"> </w:t>
      </w: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58</w:t>
      </w:r>
      <w:r w:rsidR="00A53881">
        <w:rPr>
          <w:noProof/>
        </w:rPr>
        <w:fldChar w:fldCharType="end"/>
      </w:r>
      <w:r w:rsidR="00090FAA">
        <w:t xml:space="preserve"> Procedure level of run_DLSCH_Preprocessor</w:t>
      </w:r>
    </w:p>
    <w:p w14:paraId="52DF8ED4" w14:textId="77777777" w:rsidR="00090FAA" w:rsidRDefault="00090FAA" w:rsidP="00090FAA">
      <w:pPr>
        <w:jc w:val="center"/>
      </w:pPr>
    </w:p>
    <w:p w14:paraId="6577426A" w14:textId="45ED1C1A" w:rsidR="00090FAA" w:rsidRPr="00A10496" w:rsidRDefault="009660FE" w:rsidP="009660FE">
      <w:pPr>
        <w:pStyle w:val="Table"/>
        <w:rPr>
          <w:rFonts w:asciiTheme="majorHAnsi" w:eastAsiaTheme="majorEastAsia" w:hAnsiTheme="majorHAnsi" w:cstheme="majorBidi"/>
          <w:sz w:val="36"/>
          <w:szCs w:val="36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run_DLSCH_Preprocessor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0FB005D2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B3BCFD3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0A09A09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C421095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2D82D848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65031AA" w14:textId="77777777" w:rsidTr="00EB3298">
        <w:trPr>
          <w:jc w:val="center"/>
        </w:trPr>
        <w:tc>
          <w:tcPr>
            <w:tcW w:w="2122" w:type="dxa"/>
            <w:vAlign w:val="center"/>
          </w:tcPr>
          <w:p w14:paraId="6EDBFD96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module_id</w:t>
            </w:r>
          </w:p>
        </w:tc>
        <w:tc>
          <w:tcPr>
            <w:tcW w:w="2126" w:type="dxa"/>
            <w:vAlign w:val="center"/>
          </w:tcPr>
          <w:p w14:paraId="089C5B75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716D43A2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7C89D88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568A9688" w14:textId="77777777" w:rsidTr="00EB3298">
        <w:trPr>
          <w:jc w:val="center"/>
        </w:trPr>
        <w:tc>
          <w:tcPr>
            <w:tcW w:w="2122" w:type="dxa"/>
            <w:vAlign w:val="center"/>
          </w:tcPr>
          <w:p w14:paraId="3D8E16A2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 w:rsidRPr="008B2E74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0F071075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 w:rsidRPr="008B2E74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1D0F168C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6E0BB9E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6900DC27" w14:textId="77777777" w:rsidTr="00EB3298">
        <w:trPr>
          <w:jc w:val="center"/>
        </w:trPr>
        <w:tc>
          <w:tcPr>
            <w:tcW w:w="2122" w:type="dxa"/>
            <w:vAlign w:val="center"/>
          </w:tcPr>
          <w:p w14:paraId="1DBDBC18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EE6AF8">
              <w:t>subframeP</w:t>
            </w:r>
          </w:p>
        </w:tc>
        <w:tc>
          <w:tcPr>
            <w:tcW w:w="2126" w:type="dxa"/>
            <w:vAlign w:val="center"/>
          </w:tcPr>
          <w:p w14:paraId="12E5B2A6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8B2E7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11033A30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3DBF989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185A4A3F" w14:textId="77777777" w:rsidTr="00EB3298">
        <w:trPr>
          <w:jc w:val="center"/>
        </w:trPr>
        <w:tc>
          <w:tcPr>
            <w:tcW w:w="2122" w:type="dxa"/>
            <w:vAlign w:val="center"/>
          </w:tcPr>
          <w:p w14:paraId="610AA6C6" w14:textId="77777777" w:rsidR="00090FAA" w:rsidRPr="00B84B61" w:rsidRDefault="00090FAA" w:rsidP="00EB3298">
            <w:pPr>
              <w:jc w:val="both"/>
            </w:pPr>
            <w:r>
              <w:lastRenderedPageBreak/>
              <w:t>N_RBG</w:t>
            </w:r>
          </w:p>
        </w:tc>
        <w:tc>
          <w:tcPr>
            <w:tcW w:w="2126" w:type="dxa"/>
            <w:vAlign w:val="center"/>
          </w:tcPr>
          <w:p w14:paraId="70ACD544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 w:rsidRPr="008B2E74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17E7BA7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C5A8983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75529F95" w14:textId="77777777" w:rsidTr="00EB3298">
        <w:trPr>
          <w:jc w:val="center"/>
        </w:trPr>
        <w:tc>
          <w:tcPr>
            <w:tcW w:w="2122" w:type="dxa"/>
            <w:vAlign w:val="center"/>
          </w:tcPr>
          <w:p w14:paraId="5ADF1CB1" w14:textId="77777777" w:rsidR="00090FAA" w:rsidRPr="00EE6AF8" w:rsidRDefault="00090FAA" w:rsidP="00EB3298">
            <w:pPr>
              <w:jc w:val="both"/>
            </w:pPr>
            <w:r w:rsidRPr="008B2E74">
              <w:t>*mbsfn_flag</w:t>
            </w:r>
          </w:p>
        </w:tc>
        <w:tc>
          <w:tcPr>
            <w:tcW w:w="2126" w:type="dxa"/>
            <w:vAlign w:val="center"/>
          </w:tcPr>
          <w:p w14:paraId="3C5C88EB" w14:textId="77777777" w:rsidR="00090FAA" w:rsidRDefault="00090FAA" w:rsidP="00EB3298">
            <w:pPr>
              <w:jc w:val="both"/>
            </w:pPr>
            <w:r>
              <w:rPr>
                <w:rFonts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44FD7850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AFD5FD7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65AFF785" w14:textId="77777777" w:rsidTr="00EB3298">
        <w:trPr>
          <w:jc w:val="center"/>
        </w:trPr>
        <w:tc>
          <w:tcPr>
            <w:tcW w:w="2122" w:type="dxa"/>
            <w:vAlign w:val="center"/>
          </w:tcPr>
          <w:p w14:paraId="7DC10738" w14:textId="77777777" w:rsidR="00090FAA" w:rsidRPr="008B2E74" w:rsidRDefault="00090FAA" w:rsidP="00EB3298">
            <w:pPr>
              <w:jc w:val="both"/>
            </w:pPr>
            <w:r>
              <w:rPr>
                <w:rFonts w:hint="eastAsia"/>
              </w:rPr>
              <w:t>e</w:t>
            </w:r>
            <w:r>
              <w:t>NB</w:t>
            </w:r>
          </w:p>
        </w:tc>
        <w:tc>
          <w:tcPr>
            <w:tcW w:w="2126" w:type="dxa"/>
            <w:vAlign w:val="center"/>
          </w:tcPr>
          <w:p w14:paraId="713EE55A" w14:textId="77777777" w:rsidR="00090FAA" w:rsidRDefault="00090FAA" w:rsidP="00EB3298">
            <w:pPr>
              <w:jc w:val="both"/>
            </w:pPr>
            <w:r w:rsidRPr="00EE6AF8">
              <w:t>PHY_VARS_eNB</w:t>
            </w:r>
          </w:p>
        </w:tc>
        <w:tc>
          <w:tcPr>
            <w:tcW w:w="2410" w:type="dxa"/>
            <w:vMerge/>
            <w:vAlign w:val="center"/>
          </w:tcPr>
          <w:p w14:paraId="14F1B133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7279C9D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2AB783E8" w14:textId="77777777" w:rsidR="00090FAA" w:rsidRPr="007D6AF4" w:rsidRDefault="00090FAA" w:rsidP="00090FAA"/>
    <w:p w14:paraId="5D4C25E9" w14:textId="64AE07E4" w:rsidR="00090FAA" w:rsidRPr="00AF4BD1" w:rsidRDefault="00090FAA" w:rsidP="00090FAA">
      <w:pPr>
        <w:pStyle w:val="7"/>
        <w:ind w:left="960"/>
      </w:pPr>
      <w:r>
        <w:rPr>
          <w:rFonts w:hint="eastAsia"/>
        </w:rPr>
        <w:t>7.</w:t>
      </w:r>
      <w:r w:rsidR="00183282">
        <w:t>1.</w:t>
      </w:r>
      <w:r>
        <w:rPr>
          <w:rFonts w:hint="eastAsia"/>
        </w:rPr>
        <w:t>1.4.2.3</w:t>
      </w:r>
      <w:r>
        <w:t>.</w:t>
      </w:r>
      <w:r>
        <w:rPr>
          <w:rFonts w:hint="eastAsia"/>
        </w:rPr>
        <w:t>1</w:t>
      </w:r>
      <w:r>
        <w:t xml:space="preserve"> </w:t>
      </w:r>
      <w:r w:rsidRPr="001E3F7B">
        <w:t>dlsch_scheduler_pre_processor</w:t>
      </w:r>
    </w:p>
    <w:p w14:paraId="05DEC838" w14:textId="2DFFAB59" w:rsidR="009660FE" w:rsidRDefault="008C36F6" w:rsidP="00090FAA">
      <w:pPr>
        <w:widowControl/>
        <w:jc w:val="center"/>
        <w:rPr>
          <w:rFonts w:eastAsia="新細明體" w:cs="Times New Roman"/>
          <w:kern w:val="0"/>
          <w:szCs w:val="24"/>
        </w:rPr>
      </w:pPr>
      <w:r>
        <w:rPr>
          <w:rFonts w:eastAsia="新細明體" w:cs="Times New Roman"/>
          <w:noProof/>
          <w:kern w:val="0"/>
          <w:szCs w:val="24"/>
        </w:rPr>
        <w:drawing>
          <wp:inline distT="0" distB="0" distL="0" distR="0" wp14:anchorId="64748388" wp14:editId="692E1BA1">
            <wp:extent cx="5520267" cy="6674800"/>
            <wp:effectExtent l="0" t="0" r="444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883" cy="668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3230" w14:textId="74201742" w:rsidR="00090FAA" w:rsidRDefault="009660FE" w:rsidP="009660FE">
      <w:pPr>
        <w:pStyle w:val="Figure"/>
        <w:rPr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59</w:t>
      </w:r>
      <w:r w:rsidR="00A53881">
        <w:rPr>
          <w:noProof/>
        </w:rPr>
        <w:fldChar w:fldCharType="end"/>
      </w:r>
      <w:r w:rsidR="00090FAA" w:rsidRPr="00A10496">
        <w:rPr>
          <w:rFonts w:eastAsia="新細明體"/>
          <w:kern w:val="0"/>
          <w:szCs w:val="24"/>
        </w:rPr>
        <w:t xml:space="preserve"> Procedure level of </w:t>
      </w:r>
      <w:r w:rsidR="00090FAA" w:rsidRPr="00A10496">
        <w:rPr>
          <w:szCs w:val="24"/>
        </w:rPr>
        <w:t>dlsch_scheduler_pre_processor</w:t>
      </w:r>
    </w:p>
    <w:p w14:paraId="252D2D69" w14:textId="77777777" w:rsidR="00090FAA" w:rsidRDefault="00090FAA" w:rsidP="00090FAA">
      <w:pPr>
        <w:widowControl/>
        <w:jc w:val="center"/>
        <w:rPr>
          <w:rFonts w:cs="Times New Roman"/>
          <w:szCs w:val="24"/>
        </w:rPr>
      </w:pPr>
    </w:p>
    <w:p w14:paraId="5133E40B" w14:textId="447D04F8" w:rsidR="00090FAA" w:rsidRPr="00A10496" w:rsidRDefault="009660FE" w:rsidP="009660FE">
      <w:pPr>
        <w:pStyle w:val="Table"/>
        <w:rPr>
          <w:rFonts w:asciiTheme="majorHAnsi" w:eastAsiaTheme="majorEastAsia" w:hAnsiTheme="majorHAnsi" w:cstheme="majorBidi"/>
          <w:sz w:val="36"/>
          <w:szCs w:val="36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59</w:t>
      </w:r>
      <w:r w:rsidR="00A53881">
        <w:rPr>
          <w:noProof/>
        </w:rPr>
        <w:fldChar w:fldCharType="end"/>
      </w:r>
      <w:r w:rsidR="00090FAA">
        <w:t xml:space="preserve"> Parameters of </w:t>
      </w:r>
      <w:r w:rsidR="00090FAA" w:rsidRPr="00A10496">
        <w:rPr>
          <w:szCs w:val="24"/>
        </w:rPr>
        <w:t>dlsch_scheduler_pre_processor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4EE71BF6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EC05E1A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4E6D8B2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71408EB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6A6FA90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2520C14D" w14:textId="77777777" w:rsidTr="00EB3298">
        <w:trPr>
          <w:jc w:val="center"/>
        </w:trPr>
        <w:tc>
          <w:tcPr>
            <w:tcW w:w="2122" w:type="dxa"/>
            <w:vAlign w:val="center"/>
          </w:tcPr>
          <w:p w14:paraId="1328884F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module_id</w:t>
            </w:r>
          </w:p>
        </w:tc>
        <w:tc>
          <w:tcPr>
            <w:tcW w:w="2126" w:type="dxa"/>
            <w:vAlign w:val="center"/>
          </w:tcPr>
          <w:p w14:paraId="1501ED4F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05F9A26E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54D90850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2BEF1BC2" w14:textId="77777777" w:rsidTr="00EB3298">
        <w:trPr>
          <w:jc w:val="center"/>
        </w:trPr>
        <w:tc>
          <w:tcPr>
            <w:tcW w:w="2122" w:type="dxa"/>
            <w:vAlign w:val="center"/>
          </w:tcPr>
          <w:p w14:paraId="74A47173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 w:rsidRPr="008B2E74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63A137BF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 w:rsidRPr="008B2E74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3AE474AD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95CE5F7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57E9A9B3" w14:textId="77777777" w:rsidTr="00EB3298">
        <w:trPr>
          <w:jc w:val="center"/>
        </w:trPr>
        <w:tc>
          <w:tcPr>
            <w:tcW w:w="2122" w:type="dxa"/>
            <w:vAlign w:val="center"/>
          </w:tcPr>
          <w:p w14:paraId="0F08B1F4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EE6AF8">
              <w:t>subframeP</w:t>
            </w:r>
          </w:p>
        </w:tc>
        <w:tc>
          <w:tcPr>
            <w:tcW w:w="2126" w:type="dxa"/>
            <w:vAlign w:val="center"/>
          </w:tcPr>
          <w:p w14:paraId="5B9F9443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8B2E7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1407B824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73002D7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4484EBAC" w14:textId="77777777" w:rsidTr="00EB3298">
        <w:trPr>
          <w:jc w:val="center"/>
        </w:trPr>
        <w:tc>
          <w:tcPr>
            <w:tcW w:w="2122" w:type="dxa"/>
            <w:vAlign w:val="center"/>
          </w:tcPr>
          <w:p w14:paraId="3A202FB0" w14:textId="77777777" w:rsidR="00090FAA" w:rsidRPr="00B84B61" w:rsidRDefault="00090FAA" w:rsidP="00EB3298">
            <w:pPr>
              <w:jc w:val="both"/>
            </w:pPr>
            <w:r>
              <w:t>N_RBG</w:t>
            </w:r>
          </w:p>
        </w:tc>
        <w:tc>
          <w:tcPr>
            <w:tcW w:w="2126" w:type="dxa"/>
            <w:vAlign w:val="center"/>
          </w:tcPr>
          <w:p w14:paraId="7FD24FD8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 w:rsidRPr="008B2E74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424E1AAA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961B5B6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6E3C634F" w14:textId="77777777" w:rsidTr="00EB3298">
        <w:trPr>
          <w:jc w:val="center"/>
        </w:trPr>
        <w:tc>
          <w:tcPr>
            <w:tcW w:w="2122" w:type="dxa"/>
            <w:vAlign w:val="center"/>
          </w:tcPr>
          <w:p w14:paraId="3A51F62F" w14:textId="77777777" w:rsidR="00090FAA" w:rsidRPr="00EE6AF8" w:rsidRDefault="00090FAA" w:rsidP="00EB3298">
            <w:pPr>
              <w:jc w:val="both"/>
            </w:pPr>
            <w:r w:rsidRPr="008B2E74">
              <w:t>*mbsfn_flag</w:t>
            </w:r>
          </w:p>
        </w:tc>
        <w:tc>
          <w:tcPr>
            <w:tcW w:w="2126" w:type="dxa"/>
            <w:vAlign w:val="center"/>
          </w:tcPr>
          <w:p w14:paraId="755E3499" w14:textId="77777777" w:rsidR="00090FAA" w:rsidRDefault="00090FAA" w:rsidP="00EB3298">
            <w:pPr>
              <w:jc w:val="both"/>
            </w:pPr>
            <w:r>
              <w:rPr>
                <w:rFonts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A14D562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C4AD78F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76B3B8F6" w14:textId="77777777" w:rsidR="009660FE" w:rsidRDefault="009660FE" w:rsidP="009660FE"/>
    <w:p w14:paraId="1DBAD027" w14:textId="66AF85FA" w:rsidR="00090FAA" w:rsidRDefault="00090FAA" w:rsidP="00090FAA">
      <w:pPr>
        <w:pStyle w:val="8"/>
        <w:ind w:left="960"/>
      </w:pPr>
      <w:r>
        <w:rPr>
          <w:rFonts w:hint="eastAsia"/>
        </w:rPr>
        <w:lastRenderedPageBreak/>
        <w:t>7.</w:t>
      </w:r>
      <w:r w:rsidR="00183282">
        <w:t>1.</w:t>
      </w:r>
      <w:r>
        <w:rPr>
          <w:rFonts w:hint="eastAsia"/>
        </w:rPr>
        <w:t>1.4.2.3</w:t>
      </w:r>
      <w:r>
        <w:t>.</w:t>
      </w:r>
      <w:r>
        <w:rPr>
          <w:rFonts w:hint="eastAsia"/>
        </w:rPr>
        <w:t xml:space="preserve">1.1 </w:t>
      </w:r>
      <w:r w:rsidRPr="002021A1">
        <w:t>reset_pre_all_ue</w:t>
      </w:r>
    </w:p>
    <w:p w14:paraId="22D024C9" w14:textId="3C991300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B8D3A5A" wp14:editId="5B58A233">
                <wp:simplePos x="0" y="0"/>
                <wp:positionH relativeFrom="column">
                  <wp:posOffset>2762250</wp:posOffset>
                </wp:positionH>
                <wp:positionV relativeFrom="paragraph">
                  <wp:posOffset>6448425</wp:posOffset>
                </wp:positionV>
                <wp:extent cx="2400300" cy="447675"/>
                <wp:effectExtent l="0" t="0" r="0" b="952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B9546" id="矩形 89" o:spid="_x0000_s1026" style="position:absolute;margin-left:217.5pt;margin-top:507.75pt;width:189pt;height:35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65CD9AE" wp14:editId="5B8BECD4">
                <wp:simplePos x="0" y="0"/>
                <wp:positionH relativeFrom="column">
                  <wp:posOffset>3924300</wp:posOffset>
                </wp:positionH>
                <wp:positionV relativeFrom="paragraph">
                  <wp:posOffset>438150</wp:posOffset>
                </wp:positionV>
                <wp:extent cx="1181100" cy="676275"/>
                <wp:effectExtent l="0" t="0" r="0" b="952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76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70108" id="矩形 88" o:spid="_x0000_s1026" style="position:absolute;margin-left:309pt;margin-top:34.5pt;width:93pt;height:53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" fillcolor="white [3212]" stroked="f" strokeweight="2pt"/>
            </w:pict>
          </mc:Fallback>
        </mc:AlternateContent>
      </w:r>
      <w:r w:rsidR="002D6EAB">
        <w:rPr>
          <w:noProof/>
        </w:rPr>
        <w:pict w14:anchorId="4422A708">
          <v:shape id="_x0000_i1058" type="#_x0000_t75" style="width:414pt;height:544.2pt">
            <v:imagedata r:id="rId97" o:title="reset_pre_all_ue1"/>
          </v:shape>
        </w:pict>
      </w:r>
    </w:p>
    <w:p w14:paraId="26200AD6" w14:textId="087E2B59" w:rsidR="00090FAA" w:rsidRDefault="009660FE" w:rsidP="009660FE">
      <w:pPr>
        <w:pStyle w:val="Figure"/>
        <w:rPr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 xml:space="preserve">Procedure level of </w:t>
      </w:r>
      <w:r w:rsidR="00090FAA" w:rsidRPr="00264F47">
        <w:t xml:space="preserve">procedure </w:t>
      </w:r>
      <w:r w:rsidR="00090FAA" w:rsidRPr="002021A1">
        <w:t>reset_pre_all_ue</w:t>
      </w:r>
    </w:p>
    <w:p w14:paraId="364C8916" w14:textId="77777777" w:rsidR="00090FAA" w:rsidRDefault="00090FAA" w:rsidP="00090FAA">
      <w:pPr>
        <w:widowControl/>
        <w:jc w:val="center"/>
        <w:rPr>
          <w:rFonts w:cs="Times New Roman"/>
          <w:szCs w:val="24"/>
        </w:rPr>
      </w:pPr>
    </w:p>
    <w:p w14:paraId="3133E690" w14:textId="098CC64B" w:rsidR="00090FAA" w:rsidRPr="00A10496" w:rsidRDefault="009660FE" w:rsidP="009660FE">
      <w:pPr>
        <w:pStyle w:val="Table"/>
        <w:rPr>
          <w:rFonts w:asciiTheme="majorHAnsi" w:eastAsiaTheme="majorEastAsia" w:hAnsiTheme="majorHAnsi" w:cstheme="majorBidi"/>
          <w:sz w:val="36"/>
          <w:szCs w:val="36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264F47">
        <w:t xml:space="preserve">procedure </w:t>
      </w:r>
      <w:r w:rsidR="00090FAA" w:rsidRPr="002021A1">
        <w:t>reset_pre_all_ue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1DE1E288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F20E66C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C349B59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9385E34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282C58F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5080D138" w14:textId="77777777" w:rsidTr="00EB3298">
        <w:trPr>
          <w:jc w:val="center"/>
        </w:trPr>
        <w:tc>
          <w:tcPr>
            <w:tcW w:w="2122" w:type="dxa"/>
            <w:vAlign w:val="center"/>
          </w:tcPr>
          <w:p w14:paraId="7DBC3E50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lastRenderedPageBreak/>
              <w:t>Mod_id</w:t>
            </w:r>
          </w:p>
        </w:tc>
        <w:tc>
          <w:tcPr>
            <w:tcW w:w="2126" w:type="dxa"/>
            <w:vAlign w:val="center"/>
          </w:tcPr>
          <w:p w14:paraId="39AF8B22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1E796BCC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33293FC9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17325CDB" w14:textId="77777777" w:rsidTr="00EB3298">
        <w:trPr>
          <w:jc w:val="center"/>
        </w:trPr>
        <w:tc>
          <w:tcPr>
            <w:tcW w:w="2122" w:type="dxa"/>
            <w:vAlign w:val="center"/>
          </w:tcPr>
          <w:p w14:paraId="78E72AF4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</w:t>
            </w:r>
          </w:p>
        </w:tc>
        <w:tc>
          <w:tcPr>
            <w:tcW w:w="2126" w:type="dxa"/>
            <w:vAlign w:val="center"/>
          </w:tcPr>
          <w:p w14:paraId="5767DC22" w14:textId="77777777" w:rsidR="00090FAA" w:rsidRPr="008B2E74" w:rsidRDefault="00090FAA" w:rsidP="00EB3298">
            <w:pPr>
              <w:jc w:val="both"/>
              <w:rPr>
                <w:rFonts w:cs="Times New Roman"/>
              </w:rPr>
            </w:pPr>
            <w:r>
              <w:t>uint8_t</w:t>
            </w:r>
          </w:p>
        </w:tc>
        <w:tc>
          <w:tcPr>
            <w:tcW w:w="2410" w:type="dxa"/>
            <w:vMerge/>
            <w:vAlign w:val="center"/>
          </w:tcPr>
          <w:p w14:paraId="4674EA2E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E48BAC9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0220FB01" w14:textId="77777777" w:rsidR="00090FAA" w:rsidRDefault="00090FAA" w:rsidP="00090FAA"/>
    <w:p w14:paraId="464A06BE" w14:textId="75CF7219" w:rsidR="00090FAA" w:rsidRDefault="00090FAA" w:rsidP="00090FAA">
      <w:pPr>
        <w:pStyle w:val="9"/>
        <w:ind w:left="960"/>
      </w:pPr>
      <w:r>
        <w:rPr>
          <w:rFonts w:hint="eastAsia"/>
        </w:rPr>
        <w:t>7.</w:t>
      </w:r>
      <w:r w:rsidR="00183282">
        <w:t>1.</w:t>
      </w:r>
      <w:r>
        <w:rPr>
          <w:rFonts w:hint="eastAsia"/>
        </w:rPr>
        <w:t>1.4.2.3</w:t>
      </w:r>
      <w:r>
        <w:t>.</w:t>
      </w:r>
      <w:r>
        <w:rPr>
          <w:rFonts w:hint="eastAsia"/>
        </w:rPr>
        <w:t xml:space="preserve">1.1.1 </w:t>
      </w:r>
      <w:r w:rsidRPr="00B41133">
        <w:t>get_min_rb_unit</w:t>
      </w:r>
    </w:p>
    <w:p w14:paraId="20F17567" w14:textId="60B89813" w:rsidR="00090FAA" w:rsidRDefault="002D6EAB" w:rsidP="00090FAA">
      <w:r>
        <w:rPr>
          <w:noProof/>
        </w:rPr>
        <w:pict w14:anchorId="24AEF5AF">
          <v:shape id="_x0000_i1059" type="#_x0000_t75" style="width:414pt;height:501pt">
            <v:imagedata r:id="rId98" o:title="get_min_rb_unit1"/>
          </v:shape>
        </w:pict>
      </w:r>
    </w:p>
    <w:p w14:paraId="6A31BABF" w14:textId="59BA5CB4" w:rsidR="00090FAA" w:rsidRDefault="009660FE" w:rsidP="009660FE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get_min_rb_unit</w:t>
      </w:r>
    </w:p>
    <w:p w14:paraId="10D6126C" w14:textId="36ECAA39" w:rsidR="00090FAA" w:rsidRDefault="00090FAA" w:rsidP="00090FAA">
      <w:pPr>
        <w:jc w:val="center"/>
        <w:rPr>
          <w:rFonts w:eastAsia="新細明體" w:cs="Times New Roman"/>
          <w:kern w:val="0"/>
          <w:szCs w:val="24"/>
        </w:rPr>
      </w:pPr>
    </w:p>
    <w:p w14:paraId="304B2653" w14:textId="13B7EB60" w:rsidR="00CA7CCC" w:rsidRDefault="00CA7CCC" w:rsidP="00090FAA">
      <w:pPr>
        <w:jc w:val="center"/>
        <w:rPr>
          <w:rFonts w:eastAsia="新細明體" w:cs="Times New Roman"/>
          <w:kern w:val="0"/>
          <w:szCs w:val="24"/>
        </w:rPr>
      </w:pPr>
    </w:p>
    <w:p w14:paraId="11CD6C10" w14:textId="77777777" w:rsidR="00CA7CCC" w:rsidRDefault="00CA7CCC" w:rsidP="00090FAA">
      <w:pPr>
        <w:jc w:val="center"/>
        <w:rPr>
          <w:rFonts w:eastAsia="新細明體" w:cs="Times New Roman"/>
          <w:kern w:val="0"/>
          <w:szCs w:val="24"/>
        </w:rPr>
      </w:pPr>
    </w:p>
    <w:p w14:paraId="7F8D7553" w14:textId="0322CF15" w:rsidR="00090FAA" w:rsidRDefault="009660FE" w:rsidP="009660FE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A10496">
        <w:rPr>
          <w:rFonts w:eastAsia="新細明體"/>
          <w:kern w:val="0"/>
          <w:szCs w:val="24"/>
        </w:rPr>
        <w:t>get_min_rb_unit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605609D4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0DAE4EA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88CD747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E2B726B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3D1527C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116331EA" w14:textId="77777777" w:rsidTr="00EB3298">
        <w:trPr>
          <w:jc w:val="center"/>
        </w:trPr>
        <w:tc>
          <w:tcPr>
            <w:tcW w:w="2122" w:type="dxa"/>
            <w:vAlign w:val="center"/>
          </w:tcPr>
          <w:p w14:paraId="5FC3FF5A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Mod_id</w:t>
            </w:r>
          </w:p>
        </w:tc>
        <w:tc>
          <w:tcPr>
            <w:tcW w:w="2126" w:type="dxa"/>
            <w:vAlign w:val="center"/>
          </w:tcPr>
          <w:p w14:paraId="7D280AC4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0431F0B3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AEBC14C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19D1C116" w14:textId="77777777" w:rsidTr="00EB3298">
        <w:trPr>
          <w:jc w:val="center"/>
        </w:trPr>
        <w:tc>
          <w:tcPr>
            <w:tcW w:w="2122" w:type="dxa"/>
            <w:vAlign w:val="center"/>
          </w:tcPr>
          <w:p w14:paraId="257EA56B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EE6AF8">
              <w:t>CC_id</w:t>
            </w:r>
          </w:p>
        </w:tc>
        <w:tc>
          <w:tcPr>
            <w:tcW w:w="2126" w:type="dxa"/>
            <w:vAlign w:val="center"/>
          </w:tcPr>
          <w:p w14:paraId="069CB152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C43B0F">
              <w:t>uint8_t</w:t>
            </w:r>
          </w:p>
        </w:tc>
        <w:tc>
          <w:tcPr>
            <w:tcW w:w="2410" w:type="dxa"/>
            <w:vMerge/>
            <w:vAlign w:val="center"/>
          </w:tcPr>
          <w:p w14:paraId="444B5A26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9CE48F6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1EE939EB" w14:textId="77777777" w:rsidR="00090FAA" w:rsidRDefault="00090FAA" w:rsidP="00090FAA"/>
    <w:p w14:paraId="5F09346C" w14:textId="29B0B0A8" w:rsidR="00090FAA" w:rsidRDefault="00090FAA" w:rsidP="00CA7CCC">
      <w:pPr>
        <w:pStyle w:val="9"/>
        <w:ind w:left="960"/>
      </w:pPr>
      <w:r w:rsidRPr="002021A1">
        <w:rPr>
          <w:rFonts w:hint="eastAsia"/>
        </w:rPr>
        <w:lastRenderedPageBreak/>
        <w:t>7.</w:t>
      </w:r>
      <w:r w:rsidR="00183282">
        <w:t>1.</w:t>
      </w:r>
      <w:r w:rsidRPr="002021A1">
        <w:rPr>
          <w:rFonts w:hint="eastAsia"/>
        </w:rPr>
        <w:t>1.4.2.3</w:t>
      </w:r>
      <w:r w:rsidRPr="002021A1">
        <w:t>.</w:t>
      </w:r>
      <w:r w:rsidRPr="002021A1">
        <w:rPr>
          <w:rFonts w:hint="eastAsia"/>
        </w:rPr>
        <w:t xml:space="preserve">1.1.2 </w:t>
      </w:r>
      <w:r w:rsidRPr="002021A1">
        <w:t>dlsch_scheduler_pre_processor_res</w:t>
      </w:r>
      <w:r>
        <w:t>e</w:t>
      </w:r>
      <w:r w:rsidRPr="002021A1">
        <w:t>t</w:t>
      </w:r>
    </w:p>
    <w:p w14:paraId="7F2CFA1B" w14:textId="2E5B8841" w:rsidR="00090FAA" w:rsidRDefault="002D6EAB" w:rsidP="00090FAA">
      <w:r>
        <w:rPr>
          <w:noProof/>
        </w:rPr>
        <w:pict w14:anchorId="18F53149">
          <v:shape id="_x0000_i1060" type="#_x0000_t75" style="width:380.4pt;height:628.2pt">
            <v:imagedata r:id="rId99" o:title="dlsch_scheduler_pre_processor_reset1"/>
          </v:shape>
        </w:pict>
      </w:r>
      <w:r>
        <w:rPr>
          <w:noProof/>
        </w:rPr>
        <w:lastRenderedPageBreak/>
        <w:pict w14:anchorId="3BDAF0FB">
          <v:shape id="_x0000_i1061" type="#_x0000_t75" style="width:382.8pt;height:470.4pt">
            <v:imagedata r:id="rId100" o:title="dlsch_scheduler_pre_processor_reset1_1"/>
          </v:shape>
        </w:pict>
      </w:r>
    </w:p>
    <w:p w14:paraId="7B83ED11" w14:textId="61CF1ED2" w:rsidR="00090FAA" w:rsidRDefault="006B535E" w:rsidP="006B535E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dlsch_scheduler_pre_processor_rest</w:t>
      </w:r>
    </w:p>
    <w:p w14:paraId="0F2AB0C5" w14:textId="77777777" w:rsidR="00090FAA" w:rsidRDefault="00090FAA" w:rsidP="00090FAA">
      <w:pPr>
        <w:jc w:val="center"/>
        <w:rPr>
          <w:rFonts w:eastAsia="新細明體" w:cs="Times New Roman"/>
          <w:kern w:val="0"/>
          <w:szCs w:val="24"/>
        </w:rPr>
      </w:pPr>
    </w:p>
    <w:p w14:paraId="73CC3853" w14:textId="71FC3EF6" w:rsidR="00090FAA" w:rsidRDefault="006B535E" w:rsidP="006B535E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A10496">
        <w:rPr>
          <w:rFonts w:eastAsia="新細明體"/>
          <w:kern w:val="0"/>
          <w:szCs w:val="24"/>
        </w:rPr>
        <w:t>dlsch_scheduler_pre_processor_rest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56586366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C99C248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1BF475B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2214A00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2220909C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1A91F71F" w14:textId="77777777" w:rsidTr="00EB3298">
        <w:trPr>
          <w:jc w:val="center"/>
        </w:trPr>
        <w:tc>
          <w:tcPr>
            <w:tcW w:w="2122" w:type="dxa"/>
            <w:vAlign w:val="center"/>
          </w:tcPr>
          <w:p w14:paraId="17EA18C6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0AC519CF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2410" w:type="dxa"/>
            <w:vMerge w:val="restart"/>
            <w:vAlign w:val="center"/>
          </w:tcPr>
          <w:p w14:paraId="467BBE51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1440F209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2312AA04" w14:textId="77777777" w:rsidTr="00EB3298">
        <w:trPr>
          <w:jc w:val="center"/>
        </w:trPr>
        <w:tc>
          <w:tcPr>
            <w:tcW w:w="2122" w:type="dxa"/>
            <w:vAlign w:val="center"/>
          </w:tcPr>
          <w:p w14:paraId="6CC22E69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EE6AF8">
              <w:t>UE_id</w:t>
            </w:r>
          </w:p>
        </w:tc>
        <w:tc>
          <w:tcPr>
            <w:tcW w:w="2126" w:type="dxa"/>
            <w:vAlign w:val="center"/>
          </w:tcPr>
          <w:p w14:paraId="707B5D4A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47B6D67F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C4F8E4B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2F55A336" w14:textId="77777777" w:rsidTr="00EB3298">
        <w:trPr>
          <w:jc w:val="center"/>
        </w:trPr>
        <w:tc>
          <w:tcPr>
            <w:tcW w:w="2122" w:type="dxa"/>
            <w:vAlign w:val="center"/>
          </w:tcPr>
          <w:p w14:paraId="1E111BF8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EE6AF8">
              <w:t>CC_id</w:t>
            </w:r>
          </w:p>
        </w:tc>
        <w:tc>
          <w:tcPr>
            <w:tcW w:w="2126" w:type="dxa"/>
            <w:vAlign w:val="center"/>
          </w:tcPr>
          <w:p w14:paraId="116ABBA2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B820D7">
              <w:t>uint8_t</w:t>
            </w:r>
          </w:p>
        </w:tc>
        <w:tc>
          <w:tcPr>
            <w:tcW w:w="2410" w:type="dxa"/>
            <w:vMerge/>
            <w:vAlign w:val="center"/>
          </w:tcPr>
          <w:p w14:paraId="46ACF4B7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434F987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380FC0FA" w14:textId="77777777" w:rsidTr="00EB3298">
        <w:trPr>
          <w:jc w:val="center"/>
        </w:trPr>
        <w:tc>
          <w:tcPr>
            <w:tcW w:w="2122" w:type="dxa"/>
            <w:vAlign w:val="center"/>
          </w:tcPr>
          <w:p w14:paraId="03630924" w14:textId="77777777" w:rsidR="00090FAA" w:rsidRPr="00B84B61" w:rsidRDefault="00090FAA" w:rsidP="00EB3298">
            <w:pPr>
              <w:jc w:val="both"/>
            </w:pPr>
            <w:r w:rsidRPr="00EE6AF8">
              <w:t>subframeP</w:t>
            </w:r>
          </w:p>
        </w:tc>
        <w:tc>
          <w:tcPr>
            <w:tcW w:w="2126" w:type="dxa"/>
            <w:vAlign w:val="center"/>
          </w:tcPr>
          <w:p w14:paraId="0962583D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1CDFCB71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08C7921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4A71AF15" w14:textId="77777777" w:rsidTr="00EB3298">
        <w:trPr>
          <w:jc w:val="center"/>
        </w:trPr>
        <w:tc>
          <w:tcPr>
            <w:tcW w:w="2122" w:type="dxa"/>
            <w:vAlign w:val="center"/>
          </w:tcPr>
          <w:p w14:paraId="4F6B166E" w14:textId="77777777" w:rsidR="00090FAA" w:rsidRPr="00EE6AF8" w:rsidRDefault="00090FAA" w:rsidP="00EB3298">
            <w:pPr>
              <w:jc w:val="both"/>
            </w:pPr>
            <w:r w:rsidRPr="00B820D7">
              <w:t>N_RBG</w:t>
            </w:r>
          </w:p>
        </w:tc>
        <w:tc>
          <w:tcPr>
            <w:tcW w:w="2126" w:type="dxa"/>
            <w:vAlign w:val="center"/>
          </w:tcPr>
          <w:p w14:paraId="5A484B1B" w14:textId="77777777" w:rsidR="00090FAA" w:rsidRDefault="00090FAA" w:rsidP="00EB3298">
            <w:pPr>
              <w:jc w:val="both"/>
            </w:pPr>
            <w:r>
              <w:rPr>
                <w:rFonts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22764026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D87B684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27694FCE" w14:textId="77777777" w:rsidTr="00EB3298">
        <w:trPr>
          <w:jc w:val="center"/>
        </w:trPr>
        <w:tc>
          <w:tcPr>
            <w:tcW w:w="2122" w:type="dxa"/>
            <w:vAlign w:val="center"/>
          </w:tcPr>
          <w:p w14:paraId="06569D43" w14:textId="77777777" w:rsidR="00090FAA" w:rsidRPr="00B820D7" w:rsidRDefault="00090FAA" w:rsidP="00EB3298">
            <w:pPr>
              <w:jc w:val="both"/>
            </w:pPr>
            <w:r w:rsidRPr="00B820D7">
              <w:t>nb_rbs_required</w:t>
            </w:r>
          </w:p>
        </w:tc>
        <w:tc>
          <w:tcPr>
            <w:tcW w:w="2126" w:type="dxa"/>
            <w:vAlign w:val="center"/>
          </w:tcPr>
          <w:p w14:paraId="43DBC4A5" w14:textId="77777777" w:rsidR="00090FAA" w:rsidRDefault="00090FAA" w:rsidP="00EB3298">
            <w:pPr>
              <w:jc w:val="both"/>
            </w:pPr>
            <w:r w:rsidRPr="00B820D7">
              <w:t>uint16_t</w:t>
            </w:r>
          </w:p>
        </w:tc>
        <w:tc>
          <w:tcPr>
            <w:tcW w:w="2410" w:type="dxa"/>
            <w:vMerge/>
            <w:vAlign w:val="center"/>
          </w:tcPr>
          <w:p w14:paraId="6113B559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C20F524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36261DBB" w14:textId="77777777" w:rsidTr="00EB3298">
        <w:trPr>
          <w:jc w:val="center"/>
        </w:trPr>
        <w:tc>
          <w:tcPr>
            <w:tcW w:w="2122" w:type="dxa"/>
            <w:vAlign w:val="center"/>
          </w:tcPr>
          <w:p w14:paraId="0E2750A1" w14:textId="77777777" w:rsidR="00090FAA" w:rsidRPr="00B820D7" w:rsidRDefault="00090FAA" w:rsidP="00EB3298">
            <w:pPr>
              <w:jc w:val="both"/>
            </w:pPr>
            <w:r w:rsidRPr="00B820D7">
              <w:t>nb_rbs_required_re</w:t>
            </w:r>
            <w:r w:rsidRPr="00B820D7">
              <w:lastRenderedPageBreak/>
              <w:t>maining</w:t>
            </w:r>
          </w:p>
        </w:tc>
        <w:tc>
          <w:tcPr>
            <w:tcW w:w="2126" w:type="dxa"/>
            <w:vAlign w:val="center"/>
          </w:tcPr>
          <w:p w14:paraId="154CEC36" w14:textId="77777777" w:rsidR="00090FAA" w:rsidRDefault="00090FAA" w:rsidP="00EB3298">
            <w:pPr>
              <w:jc w:val="both"/>
            </w:pPr>
            <w:r w:rsidRPr="00B820D7">
              <w:lastRenderedPageBreak/>
              <w:t>uint16_t</w:t>
            </w:r>
          </w:p>
        </w:tc>
        <w:tc>
          <w:tcPr>
            <w:tcW w:w="2410" w:type="dxa"/>
            <w:vMerge/>
            <w:vAlign w:val="center"/>
          </w:tcPr>
          <w:p w14:paraId="430E7E2D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E0B64C8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55884886" w14:textId="77777777" w:rsidTr="00EB3298">
        <w:trPr>
          <w:jc w:val="center"/>
        </w:trPr>
        <w:tc>
          <w:tcPr>
            <w:tcW w:w="2122" w:type="dxa"/>
            <w:vAlign w:val="center"/>
          </w:tcPr>
          <w:p w14:paraId="6F4F56F0" w14:textId="77777777" w:rsidR="00090FAA" w:rsidRPr="00B820D7" w:rsidRDefault="00090FAA" w:rsidP="00EB3298">
            <w:pPr>
              <w:jc w:val="both"/>
            </w:pPr>
            <w:r w:rsidRPr="00B820D7">
              <w:t>rballoc_sub</w:t>
            </w:r>
          </w:p>
        </w:tc>
        <w:tc>
          <w:tcPr>
            <w:tcW w:w="2126" w:type="dxa"/>
            <w:vAlign w:val="center"/>
          </w:tcPr>
          <w:p w14:paraId="51C72461" w14:textId="77777777" w:rsidR="00090FAA" w:rsidRDefault="00090FAA" w:rsidP="00EB3298">
            <w:pPr>
              <w:jc w:val="both"/>
            </w:pPr>
            <w:r w:rsidRPr="00B820D7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5FCB8C5B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ED46736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02C3F436" w14:textId="77777777" w:rsidTr="00EB3298">
        <w:trPr>
          <w:jc w:val="center"/>
        </w:trPr>
        <w:tc>
          <w:tcPr>
            <w:tcW w:w="2122" w:type="dxa"/>
            <w:vAlign w:val="center"/>
          </w:tcPr>
          <w:p w14:paraId="68532893" w14:textId="77777777" w:rsidR="00090FAA" w:rsidRPr="00B820D7" w:rsidRDefault="00090FAA" w:rsidP="00EB3298">
            <w:pPr>
              <w:jc w:val="both"/>
            </w:pPr>
            <w:r w:rsidRPr="00B820D7">
              <w:t>MIMO_mode_indicator</w:t>
            </w:r>
          </w:p>
        </w:tc>
        <w:tc>
          <w:tcPr>
            <w:tcW w:w="2126" w:type="dxa"/>
            <w:vAlign w:val="center"/>
          </w:tcPr>
          <w:p w14:paraId="59487ED2" w14:textId="77777777" w:rsidR="00090FAA" w:rsidRPr="00B820D7" w:rsidRDefault="00090FAA" w:rsidP="00EB3298">
            <w:pPr>
              <w:jc w:val="both"/>
            </w:pPr>
            <w:r w:rsidRPr="00B820D7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4D361BF3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FDB1511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7F2DAB07" w14:textId="77777777" w:rsidR="00CD1961" w:rsidRDefault="00CD1961" w:rsidP="00CD1961"/>
    <w:p w14:paraId="327C7696" w14:textId="1DD7E9B6" w:rsidR="00090FAA" w:rsidRDefault="00090FAA" w:rsidP="00090FAA">
      <w:pPr>
        <w:pStyle w:val="9"/>
        <w:ind w:left="960"/>
        <w:rPr>
          <w:noProof/>
        </w:rPr>
      </w:pPr>
      <w:r>
        <w:rPr>
          <w:rFonts w:hint="eastAsia"/>
        </w:rPr>
        <w:t>7.</w:t>
      </w:r>
      <w:r w:rsidR="00183282">
        <w:t>1.</w:t>
      </w:r>
      <w:r>
        <w:rPr>
          <w:rFonts w:hint="eastAsia"/>
        </w:rPr>
        <w:t>1.4.2.3</w:t>
      </w:r>
      <w:r>
        <w:t>.</w:t>
      </w:r>
      <w:r>
        <w:rPr>
          <w:rFonts w:hint="eastAsia"/>
        </w:rPr>
        <w:t>1.1.3</w:t>
      </w:r>
      <w:r>
        <w:t xml:space="preserve"> get_lte_fram_parms</w:t>
      </w:r>
    </w:p>
    <w:p w14:paraId="484D85C6" w14:textId="2A294A4E" w:rsidR="00F91A14" w:rsidRPr="00F91A14" w:rsidRDefault="002D6EAB" w:rsidP="00F91A14">
      <w:r>
        <w:rPr>
          <w:noProof/>
        </w:rPr>
        <w:pict w14:anchorId="0D146A61">
          <v:shape id="_x0000_i1062" type="#_x0000_t75" style="width:414pt;height:501pt">
            <v:imagedata r:id="rId101" o:title="get_lte_frame_parms1"/>
          </v:shape>
        </w:pict>
      </w:r>
    </w:p>
    <w:p w14:paraId="6BDE3075" w14:textId="57814963" w:rsidR="00090FAA" w:rsidRDefault="00CD1961" w:rsidP="00CD1961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>
        <w:t>get_lte_fram_parms</w:t>
      </w:r>
    </w:p>
    <w:p w14:paraId="45F5F2C9" w14:textId="77777777" w:rsidR="00090FAA" w:rsidRDefault="00090FAA" w:rsidP="00090FAA">
      <w:pPr>
        <w:jc w:val="center"/>
        <w:rPr>
          <w:rFonts w:eastAsia="新細明體" w:cs="Times New Roman"/>
          <w:kern w:val="0"/>
          <w:szCs w:val="24"/>
        </w:rPr>
      </w:pPr>
    </w:p>
    <w:p w14:paraId="076FF3A5" w14:textId="44D35981" w:rsidR="00090FAA" w:rsidRDefault="00CD1961" w:rsidP="00CD1961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 get_lte_fram_parms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551"/>
        <w:gridCol w:w="3119"/>
      </w:tblGrid>
      <w:tr w:rsidR="00090FAA" w:rsidRPr="000A00EB" w14:paraId="3FD37F9C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CE2C69F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2EABF1E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12B2B765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14:paraId="6D325AD5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31C90BD" w14:textId="77777777" w:rsidTr="00EB3298">
        <w:trPr>
          <w:jc w:val="center"/>
        </w:trPr>
        <w:tc>
          <w:tcPr>
            <w:tcW w:w="2122" w:type="dxa"/>
            <w:vAlign w:val="center"/>
          </w:tcPr>
          <w:p w14:paraId="2FD3629B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Mod_id</w:t>
            </w:r>
          </w:p>
        </w:tc>
        <w:tc>
          <w:tcPr>
            <w:tcW w:w="2126" w:type="dxa"/>
            <w:vAlign w:val="center"/>
          </w:tcPr>
          <w:p w14:paraId="5B7AB377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551" w:type="dxa"/>
            <w:vMerge w:val="restart"/>
            <w:vAlign w:val="center"/>
          </w:tcPr>
          <w:p w14:paraId="0D43D04C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7C6E8F">
              <w:rPr>
                <w:rFonts w:cs="Times New Roman"/>
              </w:rPr>
              <w:t>&amp;PHY_vars_eNB_g[Mod_id][CC_id]-&gt;frame_parms</w:t>
            </w:r>
          </w:p>
        </w:tc>
        <w:tc>
          <w:tcPr>
            <w:tcW w:w="3119" w:type="dxa"/>
            <w:vMerge w:val="restart"/>
            <w:vAlign w:val="center"/>
          </w:tcPr>
          <w:p w14:paraId="7D9AB4F2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 xml:space="preserve">eturn </w:t>
            </w:r>
            <w:r>
              <w:rPr>
                <w:rFonts w:cs="Times New Roman"/>
              </w:rPr>
              <w:t>parameter from PHY</w:t>
            </w:r>
          </w:p>
        </w:tc>
      </w:tr>
      <w:tr w:rsidR="00090FAA" w14:paraId="66BCED56" w14:textId="77777777" w:rsidTr="00EB3298">
        <w:trPr>
          <w:jc w:val="center"/>
        </w:trPr>
        <w:tc>
          <w:tcPr>
            <w:tcW w:w="2122" w:type="dxa"/>
            <w:vAlign w:val="center"/>
          </w:tcPr>
          <w:p w14:paraId="69E980FE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EE6AF8">
              <w:t>CC_id</w:t>
            </w:r>
          </w:p>
        </w:tc>
        <w:tc>
          <w:tcPr>
            <w:tcW w:w="2126" w:type="dxa"/>
            <w:vAlign w:val="center"/>
          </w:tcPr>
          <w:p w14:paraId="3E06846A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C43B0F">
              <w:t>uint8_t</w:t>
            </w:r>
          </w:p>
        </w:tc>
        <w:tc>
          <w:tcPr>
            <w:tcW w:w="2551" w:type="dxa"/>
            <w:vMerge/>
            <w:vAlign w:val="center"/>
          </w:tcPr>
          <w:p w14:paraId="1B129ED1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119" w:type="dxa"/>
            <w:vMerge/>
            <w:vAlign w:val="center"/>
          </w:tcPr>
          <w:p w14:paraId="34637644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40253A03" w14:textId="77777777" w:rsidR="00090FAA" w:rsidRDefault="00090FAA" w:rsidP="00090FAA"/>
    <w:p w14:paraId="6F2F6B5D" w14:textId="28AAEBB5" w:rsidR="00090FAA" w:rsidRPr="002D3E84" w:rsidRDefault="00090FAA" w:rsidP="00090FAA">
      <w:pPr>
        <w:pStyle w:val="8"/>
        <w:ind w:left="960"/>
      </w:pPr>
      <w:r>
        <w:rPr>
          <w:rFonts w:hint="eastAsia"/>
        </w:rPr>
        <w:t>7.</w:t>
      </w:r>
      <w:r w:rsidR="00183282">
        <w:t>1.</w:t>
      </w:r>
      <w:r>
        <w:rPr>
          <w:rFonts w:hint="eastAsia"/>
        </w:rPr>
        <w:t>1.4.2.3</w:t>
      </w:r>
      <w:r>
        <w:t>.</w:t>
      </w:r>
      <w:r>
        <w:rPr>
          <w:rFonts w:hint="eastAsia"/>
        </w:rPr>
        <w:t xml:space="preserve">1.2 </w:t>
      </w:r>
      <w:r w:rsidRPr="002D3E84">
        <w:t>store_dlsch_buffer</w:t>
      </w:r>
    </w:p>
    <w:p w14:paraId="0936CCAB" w14:textId="348D4FF3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523CDB" wp14:editId="1222CFD6">
                <wp:simplePos x="0" y="0"/>
                <wp:positionH relativeFrom="column">
                  <wp:posOffset>1819274</wp:posOffset>
                </wp:positionH>
                <wp:positionV relativeFrom="paragraph">
                  <wp:posOffset>5829300</wp:posOffset>
                </wp:positionV>
                <wp:extent cx="3133725" cy="457200"/>
                <wp:effectExtent l="0" t="0" r="9525" b="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4BD77" id="矩形 90" o:spid="_x0000_s1026" style="position:absolute;margin-left:143.25pt;margin-top:459pt;width:246.7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" fillcolor="white [3212]" stroked="f" strokeweight="2pt"/>
            </w:pict>
          </mc:Fallback>
        </mc:AlternateContent>
      </w:r>
      <w:r w:rsidR="002D6EAB">
        <w:rPr>
          <w:noProof/>
        </w:rPr>
        <w:pict w14:anchorId="66FD0F13">
          <v:shape id="_x0000_i1063" type="#_x0000_t75" style="width:414pt;height:501pt">
            <v:imagedata r:id="rId102" o:title="store_dlsch_buffer1"/>
          </v:shape>
        </w:pict>
      </w:r>
    </w:p>
    <w:p w14:paraId="16567598" w14:textId="416AAD76" w:rsidR="00090FAA" w:rsidRDefault="001C1EEA" w:rsidP="001C1EEA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492765">
        <w:rPr>
          <w:rFonts w:eastAsia="新細明體"/>
          <w:kern w:val="0"/>
          <w:szCs w:val="24"/>
        </w:rPr>
        <w:t>store_dlsch_buffer</w:t>
      </w:r>
    </w:p>
    <w:p w14:paraId="0DEA07E9" w14:textId="77777777" w:rsidR="00090FAA" w:rsidRDefault="00090FAA" w:rsidP="00090FAA">
      <w:pPr>
        <w:jc w:val="center"/>
        <w:rPr>
          <w:rFonts w:eastAsia="新細明體" w:cs="Times New Roman"/>
          <w:kern w:val="0"/>
          <w:szCs w:val="24"/>
        </w:rPr>
      </w:pPr>
    </w:p>
    <w:p w14:paraId="663E3841" w14:textId="591B1478" w:rsidR="00090FAA" w:rsidRDefault="001C1EEA" w:rsidP="001C1EEA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64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492765">
        <w:rPr>
          <w:rFonts w:eastAsia="新細明體"/>
          <w:kern w:val="0"/>
          <w:szCs w:val="24"/>
        </w:rPr>
        <w:t>store_dlsch_buffer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0C23FFB3" w14:textId="77777777" w:rsidTr="00EB3298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C0101CE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DAF4721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8488A3D" w14:textId="77777777" w:rsidR="00090FAA" w:rsidRPr="000A00EB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1EC2A69" w14:textId="77777777" w:rsidR="00090FAA" w:rsidRDefault="00090FAA" w:rsidP="00EB329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20C75516" w14:textId="77777777" w:rsidTr="00EB3298">
        <w:trPr>
          <w:jc w:val="center"/>
        </w:trPr>
        <w:tc>
          <w:tcPr>
            <w:tcW w:w="2122" w:type="dxa"/>
            <w:vAlign w:val="center"/>
          </w:tcPr>
          <w:p w14:paraId="5C152BC0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Mod_id</w:t>
            </w:r>
          </w:p>
        </w:tc>
        <w:tc>
          <w:tcPr>
            <w:tcW w:w="2126" w:type="dxa"/>
            <w:vAlign w:val="center"/>
          </w:tcPr>
          <w:p w14:paraId="333C47A8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2A95C8E1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F483934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0B2526EE" w14:textId="77777777" w:rsidTr="00EB3298">
        <w:trPr>
          <w:jc w:val="center"/>
        </w:trPr>
        <w:tc>
          <w:tcPr>
            <w:tcW w:w="2122" w:type="dxa"/>
            <w:vAlign w:val="center"/>
          </w:tcPr>
          <w:p w14:paraId="1A17F4A0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EE6AF8">
              <w:t>CC_id</w:t>
            </w:r>
          </w:p>
        </w:tc>
        <w:tc>
          <w:tcPr>
            <w:tcW w:w="2126" w:type="dxa"/>
            <w:vAlign w:val="center"/>
          </w:tcPr>
          <w:p w14:paraId="24106A7B" w14:textId="77777777" w:rsidR="00090FAA" w:rsidRDefault="00090FAA" w:rsidP="00EB3298">
            <w:pPr>
              <w:jc w:val="both"/>
              <w:rPr>
                <w:rFonts w:cs="Times New Roman"/>
              </w:rPr>
            </w:pPr>
            <w:r w:rsidRPr="00E62F74">
              <w:t>frame_t</w:t>
            </w:r>
          </w:p>
        </w:tc>
        <w:tc>
          <w:tcPr>
            <w:tcW w:w="2410" w:type="dxa"/>
            <w:vMerge/>
            <w:vAlign w:val="center"/>
          </w:tcPr>
          <w:p w14:paraId="24D1A7AF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A1AA47E" w14:textId="77777777" w:rsidR="00090FAA" w:rsidRPr="00E701C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7E2C0B27" w14:textId="77777777" w:rsidTr="00EB3298">
        <w:trPr>
          <w:jc w:val="center"/>
        </w:trPr>
        <w:tc>
          <w:tcPr>
            <w:tcW w:w="2122" w:type="dxa"/>
            <w:vAlign w:val="center"/>
          </w:tcPr>
          <w:p w14:paraId="2B5331EF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EE6AF8">
              <w:t>UE_id</w:t>
            </w:r>
          </w:p>
        </w:tc>
        <w:tc>
          <w:tcPr>
            <w:tcW w:w="2126" w:type="dxa"/>
            <w:vAlign w:val="center"/>
          </w:tcPr>
          <w:p w14:paraId="31AF5D84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2FA35391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7C9A783" w14:textId="77777777" w:rsidR="00090FAA" w:rsidRPr="00285D7B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28B03958" w14:textId="77777777" w:rsidTr="00EB3298">
        <w:trPr>
          <w:jc w:val="center"/>
        </w:trPr>
        <w:tc>
          <w:tcPr>
            <w:tcW w:w="2122" w:type="dxa"/>
            <w:vAlign w:val="center"/>
          </w:tcPr>
          <w:p w14:paraId="7AB4CAB4" w14:textId="77777777" w:rsidR="00090FAA" w:rsidRPr="00B84B61" w:rsidRDefault="00090FAA" w:rsidP="00EB3298">
            <w:pPr>
              <w:jc w:val="both"/>
            </w:pPr>
            <w:r w:rsidRPr="00EE6AF8">
              <w:t>subframeP</w:t>
            </w:r>
          </w:p>
        </w:tc>
        <w:tc>
          <w:tcPr>
            <w:tcW w:w="2126" w:type="dxa"/>
            <w:vAlign w:val="center"/>
          </w:tcPr>
          <w:p w14:paraId="04D15F32" w14:textId="77777777" w:rsidR="00090FAA" w:rsidRDefault="00090FAA" w:rsidP="00EB3298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6F3DA1C1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A7369D7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  <w:tr w:rsidR="00090FAA" w14:paraId="481CE80D" w14:textId="77777777" w:rsidTr="00EB3298">
        <w:trPr>
          <w:jc w:val="center"/>
        </w:trPr>
        <w:tc>
          <w:tcPr>
            <w:tcW w:w="2122" w:type="dxa"/>
            <w:vAlign w:val="center"/>
          </w:tcPr>
          <w:p w14:paraId="0B94AF73" w14:textId="77777777" w:rsidR="00090FAA" w:rsidRPr="00EE6AF8" w:rsidRDefault="00090FAA" w:rsidP="00EB3298">
            <w:pPr>
              <w:jc w:val="both"/>
            </w:pPr>
            <w:r w:rsidRPr="00EE6AF8">
              <w:t>status</w:t>
            </w:r>
          </w:p>
        </w:tc>
        <w:tc>
          <w:tcPr>
            <w:tcW w:w="2126" w:type="dxa"/>
            <w:vAlign w:val="center"/>
          </w:tcPr>
          <w:p w14:paraId="621B9762" w14:textId="77777777" w:rsidR="00090FAA" w:rsidRDefault="00090FAA" w:rsidP="00EB3298">
            <w:pPr>
              <w:jc w:val="both"/>
            </w:pPr>
            <w:r w:rsidRPr="00EE6AF8">
              <w:t>UE_DLSCH_STATUS</w:t>
            </w:r>
          </w:p>
        </w:tc>
        <w:tc>
          <w:tcPr>
            <w:tcW w:w="2410" w:type="dxa"/>
            <w:vMerge/>
            <w:vAlign w:val="center"/>
          </w:tcPr>
          <w:p w14:paraId="578B64D0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9A77414" w14:textId="77777777" w:rsidR="00090FAA" w:rsidRDefault="00090FAA" w:rsidP="00EB3298">
            <w:pPr>
              <w:jc w:val="both"/>
              <w:rPr>
                <w:rFonts w:cs="Times New Roman"/>
              </w:rPr>
            </w:pPr>
          </w:p>
        </w:tc>
      </w:tr>
    </w:tbl>
    <w:p w14:paraId="17FF0AD3" w14:textId="77777777" w:rsidR="00090FAA" w:rsidRDefault="00090FAA" w:rsidP="00090FAA"/>
    <w:p w14:paraId="2E4EFACC" w14:textId="676216E6" w:rsidR="00090FAA" w:rsidRDefault="00090FAA" w:rsidP="00090FAA">
      <w:pPr>
        <w:pStyle w:val="9"/>
        <w:ind w:left="960"/>
      </w:pPr>
      <w:r>
        <w:rPr>
          <w:rFonts w:hint="eastAsia"/>
        </w:rPr>
        <w:lastRenderedPageBreak/>
        <w:t>7.1</w:t>
      </w:r>
      <w:r w:rsidR="00183282">
        <w:t>.1</w:t>
      </w:r>
      <w:r>
        <w:rPr>
          <w:rFonts w:hint="eastAsia"/>
        </w:rPr>
        <w:t>.4.2.3</w:t>
      </w:r>
      <w:r>
        <w:t>.</w:t>
      </w:r>
      <w:r>
        <w:rPr>
          <w:rFonts w:hint="eastAsia"/>
        </w:rPr>
        <w:t>1.2.1 store_load_buffer</w:t>
      </w:r>
    </w:p>
    <w:p w14:paraId="26F83C27" w14:textId="6BF0AACC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D53A17" wp14:editId="734A7116">
                <wp:simplePos x="0" y="0"/>
                <wp:positionH relativeFrom="column">
                  <wp:posOffset>3619499</wp:posOffset>
                </wp:positionH>
                <wp:positionV relativeFrom="paragraph">
                  <wp:posOffset>7696200</wp:posOffset>
                </wp:positionV>
                <wp:extent cx="1343025" cy="361950"/>
                <wp:effectExtent l="0" t="0" r="9525" b="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4A901" id="矩形 91" o:spid="_x0000_s1026" style="position:absolute;margin-left:285pt;margin-top:606pt;width:105.7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" fillcolor="white [3212]" stroked="f" strokeweight="2pt"/>
            </w:pict>
          </mc:Fallback>
        </mc:AlternateContent>
      </w:r>
      <w:r w:rsidR="002D6EAB">
        <w:rPr>
          <w:noProof/>
        </w:rPr>
        <w:pict w14:anchorId="061DB8D4">
          <v:shape id="_x0000_i1064" type="#_x0000_t75" style="width:403.2pt;height:636.6pt">
            <v:imagedata r:id="rId103" o:title="store_load_buffer1"/>
          </v:shape>
        </w:pict>
      </w:r>
    </w:p>
    <w:p w14:paraId="552CAA4A" w14:textId="1D774713" w:rsidR="00090FAA" w:rsidRDefault="001C1EEA" w:rsidP="001C1EEA">
      <w:pPr>
        <w:pStyle w:val="Figure"/>
        <w:rPr>
          <w:rFonts w:eastAsia="新細明體"/>
          <w:kern w:val="0"/>
          <w:szCs w:val="24"/>
        </w:rPr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153CDF">
        <w:rPr>
          <w:rFonts w:eastAsia="新細明體"/>
          <w:kern w:val="0"/>
          <w:szCs w:val="24"/>
        </w:rPr>
        <w:t>store_load_buffer</w:t>
      </w:r>
    </w:p>
    <w:p w14:paraId="2D8DC47B" w14:textId="77777777" w:rsidR="00090FAA" w:rsidRDefault="00090FAA" w:rsidP="00090FAA">
      <w:pPr>
        <w:jc w:val="center"/>
        <w:rPr>
          <w:rFonts w:eastAsia="新細明體" w:cs="Times New Roman"/>
          <w:kern w:val="0"/>
          <w:szCs w:val="24"/>
        </w:rPr>
      </w:pPr>
    </w:p>
    <w:p w14:paraId="32B7763B" w14:textId="68CD81D9" w:rsidR="00090FAA" w:rsidRDefault="001C1EEA" w:rsidP="001C1EEA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65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>Parameters of</w:t>
      </w:r>
      <w:r w:rsidR="00090FAA" w:rsidRPr="00EB718C">
        <w:rPr>
          <w:rFonts w:eastAsia="新細明體"/>
          <w:kern w:val="0"/>
          <w:szCs w:val="24"/>
        </w:rPr>
        <w:t xml:space="preserve"> </w:t>
      </w:r>
      <w:r w:rsidR="00090FAA" w:rsidRPr="00153CDF">
        <w:rPr>
          <w:rFonts w:eastAsia="新細明體"/>
          <w:kern w:val="0"/>
          <w:szCs w:val="24"/>
        </w:rPr>
        <w:t>store_load_buffer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7832B0EB" w14:textId="77777777" w:rsidTr="001C1EEA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33F7D37" w14:textId="77777777" w:rsidR="00090FAA" w:rsidRPr="000A00EB" w:rsidRDefault="00090FAA" w:rsidP="001C1EEA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5B38144" w14:textId="77777777" w:rsidR="00090FAA" w:rsidRPr="000A00EB" w:rsidRDefault="00090FAA" w:rsidP="001C1EEA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2730930" w14:textId="77777777" w:rsidR="00090FAA" w:rsidRPr="000A00EB" w:rsidRDefault="00090FAA" w:rsidP="001C1EEA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234371B" w14:textId="77777777" w:rsidR="00090FAA" w:rsidRDefault="00090FAA" w:rsidP="001C1EEA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24B1A191" w14:textId="77777777" w:rsidTr="001C1EEA">
        <w:trPr>
          <w:jc w:val="center"/>
        </w:trPr>
        <w:tc>
          <w:tcPr>
            <w:tcW w:w="2122" w:type="dxa"/>
            <w:vAlign w:val="center"/>
          </w:tcPr>
          <w:p w14:paraId="4BBA1B5C" w14:textId="77777777" w:rsidR="00090FAA" w:rsidRDefault="00090FAA" w:rsidP="001C1EEA">
            <w:pPr>
              <w:jc w:val="both"/>
              <w:rPr>
                <w:rFonts w:cs="Times New Roman"/>
              </w:rPr>
            </w:pPr>
            <w:r>
              <w:t>Mod_id</w:t>
            </w:r>
          </w:p>
        </w:tc>
        <w:tc>
          <w:tcPr>
            <w:tcW w:w="2126" w:type="dxa"/>
            <w:vAlign w:val="center"/>
          </w:tcPr>
          <w:p w14:paraId="3DB87928" w14:textId="77777777" w:rsidR="00090FAA" w:rsidRDefault="00090FAA" w:rsidP="001C1EEA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690CBA1D" w14:textId="77777777" w:rsidR="00090FAA" w:rsidRDefault="00090FAA" w:rsidP="001C1EEA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84CC86C" w14:textId="77777777" w:rsidR="00090FAA" w:rsidRDefault="00090FAA" w:rsidP="001C1EEA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7720BDF5" w14:textId="77777777" w:rsidTr="001C1EEA">
        <w:trPr>
          <w:jc w:val="center"/>
        </w:trPr>
        <w:tc>
          <w:tcPr>
            <w:tcW w:w="2122" w:type="dxa"/>
            <w:vAlign w:val="center"/>
          </w:tcPr>
          <w:p w14:paraId="4D8FF258" w14:textId="77777777" w:rsidR="00090FAA" w:rsidRDefault="00090FAA" w:rsidP="001C1EEA">
            <w:pPr>
              <w:jc w:val="both"/>
              <w:rPr>
                <w:rFonts w:cs="Times New Roman"/>
              </w:rPr>
            </w:pPr>
            <w:r w:rsidRPr="00EE6AF8">
              <w:t>subframeP</w:t>
            </w:r>
          </w:p>
        </w:tc>
        <w:tc>
          <w:tcPr>
            <w:tcW w:w="2126" w:type="dxa"/>
            <w:vAlign w:val="center"/>
          </w:tcPr>
          <w:p w14:paraId="2650FC6D" w14:textId="77777777" w:rsidR="00090FAA" w:rsidRDefault="00090FAA" w:rsidP="001C1EEA">
            <w:pPr>
              <w:jc w:val="both"/>
              <w:rPr>
                <w:rFonts w:cs="Times New Roman"/>
              </w:rPr>
            </w:pPr>
            <w:r w:rsidRPr="001A3AC5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0BF0AF01" w14:textId="77777777" w:rsidR="00090FAA" w:rsidRDefault="00090FAA" w:rsidP="001C1EEA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B765ED4" w14:textId="77777777" w:rsidR="00090FAA" w:rsidRPr="00E701CA" w:rsidRDefault="00090FAA" w:rsidP="001C1EEA">
            <w:pPr>
              <w:jc w:val="both"/>
              <w:rPr>
                <w:rFonts w:cs="Times New Roman"/>
              </w:rPr>
            </w:pPr>
          </w:p>
        </w:tc>
      </w:tr>
      <w:tr w:rsidR="00090FAA" w14:paraId="20F59CC4" w14:textId="77777777" w:rsidTr="001C1EEA">
        <w:trPr>
          <w:jc w:val="center"/>
        </w:trPr>
        <w:tc>
          <w:tcPr>
            <w:tcW w:w="2122" w:type="dxa"/>
            <w:vAlign w:val="center"/>
          </w:tcPr>
          <w:p w14:paraId="3E246321" w14:textId="77777777" w:rsidR="00090FAA" w:rsidRPr="001A3AC5" w:rsidRDefault="00090FAA" w:rsidP="001C1EEA">
            <w:pPr>
              <w:jc w:val="both"/>
              <w:rPr>
                <w:rFonts w:cs="Times New Roman"/>
              </w:rPr>
            </w:pPr>
            <w:r w:rsidRPr="001A3AC5">
              <w:rPr>
                <w:rFonts w:cs="Times New Roman"/>
              </w:rPr>
              <w:t>rlc_status</w:t>
            </w:r>
          </w:p>
        </w:tc>
        <w:tc>
          <w:tcPr>
            <w:tcW w:w="2126" w:type="dxa"/>
            <w:vAlign w:val="center"/>
          </w:tcPr>
          <w:p w14:paraId="14FBBE09" w14:textId="77777777" w:rsidR="00090FAA" w:rsidRPr="00285D7B" w:rsidRDefault="00090FAA" w:rsidP="001C1EEA">
            <w:pPr>
              <w:jc w:val="both"/>
              <w:rPr>
                <w:rFonts w:cs="Times New Roman"/>
              </w:rPr>
            </w:pPr>
            <w:r w:rsidRPr="001A3AC5">
              <w:t>mac_rlc_status_resp_t</w:t>
            </w:r>
          </w:p>
        </w:tc>
        <w:tc>
          <w:tcPr>
            <w:tcW w:w="2410" w:type="dxa"/>
            <w:vMerge/>
            <w:vAlign w:val="center"/>
          </w:tcPr>
          <w:p w14:paraId="18B618F8" w14:textId="77777777" w:rsidR="00090FAA" w:rsidRPr="00285D7B" w:rsidRDefault="00090FAA" w:rsidP="001C1EEA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CE89054" w14:textId="77777777" w:rsidR="00090FAA" w:rsidRPr="00285D7B" w:rsidRDefault="00090FAA" w:rsidP="001C1EEA">
            <w:pPr>
              <w:jc w:val="both"/>
              <w:rPr>
                <w:rFonts w:cs="Times New Roman"/>
              </w:rPr>
            </w:pPr>
          </w:p>
        </w:tc>
      </w:tr>
      <w:tr w:rsidR="00090FAA" w14:paraId="5D3DB8B1" w14:textId="77777777" w:rsidTr="001C1EEA">
        <w:trPr>
          <w:jc w:val="center"/>
        </w:trPr>
        <w:tc>
          <w:tcPr>
            <w:tcW w:w="2122" w:type="dxa"/>
            <w:vAlign w:val="center"/>
          </w:tcPr>
          <w:p w14:paraId="098BD22A" w14:textId="77777777" w:rsidR="00090FAA" w:rsidRPr="001A3AC5" w:rsidRDefault="00090FAA" w:rsidP="001C1EEA">
            <w:pPr>
              <w:jc w:val="both"/>
            </w:pPr>
            <w:r w:rsidRPr="001A3AC5">
              <w:t>UE_template</w:t>
            </w:r>
          </w:p>
        </w:tc>
        <w:tc>
          <w:tcPr>
            <w:tcW w:w="2126" w:type="dxa"/>
            <w:vAlign w:val="center"/>
          </w:tcPr>
          <w:p w14:paraId="540A4942" w14:textId="77777777" w:rsidR="00090FAA" w:rsidRPr="001A3AC5" w:rsidRDefault="00090FAA" w:rsidP="001C1EEA">
            <w:pPr>
              <w:jc w:val="both"/>
              <w:rPr>
                <w:rFonts w:cs="Times New Roman"/>
              </w:rPr>
            </w:pPr>
            <w:r w:rsidRPr="001A3AC5">
              <w:rPr>
                <w:rFonts w:cs="Times New Roman"/>
              </w:rPr>
              <w:t>UE_TEMPLATE</w:t>
            </w:r>
          </w:p>
        </w:tc>
        <w:tc>
          <w:tcPr>
            <w:tcW w:w="2410" w:type="dxa"/>
            <w:vMerge/>
            <w:vAlign w:val="center"/>
          </w:tcPr>
          <w:p w14:paraId="29A94511" w14:textId="77777777" w:rsidR="00090FAA" w:rsidRDefault="00090FAA" w:rsidP="001C1EEA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DCB59B7" w14:textId="77777777" w:rsidR="00090FAA" w:rsidRDefault="00090FAA" w:rsidP="001C1EEA">
            <w:pPr>
              <w:jc w:val="both"/>
              <w:rPr>
                <w:rFonts w:cs="Times New Roman"/>
              </w:rPr>
            </w:pPr>
          </w:p>
        </w:tc>
      </w:tr>
    </w:tbl>
    <w:p w14:paraId="23E337C4" w14:textId="77777777" w:rsidR="00090FAA" w:rsidRDefault="00090FAA" w:rsidP="00090FAA"/>
    <w:p w14:paraId="5EDF2F65" w14:textId="2CC8CD8B" w:rsidR="00090FAA" w:rsidRDefault="00090FAA" w:rsidP="00090FAA">
      <w:pPr>
        <w:pStyle w:val="8"/>
        <w:ind w:left="960"/>
        <w:rPr>
          <w:lang w:val="zh-TW"/>
        </w:rPr>
      </w:pPr>
      <w:r>
        <w:rPr>
          <w:rFonts w:hint="eastAsia"/>
        </w:rPr>
        <w:lastRenderedPageBreak/>
        <w:t>7.</w:t>
      </w:r>
      <w:r w:rsidR="00183282">
        <w:t>1.</w:t>
      </w:r>
      <w:r>
        <w:rPr>
          <w:rFonts w:hint="eastAsia"/>
        </w:rPr>
        <w:t>1.4.2.3</w:t>
      </w:r>
      <w:r>
        <w:t>.</w:t>
      </w:r>
      <w:r>
        <w:rPr>
          <w:rFonts w:hint="eastAsia"/>
        </w:rPr>
        <w:t xml:space="preserve">1.3 </w:t>
      </w:r>
      <w:r>
        <w:rPr>
          <w:lang w:val="zh-TW"/>
        </w:rPr>
        <w:t>assign_rbs_required</w:t>
      </w:r>
    </w:p>
    <w:p w14:paraId="332A23B0" w14:textId="2E821FEB" w:rsidR="00090FAA" w:rsidRDefault="006E4972" w:rsidP="00090FAA">
      <w:pPr>
        <w:rPr>
          <w:lang w:val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9265B9" wp14:editId="27194621">
                <wp:simplePos x="0" y="0"/>
                <wp:positionH relativeFrom="column">
                  <wp:posOffset>3648075</wp:posOffset>
                </wp:positionH>
                <wp:positionV relativeFrom="paragraph">
                  <wp:posOffset>85725</wp:posOffset>
                </wp:positionV>
                <wp:extent cx="1343025" cy="981075"/>
                <wp:effectExtent l="0" t="0" r="9525" b="95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981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A5AE3" id="矩形 92" o:spid="_x0000_s1026" style="position:absolute;margin-left:287.25pt;margin-top:6.75pt;width:105.75pt;height:7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" fillcolor="white [3212]" stroked="f" strokeweight="2pt"/>
            </w:pict>
          </mc:Fallback>
        </mc:AlternateContent>
      </w:r>
      <w:r w:rsidR="002D6EAB">
        <w:rPr>
          <w:lang w:val="zh-TW"/>
        </w:rPr>
        <w:pict w14:anchorId="4AABF043">
          <v:shape id="_x0000_i1065" type="#_x0000_t75" style="width:414pt;height:498pt">
            <v:imagedata r:id="rId104" o:title="assign_rbs_required1"/>
          </v:shape>
        </w:pict>
      </w:r>
    </w:p>
    <w:p w14:paraId="72A7E349" w14:textId="23AF431F" w:rsidR="00090FAA" w:rsidRDefault="00577640" w:rsidP="00577640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785139">
        <w:rPr>
          <w:rFonts w:eastAsia="新細明體"/>
          <w:kern w:val="0"/>
          <w:szCs w:val="24"/>
        </w:rPr>
        <w:t>assign_rbs_required</w:t>
      </w:r>
    </w:p>
    <w:p w14:paraId="2DC76B3F" w14:textId="77777777" w:rsidR="00090FAA" w:rsidRDefault="00090FAA" w:rsidP="00090FAA">
      <w:pPr>
        <w:jc w:val="center"/>
        <w:rPr>
          <w:rFonts w:eastAsia="新細明體" w:cs="Times New Roman"/>
          <w:kern w:val="0"/>
          <w:szCs w:val="24"/>
        </w:rPr>
      </w:pPr>
    </w:p>
    <w:p w14:paraId="566A0FF3" w14:textId="3B3B03D1" w:rsidR="00090FAA" w:rsidRPr="00785139" w:rsidRDefault="00577640" w:rsidP="00577640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66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785139">
        <w:rPr>
          <w:rFonts w:eastAsia="新細明體"/>
          <w:kern w:val="0"/>
          <w:szCs w:val="24"/>
        </w:rPr>
        <w:t>assign_rbs_required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214B4663" w14:textId="77777777" w:rsidTr="00AC439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3DF2C2BB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5255787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49B967C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FE8CE9C" w14:textId="77777777" w:rsidR="00090FAA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07EEAA0" w14:textId="77777777" w:rsidTr="00AC4391">
        <w:trPr>
          <w:jc w:val="center"/>
        </w:trPr>
        <w:tc>
          <w:tcPr>
            <w:tcW w:w="2122" w:type="dxa"/>
            <w:vAlign w:val="center"/>
          </w:tcPr>
          <w:p w14:paraId="5FD8066D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t>module_id</w:t>
            </w:r>
          </w:p>
        </w:tc>
        <w:tc>
          <w:tcPr>
            <w:tcW w:w="2126" w:type="dxa"/>
            <w:vAlign w:val="center"/>
          </w:tcPr>
          <w:p w14:paraId="7D7B61DB" w14:textId="77777777" w:rsidR="00090FAA" w:rsidRDefault="00090FAA" w:rsidP="00AC4391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0165FBBC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0770170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0A05758C" w14:textId="77777777" w:rsidTr="00AC4391">
        <w:trPr>
          <w:jc w:val="center"/>
        </w:trPr>
        <w:tc>
          <w:tcPr>
            <w:tcW w:w="2122" w:type="dxa"/>
            <w:vAlign w:val="center"/>
          </w:tcPr>
          <w:p w14:paraId="0FFBBF44" w14:textId="77777777" w:rsidR="00090FAA" w:rsidRPr="00B57B37" w:rsidRDefault="00090FAA" w:rsidP="00AC4391">
            <w:pPr>
              <w:jc w:val="both"/>
              <w:rPr>
                <w:rFonts w:cs="Times New Roman"/>
              </w:rPr>
            </w:pPr>
            <w:r w:rsidRPr="00B57B37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47E53D96" w14:textId="77777777" w:rsidR="00090FAA" w:rsidRDefault="00090FAA" w:rsidP="00AC4391">
            <w:pPr>
              <w:jc w:val="both"/>
              <w:rPr>
                <w:rFonts w:cs="Times New Roman"/>
              </w:rPr>
            </w:pPr>
            <w:r w:rsidRPr="00E62F74">
              <w:t>frame_t</w:t>
            </w:r>
          </w:p>
        </w:tc>
        <w:tc>
          <w:tcPr>
            <w:tcW w:w="2410" w:type="dxa"/>
            <w:vMerge/>
            <w:vAlign w:val="center"/>
          </w:tcPr>
          <w:p w14:paraId="407891F0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C8373FC" w14:textId="77777777" w:rsidR="00090FAA" w:rsidRPr="00E701CA" w:rsidRDefault="00090FAA" w:rsidP="00AC4391">
            <w:pPr>
              <w:jc w:val="both"/>
              <w:rPr>
                <w:rFonts w:cs="Times New Roman"/>
              </w:rPr>
            </w:pPr>
          </w:p>
        </w:tc>
      </w:tr>
      <w:tr w:rsidR="00090FAA" w14:paraId="3BD6723C" w14:textId="77777777" w:rsidTr="00AC4391">
        <w:trPr>
          <w:jc w:val="center"/>
        </w:trPr>
        <w:tc>
          <w:tcPr>
            <w:tcW w:w="2122" w:type="dxa"/>
            <w:vAlign w:val="center"/>
          </w:tcPr>
          <w:p w14:paraId="0E7B3E06" w14:textId="77777777" w:rsidR="00090FAA" w:rsidRPr="00B57B37" w:rsidRDefault="00090FAA" w:rsidP="00AC4391">
            <w:pPr>
              <w:jc w:val="both"/>
              <w:rPr>
                <w:rFonts w:cs="Times New Roman"/>
              </w:rPr>
            </w:pPr>
            <w:r w:rsidRPr="00B57B37">
              <w:rPr>
                <w:rFonts w:cs="Times New Roman"/>
              </w:rPr>
              <w:t>subframe</w:t>
            </w:r>
          </w:p>
        </w:tc>
        <w:tc>
          <w:tcPr>
            <w:tcW w:w="2126" w:type="dxa"/>
            <w:vAlign w:val="center"/>
          </w:tcPr>
          <w:p w14:paraId="29072E91" w14:textId="77777777" w:rsidR="00090FAA" w:rsidRPr="00285D7B" w:rsidRDefault="00090FAA" w:rsidP="00AC4391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139247F8" w14:textId="77777777" w:rsidR="00090FAA" w:rsidRPr="00285D7B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DDFC005" w14:textId="77777777" w:rsidR="00090FAA" w:rsidRPr="00285D7B" w:rsidRDefault="00090FAA" w:rsidP="00AC4391">
            <w:pPr>
              <w:jc w:val="both"/>
              <w:rPr>
                <w:rFonts w:cs="Times New Roman"/>
              </w:rPr>
            </w:pPr>
          </w:p>
        </w:tc>
      </w:tr>
      <w:tr w:rsidR="00090FAA" w14:paraId="0E7AE639" w14:textId="77777777" w:rsidTr="00AC4391">
        <w:trPr>
          <w:jc w:val="center"/>
        </w:trPr>
        <w:tc>
          <w:tcPr>
            <w:tcW w:w="2122" w:type="dxa"/>
            <w:vAlign w:val="center"/>
          </w:tcPr>
          <w:p w14:paraId="2CE9295C" w14:textId="77777777" w:rsidR="00090FAA" w:rsidRPr="00B84B61" w:rsidRDefault="00090FAA" w:rsidP="00AC4391">
            <w:pPr>
              <w:jc w:val="both"/>
            </w:pPr>
            <w:r w:rsidRPr="00B57B37">
              <w:lastRenderedPageBreak/>
              <w:t>nb_rbs_required</w:t>
            </w:r>
          </w:p>
        </w:tc>
        <w:tc>
          <w:tcPr>
            <w:tcW w:w="2126" w:type="dxa"/>
            <w:vAlign w:val="center"/>
          </w:tcPr>
          <w:p w14:paraId="07E485CB" w14:textId="77777777" w:rsidR="00090FAA" w:rsidRDefault="00090FAA" w:rsidP="00AC4391">
            <w:pPr>
              <w:jc w:val="both"/>
              <w:rPr>
                <w:rFonts w:cs="Times New Roman"/>
              </w:rPr>
            </w:pPr>
            <w:r w:rsidRPr="00B57B37">
              <w:t>uint16_t</w:t>
            </w:r>
          </w:p>
        </w:tc>
        <w:tc>
          <w:tcPr>
            <w:tcW w:w="2410" w:type="dxa"/>
            <w:vMerge/>
            <w:vAlign w:val="center"/>
          </w:tcPr>
          <w:p w14:paraId="64ED6847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2C65A17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</w:tr>
      <w:tr w:rsidR="00090FAA" w14:paraId="04928DA3" w14:textId="77777777" w:rsidTr="00AC4391">
        <w:trPr>
          <w:jc w:val="center"/>
        </w:trPr>
        <w:tc>
          <w:tcPr>
            <w:tcW w:w="2122" w:type="dxa"/>
            <w:vAlign w:val="center"/>
          </w:tcPr>
          <w:p w14:paraId="1BDEBF3A" w14:textId="77777777" w:rsidR="00090FAA" w:rsidRPr="00EE6AF8" w:rsidRDefault="00090FAA" w:rsidP="00AC4391">
            <w:pPr>
              <w:jc w:val="both"/>
            </w:pPr>
            <w:r w:rsidRPr="00B57B37">
              <w:t>min_rb_unit</w:t>
            </w:r>
          </w:p>
        </w:tc>
        <w:tc>
          <w:tcPr>
            <w:tcW w:w="2126" w:type="dxa"/>
            <w:vAlign w:val="center"/>
          </w:tcPr>
          <w:p w14:paraId="4B5AC61F" w14:textId="77777777" w:rsidR="00090FAA" w:rsidRDefault="00090FAA" w:rsidP="00AC4391">
            <w:pPr>
              <w:jc w:val="both"/>
            </w:pPr>
            <w:r w:rsidRPr="00B57B37">
              <w:t>int</w:t>
            </w:r>
          </w:p>
        </w:tc>
        <w:tc>
          <w:tcPr>
            <w:tcW w:w="2410" w:type="dxa"/>
            <w:vMerge/>
            <w:vAlign w:val="center"/>
          </w:tcPr>
          <w:p w14:paraId="746F79FC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3A7B9DF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</w:tr>
    </w:tbl>
    <w:p w14:paraId="706A0981" w14:textId="77777777" w:rsidR="00577640" w:rsidRDefault="00577640" w:rsidP="00577640"/>
    <w:p w14:paraId="05504FCE" w14:textId="09006D34" w:rsidR="00090FAA" w:rsidRDefault="00090FAA" w:rsidP="00090FAA">
      <w:pPr>
        <w:pStyle w:val="9"/>
        <w:ind w:left="960"/>
      </w:pPr>
      <w:r w:rsidRPr="000858C4">
        <w:rPr>
          <w:rFonts w:hint="eastAsia"/>
        </w:rPr>
        <w:t>7.1</w:t>
      </w:r>
      <w:r w:rsidR="00183282">
        <w:t>.1</w:t>
      </w:r>
      <w:r w:rsidRPr="000858C4">
        <w:rPr>
          <w:rFonts w:hint="eastAsia"/>
        </w:rPr>
        <w:t>.4.2.3</w:t>
      </w:r>
      <w:r w:rsidRPr="000858C4">
        <w:t>.</w:t>
      </w:r>
      <w:r w:rsidRPr="000858C4">
        <w:rPr>
          <w:rFonts w:hint="eastAsia"/>
        </w:rPr>
        <w:t xml:space="preserve">1.3.1 </w:t>
      </w:r>
      <w:r w:rsidRPr="000858C4">
        <w:t>compare_MCS</w:t>
      </w:r>
    </w:p>
    <w:p w14:paraId="75123E0A" w14:textId="5125FFB8" w:rsidR="00090FAA" w:rsidRDefault="002D6EAB" w:rsidP="00090FAA">
      <w:r>
        <w:rPr>
          <w:noProof/>
        </w:rPr>
        <w:pict w14:anchorId="39D02989">
          <v:shape id="_x0000_i1066" type="#_x0000_t75" style="width:414pt;height:567pt">
            <v:imagedata r:id="rId105" o:title="compare_MCS1"/>
          </v:shape>
        </w:pict>
      </w:r>
    </w:p>
    <w:p w14:paraId="57E30C47" w14:textId="7229F273" w:rsidR="00090FAA" w:rsidRDefault="00AC4391" w:rsidP="00AC4391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0858C4">
        <w:t>compare_MCS</w:t>
      </w:r>
    </w:p>
    <w:p w14:paraId="3C5AE95E" w14:textId="77777777" w:rsidR="00090FAA" w:rsidRDefault="00090FAA" w:rsidP="00090FAA"/>
    <w:p w14:paraId="06B7925E" w14:textId="5D4C0EA3" w:rsidR="00090FAA" w:rsidRDefault="00AC4391" w:rsidP="00AC439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67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0858C4">
        <w:t>compare_MCS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2C68DF8C" w14:textId="77777777" w:rsidTr="00AC439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B19D659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940D573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7494A55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1B58982" w14:textId="77777777" w:rsidR="00090FAA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46E5A310" w14:textId="77777777" w:rsidTr="00AC4391">
        <w:trPr>
          <w:jc w:val="center"/>
        </w:trPr>
        <w:tc>
          <w:tcPr>
            <w:tcW w:w="2122" w:type="dxa"/>
            <w:vAlign w:val="center"/>
          </w:tcPr>
          <w:p w14:paraId="4E54D4DA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t>UE_id</w:t>
            </w:r>
          </w:p>
        </w:tc>
        <w:tc>
          <w:tcPr>
            <w:tcW w:w="2126" w:type="dxa"/>
            <w:vAlign w:val="center"/>
          </w:tcPr>
          <w:p w14:paraId="27769B9E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Align w:val="center"/>
          </w:tcPr>
          <w:p w14:paraId="0C3CCFDF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Align w:val="center"/>
          </w:tcPr>
          <w:p w14:paraId="13FF5ED4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</w:tbl>
    <w:p w14:paraId="72AD718E" w14:textId="77777777" w:rsidR="00090FAA" w:rsidRDefault="00090FAA" w:rsidP="00090FAA"/>
    <w:p w14:paraId="02EA3F23" w14:textId="5D2A43DB" w:rsidR="00090FAA" w:rsidRDefault="00090FAA" w:rsidP="00090FAA">
      <w:pPr>
        <w:pStyle w:val="8"/>
        <w:ind w:left="960"/>
      </w:pPr>
      <w:r w:rsidRPr="002A4DB7">
        <w:rPr>
          <w:rFonts w:hint="eastAsia"/>
        </w:rPr>
        <w:lastRenderedPageBreak/>
        <w:t>7.1</w:t>
      </w:r>
      <w:r w:rsidR="00183282">
        <w:t>.1</w:t>
      </w:r>
      <w:r w:rsidRPr="002A4DB7">
        <w:rPr>
          <w:rFonts w:hint="eastAsia"/>
        </w:rPr>
        <w:t>.4.2.3</w:t>
      </w:r>
      <w:r w:rsidRPr="002A4DB7">
        <w:t>.</w:t>
      </w:r>
      <w:r w:rsidRPr="002A4DB7">
        <w:rPr>
          <w:rFonts w:hint="eastAsia"/>
        </w:rPr>
        <w:t xml:space="preserve">1.4 </w:t>
      </w:r>
      <w:r w:rsidRPr="002A4DB7">
        <w:t>sort_UEs</w:t>
      </w:r>
    </w:p>
    <w:p w14:paraId="6F84E094" w14:textId="33093A22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7F2A9" wp14:editId="71FA78C1">
                <wp:simplePos x="0" y="0"/>
                <wp:positionH relativeFrom="column">
                  <wp:posOffset>3133725</wp:posOffset>
                </wp:positionH>
                <wp:positionV relativeFrom="paragraph">
                  <wp:posOffset>219075</wp:posOffset>
                </wp:positionV>
                <wp:extent cx="2038350" cy="1162050"/>
                <wp:effectExtent l="0" t="0" r="0" b="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162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5374E" id="矩形 93" o:spid="_x0000_s1026" style="position:absolute;margin-left:246.75pt;margin-top:17.25pt;width:160.5pt;height:9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" fillcolor="white [3212]" stroked="f" strokeweight="2pt"/>
            </w:pict>
          </mc:Fallback>
        </mc:AlternateContent>
      </w:r>
      <w:r w:rsidR="002D6EAB">
        <w:rPr>
          <w:noProof/>
        </w:rPr>
        <w:pict w14:anchorId="796A19FA">
          <v:shape id="_x0000_i1067" type="#_x0000_t75" style="width:414pt;height:611.4pt">
            <v:imagedata r:id="rId106" o:title="sort_UEs1"/>
          </v:shape>
        </w:pict>
      </w:r>
    </w:p>
    <w:p w14:paraId="57A876D1" w14:textId="4B14ECAE" w:rsidR="00090FAA" w:rsidRDefault="00AC4391" w:rsidP="00AC4391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785139">
        <w:rPr>
          <w:rFonts w:eastAsia="新細明體"/>
          <w:kern w:val="0"/>
          <w:szCs w:val="24"/>
        </w:rPr>
        <w:t>sort_UEs</w:t>
      </w:r>
    </w:p>
    <w:p w14:paraId="74E313CD" w14:textId="77777777" w:rsidR="00090FAA" w:rsidRDefault="00090FAA" w:rsidP="00090FAA">
      <w:pPr>
        <w:jc w:val="center"/>
        <w:rPr>
          <w:rFonts w:eastAsia="新細明體" w:cs="Times New Roman"/>
          <w:kern w:val="0"/>
          <w:szCs w:val="24"/>
        </w:rPr>
      </w:pPr>
    </w:p>
    <w:p w14:paraId="467BA48C" w14:textId="21E145A4" w:rsidR="00090FAA" w:rsidRDefault="00AC4391" w:rsidP="00AC439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68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785139">
        <w:rPr>
          <w:rFonts w:eastAsia="新細明體"/>
          <w:kern w:val="0"/>
          <w:szCs w:val="24"/>
        </w:rPr>
        <w:t>sort_UEs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3DA1B0F4" w14:textId="77777777" w:rsidTr="00AC439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064591E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4BB8799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94DDF28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B76F500" w14:textId="77777777" w:rsidR="00090FAA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634C2D20" w14:textId="77777777" w:rsidTr="00AC4391">
        <w:trPr>
          <w:jc w:val="center"/>
        </w:trPr>
        <w:tc>
          <w:tcPr>
            <w:tcW w:w="2122" w:type="dxa"/>
            <w:vAlign w:val="center"/>
          </w:tcPr>
          <w:p w14:paraId="7F0E6411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t>Mod_id</w:t>
            </w:r>
          </w:p>
        </w:tc>
        <w:tc>
          <w:tcPr>
            <w:tcW w:w="2126" w:type="dxa"/>
            <w:vAlign w:val="center"/>
          </w:tcPr>
          <w:p w14:paraId="6621E1CD" w14:textId="77777777" w:rsidR="00090FAA" w:rsidRDefault="00090FAA" w:rsidP="00AC4391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CE0589A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5B3F1B4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52AE8B53" w14:textId="77777777" w:rsidTr="00AC4391">
        <w:trPr>
          <w:jc w:val="center"/>
        </w:trPr>
        <w:tc>
          <w:tcPr>
            <w:tcW w:w="2122" w:type="dxa"/>
            <w:vAlign w:val="center"/>
          </w:tcPr>
          <w:p w14:paraId="7C6C214D" w14:textId="77777777" w:rsidR="00090FAA" w:rsidRPr="00756E67" w:rsidRDefault="00090FAA" w:rsidP="00AC4391">
            <w:pPr>
              <w:jc w:val="both"/>
            </w:pPr>
            <w:r w:rsidRPr="00756E67">
              <w:t>frameP</w:t>
            </w:r>
          </w:p>
        </w:tc>
        <w:tc>
          <w:tcPr>
            <w:tcW w:w="2126" w:type="dxa"/>
            <w:vAlign w:val="center"/>
          </w:tcPr>
          <w:p w14:paraId="5B4690C4" w14:textId="77777777" w:rsidR="00090FAA" w:rsidRPr="00756E67" w:rsidRDefault="00090FAA" w:rsidP="00AC4391">
            <w:pPr>
              <w:jc w:val="both"/>
              <w:rPr>
                <w:rFonts w:cs="Times New Roman"/>
              </w:rPr>
            </w:pPr>
            <w:r w:rsidRPr="00756E67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D2C8A8B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0CBBA14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</w:tr>
      <w:tr w:rsidR="00090FAA" w14:paraId="493C2A24" w14:textId="77777777" w:rsidTr="00AC4391">
        <w:trPr>
          <w:jc w:val="center"/>
        </w:trPr>
        <w:tc>
          <w:tcPr>
            <w:tcW w:w="2122" w:type="dxa"/>
            <w:vAlign w:val="center"/>
          </w:tcPr>
          <w:p w14:paraId="0D23C4F3" w14:textId="77777777" w:rsidR="00090FAA" w:rsidRPr="00EE6AF8" w:rsidRDefault="00090FAA" w:rsidP="00AC4391">
            <w:pPr>
              <w:jc w:val="both"/>
            </w:pPr>
            <w:r w:rsidRPr="00EE6AF8">
              <w:t>subframeP</w:t>
            </w:r>
          </w:p>
        </w:tc>
        <w:tc>
          <w:tcPr>
            <w:tcW w:w="2126" w:type="dxa"/>
            <w:vAlign w:val="center"/>
          </w:tcPr>
          <w:p w14:paraId="304750EE" w14:textId="77777777" w:rsidR="00090FAA" w:rsidRDefault="00090FAA" w:rsidP="00AC4391">
            <w:pPr>
              <w:jc w:val="both"/>
            </w:pPr>
            <w:r w:rsidRPr="00756E67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3AF88C35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C27AD9C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</w:tr>
    </w:tbl>
    <w:p w14:paraId="24297348" w14:textId="77777777" w:rsidR="00090FAA" w:rsidRDefault="00090FAA" w:rsidP="00090FAA"/>
    <w:p w14:paraId="3EDDFC49" w14:textId="741FCE8D" w:rsidR="00090FAA" w:rsidRDefault="00090FAA" w:rsidP="00090FAA">
      <w:pPr>
        <w:pStyle w:val="9"/>
        <w:ind w:left="960"/>
      </w:pPr>
      <w:r w:rsidRPr="00275EAC">
        <w:rPr>
          <w:rFonts w:hint="eastAsia"/>
        </w:rPr>
        <w:t>7.1</w:t>
      </w:r>
      <w:r w:rsidR="00183282">
        <w:t>.1</w:t>
      </w:r>
      <w:r w:rsidRPr="00275EAC">
        <w:rPr>
          <w:rFonts w:hint="eastAsia"/>
        </w:rPr>
        <w:t>.4.2.3</w:t>
      </w:r>
      <w:r w:rsidRPr="00275EAC">
        <w:t>.</w:t>
      </w:r>
      <w:r>
        <w:rPr>
          <w:rFonts w:hint="eastAsia"/>
        </w:rPr>
        <w:t>1.4.</w:t>
      </w:r>
      <w:r w:rsidRPr="00275EAC">
        <w:rPr>
          <w:rFonts w:hint="eastAsia"/>
        </w:rPr>
        <w:t xml:space="preserve">1 </w:t>
      </w:r>
      <w:r w:rsidRPr="00275EAC">
        <w:t>compare_UE1_UE2_procedure</w:t>
      </w:r>
    </w:p>
    <w:p w14:paraId="65245349" w14:textId="04E4597B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CE80EFB" wp14:editId="3A19DC6E">
                <wp:simplePos x="0" y="0"/>
                <wp:positionH relativeFrom="column">
                  <wp:posOffset>3781425</wp:posOffset>
                </wp:positionH>
                <wp:positionV relativeFrom="paragraph">
                  <wp:posOffset>5095240</wp:posOffset>
                </wp:positionV>
                <wp:extent cx="1343025" cy="361950"/>
                <wp:effectExtent l="0" t="0" r="9525" b="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877EF" id="矩形 95" o:spid="_x0000_s1026" style="position:absolute;margin-left:297.75pt;margin-top:401.2pt;width:105.75pt;height:2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" fillcolor="white [3212]" stroked="f" strokeweight="2pt"/>
            </w:pict>
          </mc:Fallback>
        </mc:AlternateContent>
      </w:r>
      <w:r w:rsidR="002D6EAB">
        <w:rPr>
          <w:noProof/>
        </w:rPr>
        <w:pict w14:anchorId="014DD0F9">
          <v:shape id="_x0000_i1068" type="#_x0000_t75" style="width:414pt;height:501pt">
            <v:imagedata r:id="rId107" o:title="compare_UE1_UE2_procedure1"/>
          </v:shape>
        </w:pict>
      </w:r>
    </w:p>
    <w:p w14:paraId="3D9BFE66" w14:textId="1A805F16" w:rsidR="00090FAA" w:rsidRPr="008F6D31" w:rsidRDefault="00AC4391" w:rsidP="00AC4391">
      <w:pPr>
        <w:pStyle w:val="Figure"/>
        <w:rPr>
          <w:rFonts w:eastAsia="新細明體"/>
          <w:kern w:val="0"/>
          <w:szCs w:val="24"/>
        </w:rPr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69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275EAC">
        <w:t>compare_UE1_UE2_procedure</w:t>
      </w:r>
    </w:p>
    <w:p w14:paraId="247B5198" w14:textId="77777777" w:rsidR="00090FAA" w:rsidRDefault="00090FAA" w:rsidP="00090FAA"/>
    <w:p w14:paraId="29F5F316" w14:textId="482633E0" w:rsidR="00090FAA" w:rsidRDefault="00AC4391" w:rsidP="00AC439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69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275EAC">
        <w:t>compare_UE1_UE2_procedure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75DDE692" w14:textId="77777777" w:rsidTr="00AC439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B7B55AD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592C104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A0370E7" w14:textId="77777777" w:rsidR="00090FAA" w:rsidRPr="000A00EB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10EF51B" w14:textId="77777777" w:rsidR="00090FAA" w:rsidRDefault="00090FAA" w:rsidP="00AC439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16E671FC" w14:textId="77777777" w:rsidTr="00AC4391">
        <w:trPr>
          <w:jc w:val="center"/>
        </w:trPr>
        <w:tc>
          <w:tcPr>
            <w:tcW w:w="2122" w:type="dxa"/>
            <w:vAlign w:val="center"/>
          </w:tcPr>
          <w:p w14:paraId="5CE3601B" w14:textId="77777777" w:rsidR="00090FAA" w:rsidRDefault="00090FAA" w:rsidP="00AC4391">
            <w:pPr>
              <w:jc w:val="both"/>
              <w:rPr>
                <w:rFonts w:cs="Times New Roman"/>
              </w:rPr>
            </w:pPr>
            <w:r w:rsidRPr="00906DB8">
              <w:t>UE_id1</w:t>
            </w:r>
          </w:p>
        </w:tc>
        <w:tc>
          <w:tcPr>
            <w:tcW w:w="2126" w:type="dxa"/>
            <w:vAlign w:val="center"/>
          </w:tcPr>
          <w:p w14:paraId="19EAC966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 w:val="restart"/>
            <w:vAlign w:val="center"/>
          </w:tcPr>
          <w:p w14:paraId="5F3CFC82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1AFF8BE" w14:textId="77777777" w:rsidR="00090FAA" w:rsidRDefault="00090FAA" w:rsidP="00AC439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645003DD" w14:textId="77777777" w:rsidTr="00AC4391">
        <w:trPr>
          <w:jc w:val="center"/>
        </w:trPr>
        <w:tc>
          <w:tcPr>
            <w:tcW w:w="2122" w:type="dxa"/>
            <w:vAlign w:val="center"/>
          </w:tcPr>
          <w:p w14:paraId="21AF85AC" w14:textId="77777777" w:rsidR="00090FAA" w:rsidRPr="00756E67" w:rsidRDefault="00090FAA" w:rsidP="00AC4391">
            <w:pPr>
              <w:jc w:val="both"/>
            </w:pPr>
            <w:r>
              <w:t>UE_id2</w:t>
            </w:r>
          </w:p>
        </w:tc>
        <w:tc>
          <w:tcPr>
            <w:tcW w:w="2126" w:type="dxa"/>
            <w:vAlign w:val="center"/>
          </w:tcPr>
          <w:p w14:paraId="65A7E901" w14:textId="77777777" w:rsidR="00090FAA" w:rsidRPr="00756E67" w:rsidRDefault="00090FAA" w:rsidP="00AC4391">
            <w:pPr>
              <w:jc w:val="both"/>
              <w:rPr>
                <w:rFonts w:cs="Times New Roman"/>
              </w:rPr>
            </w:pPr>
            <w:r w:rsidRPr="00756E67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5A2BD2D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F40642D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</w:tr>
      <w:tr w:rsidR="00090FAA" w14:paraId="66D51F07" w14:textId="77777777" w:rsidTr="00AC4391">
        <w:trPr>
          <w:jc w:val="center"/>
        </w:trPr>
        <w:tc>
          <w:tcPr>
            <w:tcW w:w="2122" w:type="dxa"/>
            <w:vAlign w:val="center"/>
          </w:tcPr>
          <w:p w14:paraId="6CB11651" w14:textId="77777777" w:rsidR="00090FAA" w:rsidRPr="00EE6AF8" w:rsidRDefault="00090FAA" w:rsidP="00AC4391">
            <w:pPr>
              <w:jc w:val="both"/>
            </w:pPr>
            <w:r w:rsidRPr="00906DB8">
              <w:t>UE_list</w:t>
            </w:r>
          </w:p>
        </w:tc>
        <w:tc>
          <w:tcPr>
            <w:tcW w:w="2126" w:type="dxa"/>
            <w:vAlign w:val="center"/>
          </w:tcPr>
          <w:p w14:paraId="60B203E1" w14:textId="77777777" w:rsidR="00090FAA" w:rsidRDefault="00090FAA" w:rsidP="00AC4391">
            <w:pPr>
              <w:jc w:val="both"/>
            </w:pPr>
            <w:r w:rsidRPr="00906DB8">
              <w:t>UE_list_t *</w:t>
            </w:r>
          </w:p>
        </w:tc>
        <w:tc>
          <w:tcPr>
            <w:tcW w:w="2410" w:type="dxa"/>
            <w:vMerge/>
            <w:vAlign w:val="center"/>
          </w:tcPr>
          <w:p w14:paraId="284BC2A7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D775A6E" w14:textId="77777777" w:rsidR="00090FAA" w:rsidRDefault="00090FAA" w:rsidP="00AC4391">
            <w:pPr>
              <w:jc w:val="both"/>
              <w:rPr>
                <w:rFonts w:cs="Times New Roman"/>
              </w:rPr>
            </w:pPr>
          </w:p>
        </w:tc>
      </w:tr>
    </w:tbl>
    <w:p w14:paraId="19142D22" w14:textId="77777777" w:rsidR="00090FAA" w:rsidRDefault="00090FAA" w:rsidP="00090FAA">
      <w:pPr>
        <w:jc w:val="center"/>
      </w:pPr>
    </w:p>
    <w:p w14:paraId="36141FCF" w14:textId="6C710BAD" w:rsidR="00090FAA" w:rsidRDefault="00090FAA" w:rsidP="00090FAA">
      <w:pPr>
        <w:pStyle w:val="8"/>
        <w:ind w:left="960"/>
      </w:pPr>
      <w:r w:rsidRPr="002A4DB7">
        <w:rPr>
          <w:rFonts w:hint="eastAsia"/>
        </w:rPr>
        <w:lastRenderedPageBreak/>
        <w:t>7.</w:t>
      </w:r>
      <w:r w:rsidR="00183282">
        <w:t>1.</w:t>
      </w:r>
      <w:r w:rsidRPr="002A4DB7">
        <w:rPr>
          <w:rFonts w:hint="eastAsia"/>
        </w:rPr>
        <w:t>1.4.2.3</w:t>
      </w:r>
      <w:r w:rsidRPr="002A4DB7">
        <w:t>.</w:t>
      </w:r>
      <w:r w:rsidRPr="002A4DB7">
        <w:rPr>
          <w:rFonts w:hint="eastAsia"/>
        </w:rPr>
        <w:t>1.</w:t>
      </w:r>
      <w:r>
        <w:rPr>
          <w:rFonts w:hint="eastAsia"/>
        </w:rPr>
        <w:t xml:space="preserve">5 </w:t>
      </w:r>
      <w:r w:rsidRPr="00D74A19">
        <w:t>loop_over_all_active_Ues</w:t>
      </w:r>
    </w:p>
    <w:p w14:paraId="3D15135A" w14:textId="16F06480" w:rsidR="00090FAA" w:rsidRDefault="00090FAA" w:rsidP="00090FAA">
      <w:r>
        <w:rPr>
          <w:noProof/>
        </w:rPr>
        <w:drawing>
          <wp:inline distT="0" distB="0" distL="0" distR="0" wp14:anchorId="70279438" wp14:editId="1EC81DC9">
            <wp:extent cx="4829175" cy="7972425"/>
            <wp:effectExtent l="0" t="0" r="9525" b="9525"/>
            <wp:docPr id="101" name="圖片 101" descr="loop_over_all_active_U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loop_over_all_active_UEs1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E2B9E" wp14:editId="157C969D">
            <wp:extent cx="4867275" cy="8020050"/>
            <wp:effectExtent l="0" t="0" r="9525" b="0"/>
            <wp:docPr id="100" name="圖片 100" descr="loop_over_all_active_UEs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loop_over_all_active_UEs1_1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4916" w14:textId="7B22B97D" w:rsidR="003770D5" w:rsidRDefault="003770D5" w:rsidP="00090FAA">
      <w:r>
        <w:rPr>
          <w:rFonts w:hint="eastAsia"/>
          <w:noProof/>
        </w:rPr>
        <w:lastRenderedPageBreak/>
        <w:drawing>
          <wp:inline distT="0" distB="0" distL="0" distR="0" wp14:anchorId="7276829A" wp14:editId="5EC909A4">
            <wp:extent cx="5045710" cy="1481667"/>
            <wp:effectExtent l="0" t="0" r="2540" b="444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28" cy="148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44A6" w14:textId="3D661477" w:rsidR="00090FAA" w:rsidRPr="008F6D31" w:rsidRDefault="00AC4391" w:rsidP="00AC4391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D74A19">
        <w:t>loop_over_all_active_Ues</w:t>
      </w:r>
    </w:p>
    <w:p w14:paraId="0F1A9629" w14:textId="77777777" w:rsidR="00090FAA" w:rsidRPr="003770D5" w:rsidRDefault="00090FAA" w:rsidP="00090FAA"/>
    <w:p w14:paraId="09FF4E22" w14:textId="117FDC6A" w:rsidR="00090FAA" w:rsidRDefault="00AC4391" w:rsidP="00AC439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70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D74A19">
        <w:t>loop_over_all_active_Ues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59CDEF3E" w14:textId="77777777" w:rsidTr="008E4963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2651A69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BB3007E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D26AD27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FCD80AC" w14:textId="77777777" w:rsidR="00090FAA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2EB1A621" w14:textId="77777777" w:rsidTr="008E4963">
        <w:trPr>
          <w:jc w:val="center"/>
        </w:trPr>
        <w:tc>
          <w:tcPr>
            <w:tcW w:w="2122" w:type="dxa"/>
            <w:vAlign w:val="center"/>
          </w:tcPr>
          <w:p w14:paraId="4C601688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t>Mod_id</w:t>
            </w:r>
          </w:p>
        </w:tc>
        <w:tc>
          <w:tcPr>
            <w:tcW w:w="2126" w:type="dxa"/>
            <w:vAlign w:val="center"/>
          </w:tcPr>
          <w:p w14:paraId="1D4D46A9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89C8069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6F70CC4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030B04C0" w14:textId="77777777" w:rsidTr="008E4963">
        <w:trPr>
          <w:jc w:val="center"/>
        </w:trPr>
        <w:tc>
          <w:tcPr>
            <w:tcW w:w="2122" w:type="dxa"/>
            <w:vAlign w:val="center"/>
          </w:tcPr>
          <w:p w14:paraId="703EFB2E" w14:textId="77777777" w:rsidR="00090FAA" w:rsidRPr="00756E67" w:rsidRDefault="00090FAA" w:rsidP="008E4963">
            <w:pPr>
              <w:jc w:val="both"/>
            </w:pPr>
            <w:r>
              <w:t>CC_id</w:t>
            </w:r>
          </w:p>
        </w:tc>
        <w:tc>
          <w:tcPr>
            <w:tcW w:w="2126" w:type="dxa"/>
            <w:vAlign w:val="center"/>
          </w:tcPr>
          <w:p w14:paraId="3B370095" w14:textId="77777777" w:rsidR="00090FAA" w:rsidRPr="00756E67" w:rsidRDefault="00090FAA" w:rsidP="008E4963">
            <w:pPr>
              <w:jc w:val="both"/>
              <w:rPr>
                <w:rFonts w:cs="Times New Roman"/>
              </w:rPr>
            </w:pPr>
            <w:r w:rsidRPr="007B0721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481E2B1F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86919AE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62B6CC1A" w14:textId="77777777" w:rsidTr="008E4963">
        <w:trPr>
          <w:jc w:val="center"/>
        </w:trPr>
        <w:tc>
          <w:tcPr>
            <w:tcW w:w="2122" w:type="dxa"/>
            <w:vAlign w:val="center"/>
          </w:tcPr>
          <w:p w14:paraId="58C1F9BD" w14:textId="77777777" w:rsidR="00090FAA" w:rsidRPr="00EE6AF8" w:rsidRDefault="00090FAA" w:rsidP="008E4963">
            <w:pPr>
              <w:jc w:val="both"/>
            </w:pPr>
            <w:r w:rsidRPr="00906DB8">
              <w:t>UE_list</w:t>
            </w:r>
          </w:p>
        </w:tc>
        <w:tc>
          <w:tcPr>
            <w:tcW w:w="2126" w:type="dxa"/>
            <w:vAlign w:val="center"/>
          </w:tcPr>
          <w:p w14:paraId="2496A626" w14:textId="77777777" w:rsidR="00090FAA" w:rsidRDefault="00090FAA" w:rsidP="008E4963">
            <w:pPr>
              <w:jc w:val="both"/>
            </w:pPr>
            <w:r w:rsidRPr="00906DB8">
              <w:t>UE_list_t *</w:t>
            </w:r>
          </w:p>
        </w:tc>
        <w:tc>
          <w:tcPr>
            <w:tcW w:w="2410" w:type="dxa"/>
            <w:vMerge/>
            <w:vAlign w:val="center"/>
          </w:tcPr>
          <w:p w14:paraId="4270CC28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C54F7E3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1F773427" w14:textId="77777777" w:rsidTr="008E4963">
        <w:trPr>
          <w:jc w:val="center"/>
        </w:trPr>
        <w:tc>
          <w:tcPr>
            <w:tcW w:w="2122" w:type="dxa"/>
            <w:vAlign w:val="center"/>
          </w:tcPr>
          <w:p w14:paraId="19C0FF67" w14:textId="77777777" w:rsidR="00090FAA" w:rsidRPr="00906DB8" w:rsidRDefault="00090FAA" w:rsidP="008E4963">
            <w:pPr>
              <w:jc w:val="both"/>
            </w:pPr>
            <w:r>
              <w:rPr>
                <w:rFonts w:hint="eastAsia"/>
              </w:rPr>
              <w:t>U</w:t>
            </w:r>
            <w:r>
              <w:t>E_id</w:t>
            </w:r>
          </w:p>
        </w:tc>
        <w:tc>
          <w:tcPr>
            <w:tcW w:w="2126" w:type="dxa"/>
            <w:vAlign w:val="center"/>
          </w:tcPr>
          <w:p w14:paraId="1C12D2DC" w14:textId="77777777" w:rsidR="00090FAA" w:rsidRPr="00906DB8" w:rsidRDefault="00090FAA" w:rsidP="008E4963">
            <w:pPr>
              <w:jc w:val="both"/>
            </w:pPr>
            <w:r>
              <w:rPr>
                <w:rFonts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192FFD7E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11C8DC2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</w:tbl>
    <w:p w14:paraId="3B188C7E" w14:textId="77777777" w:rsidR="00090FAA" w:rsidRDefault="00090FAA" w:rsidP="00090FAA"/>
    <w:p w14:paraId="4DBB1C61" w14:textId="12D5178F" w:rsidR="00090FAA" w:rsidRDefault="00090FAA" w:rsidP="00CA7CCC">
      <w:pPr>
        <w:pStyle w:val="8"/>
        <w:ind w:left="960"/>
      </w:pPr>
      <w:r w:rsidRPr="002A4DB7">
        <w:rPr>
          <w:rFonts w:hint="eastAsia"/>
        </w:rPr>
        <w:lastRenderedPageBreak/>
        <w:t>7.</w:t>
      </w:r>
      <w:r w:rsidR="00183282">
        <w:t>1.</w:t>
      </w:r>
      <w:r w:rsidRPr="002A4DB7">
        <w:rPr>
          <w:rFonts w:hint="eastAsia"/>
        </w:rPr>
        <w:t>1.4.2.3</w:t>
      </w:r>
      <w:r w:rsidRPr="002A4DB7">
        <w:t>.</w:t>
      </w:r>
      <w:r w:rsidRPr="002A4DB7">
        <w:rPr>
          <w:rFonts w:hint="eastAsia"/>
        </w:rPr>
        <w:t>1.</w:t>
      </w:r>
      <w:r>
        <w:rPr>
          <w:rFonts w:hint="eastAsia"/>
        </w:rPr>
        <w:t xml:space="preserve">6 </w:t>
      </w:r>
      <w:r w:rsidRPr="008A64C8">
        <w:t>2_rounds_Allocation</w:t>
      </w:r>
    </w:p>
    <w:p w14:paraId="1E3C881D" w14:textId="78E8812B" w:rsidR="00090FAA" w:rsidRDefault="006E4972" w:rsidP="00090FAA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ED9113" wp14:editId="351A8B7F">
                <wp:simplePos x="0" y="0"/>
                <wp:positionH relativeFrom="column">
                  <wp:posOffset>2971800</wp:posOffset>
                </wp:positionH>
                <wp:positionV relativeFrom="paragraph">
                  <wp:posOffset>200025</wp:posOffset>
                </wp:positionV>
                <wp:extent cx="1743075" cy="952500"/>
                <wp:effectExtent l="0" t="0" r="9525" b="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41543" id="矩形 96" o:spid="_x0000_s1026" style="position:absolute;margin-left:234pt;margin-top:15.75pt;width:137.25pt;height: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" fillcolor="white [3212]" stroked="f" strokeweight="2pt"/>
            </w:pict>
          </mc:Fallback>
        </mc:AlternateContent>
      </w:r>
      <w:r w:rsidR="002D6EAB">
        <w:rPr>
          <w:noProof/>
        </w:rPr>
        <w:pict w14:anchorId="4D80CC71">
          <v:shape id="_x0000_i1069" type="#_x0000_t75" style="width:385.8pt;height:636pt">
            <v:imagedata r:id="rId111" o:title="2_rounds_Allocation1"/>
          </v:shape>
        </w:pict>
      </w:r>
      <w:r w:rsidR="002D6EAB">
        <w:rPr>
          <w:noProof/>
        </w:rPr>
        <w:lastRenderedPageBreak/>
        <w:pict w14:anchorId="070C6A29">
          <v:shape id="_x0000_i1070" type="#_x0000_t75" style="width:387pt;height:213.6pt">
            <v:imagedata r:id="rId112" o:title="2_rounds_Allocation1_1"/>
          </v:shape>
        </w:pict>
      </w:r>
    </w:p>
    <w:p w14:paraId="133E6FF8" w14:textId="45B8C113" w:rsidR="00090FAA" w:rsidRPr="008F6D31" w:rsidRDefault="00FB5436" w:rsidP="00FB5436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71</w:t>
      </w:r>
      <w:r w:rsidR="00A53881">
        <w:rPr>
          <w:noProof/>
        </w:rPr>
        <w:fldChar w:fldCharType="end"/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8A64C8">
        <w:t>2_rounds_Allocation</w:t>
      </w:r>
    </w:p>
    <w:p w14:paraId="5D5A2FBE" w14:textId="77777777" w:rsidR="00090FAA" w:rsidRDefault="00090FAA" w:rsidP="00090FAA"/>
    <w:p w14:paraId="67E68422" w14:textId="364534B2" w:rsidR="00090FAA" w:rsidRDefault="00FB5436" w:rsidP="00FB543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71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8A64C8">
        <w:t>2_rounds_Allocation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5B0E24CE" w14:textId="77777777" w:rsidTr="008E4963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1167ECB6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AF0CC38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2D772D5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E5D4432" w14:textId="77777777" w:rsidR="00090FAA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0D55FEB4" w14:textId="77777777" w:rsidTr="008E4963">
        <w:trPr>
          <w:jc w:val="center"/>
        </w:trPr>
        <w:tc>
          <w:tcPr>
            <w:tcW w:w="2122" w:type="dxa"/>
            <w:vAlign w:val="center"/>
          </w:tcPr>
          <w:p w14:paraId="48A6C961" w14:textId="77777777" w:rsidR="00090FAA" w:rsidRPr="00756E67" w:rsidRDefault="00090FAA" w:rsidP="008E4963">
            <w:pPr>
              <w:jc w:val="both"/>
            </w:pPr>
            <w:r>
              <w:t>CC_id</w:t>
            </w:r>
          </w:p>
        </w:tc>
        <w:tc>
          <w:tcPr>
            <w:tcW w:w="2126" w:type="dxa"/>
            <w:vAlign w:val="center"/>
          </w:tcPr>
          <w:p w14:paraId="41886036" w14:textId="77777777" w:rsidR="00090FAA" w:rsidRPr="00756E67" w:rsidRDefault="00090FAA" w:rsidP="008E4963">
            <w:pPr>
              <w:jc w:val="both"/>
              <w:rPr>
                <w:rFonts w:cs="Times New Roman"/>
              </w:rPr>
            </w:pPr>
            <w:r w:rsidRPr="007B0721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 w:val="restart"/>
            <w:vAlign w:val="center"/>
          </w:tcPr>
          <w:p w14:paraId="27DFC685" w14:textId="7446E256" w:rsidR="00090FAA" w:rsidRDefault="008E4963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ECF9A0F" w14:textId="113C4CB5" w:rsidR="00090FAA" w:rsidRDefault="008E4963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597ED84E" w14:textId="77777777" w:rsidTr="008E4963">
        <w:trPr>
          <w:jc w:val="center"/>
        </w:trPr>
        <w:tc>
          <w:tcPr>
            <w:tcW w:w="2122" w:type="dxa"/>
            <w:vAlign w:val="center"/>
          </w:tcPr>
          <w:p w14:paraId="3718FD48" w14:textId="77777777" w:rsidR="00090FAA" w:rsidRPr="00EE6AF8" w:rsidRDefault="00090FAA" w:rsidP="008E4963">
            <w:pPr>
              <w:jc w:val="both"/>
            </w:pPr>
            <w:r w:rsidRPr="00906DB8">
              <w:t>UE_list</w:t>
            </w:r>
          </w:p>
        </w:tc>
        <w:tc>
          <w:tcPr>
            <w:tcW w:w="2126" w:type="dxa"/>
            <w:vAlign w:val="center"/>
          </w:tcPr>
          <w:p w14:paraId="54B98E58" w14:textId="77777777" w:rsidR="00090FAA" w:rsidRDefault="00090FAA" w:rsidP="008E4963">
            <w:pPr>
              <w:jc w:val="both"/>
            </w:pPr>
            <w:r w:rsidRPr="00906DB8">
              <w:t>UE_list_t *</w:t>
            </w:r>
          </w:p>
        </w:tc>
        <w:tc>
          <w:tcPr>
            <w:tcW w:w="2410" w:type="dxa"/>
            <w:vMerge/>
            <w:vAlign w:val="center"/>
          </w:tcPr>
          <w:p w14:paraId="6D96A1FA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6D0F61F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</w:tbl>
    <w:p w14:paraId="723D0864" w14:textId="77777777" w:rsidR="00090FAA" w:rsidRDefault="00090FAA" w:rsidP="00090FAA"/>
    <w:p w14:paraId="53BDD034" w14:textId="70AA8741" w:rsidR="00090FAA" w:rsidRPr="00CA7CCC" w:rsidRDefault="00090FAA" w:rsidP="00CA7CCC">
      <w:pPr>
        <w:pStyle w:val="9"/>
        <w:ind w:left="960"/>
        <w:rPr>
          <w:sz w:val="28"/>
        </w:rPr>
      </w:pPr>
      <w:r w:rsidRPr="00646DD4">
        <w:rPr>
          <w:rFonts w:hint="eastAsia"/>
          <w:sz w:val="28"/>
        </w:rPr>
        <w:lastRenderedPageBreak/>
        <w:t>7.</w:t>
      </w:r>
      <w:r w:rsidR="00183282">
        <w:rPr>
          <w:sz w:val="28"/>
        </w:rPr>
        <w:t>1.</w:t>
      </w:r>
      <w:r w:rsidRPr="00646DD4">
        <w:rPr>
          <w:rFonts w:hint="eastAsia"/>
          <w:sz w:val="28"/>
        </w:rPr>
        <w:t>1.4.2.3</w:t>
      </w:r>
      <w:r w:rsidRPr="00646DD4">
        <w:rPr>
          <w:sz w:val="28"/>
        </w:rPr>
        <w:t>.</w:t>
      </w:r>
      <w:r w:rsidRPr="00646DD4">
        <w:rPr>
          <w:rFonts w:hint="eastAsia"/>
          <w:sz w:val="28"/>
        </w:rPr>
        <w:t xml:space="preserve">1.6 </w:t>
      </w:r>
      <w:r w:rsidRPr="00646DD4">
        <w:rPr>
          <w:sz w:val="28"/>
        </w:rPr>
        <w:t>2</w:t>
      </w:r>
      <w:r w:rsidRPr="00646DD4">
        <w:rPr>
          <w:rFonts w:hint="eastAsia"/>
          <w:sz w:val="28"/>
        </w:rPr>
        <w:t xml:space="preserve">.1 </w:t>
      </w:r>
      <w:r w:rsidRPr="00646DD4">
        <w:rPr>
          <w:sz w:val="28"/>
        </w:rPr>
        <w:t>dlsch_scheduler_pre_processor_allocate</w:t>
      </w:r>
    </w:p>
    <w:p w14:paraId="33E94F2E" w14:textId="7E995592" w:rsidR="00090FAA" w:rsidRDefault="002D6EAB" w:rsidP="00090FAA">
      <w:pPr>
        <w:rPr>
          <w:noProof/>
        </w:rPr>
      </w:pPr>
      <w:r>
        <w:rPr>
          <w:noProof/>
        </w:rPr>
        <w:pict w14:anchorId="07624741">
          <v:shape id="_x0000_i1071" type="#_x0000_t75" style="width:387pt;height:638.4pt">
            <v:imagedata r:id="rId113" o:title="dlsch_scheduler_pre_processor_allocate1"/>
          </v:shape>
        </w:pict>
      </w:r>
    </w:p>
    <w:p w14:paraId="5AD7E1E0" w14:textId="139DFCFB" w:rsidR="00CA7CCC" w:rsidRDefault="002D6EAB" w:rsidP="00090FAA">
      <w:r>
        <w:rPr>
          <w:noProof/>
        </w:rPr>
        <w:lastRenderedPageBreak/>
        <w:pict w14:anchorId="647E0834">
          <v:shape id="_x0000_i1072" type="#_x0000_t75" style="width:397.8pt;height:431.4pt">
            <v:imagedata r:id="rId114" o:title="dlsch_scheduler_pre_processor_allocate1_1"/>
          </v:shape>
        </w:pict>
      </w:r>
    </w:p>
    <w:p w14:paraId="188F6DF5" w14:textId="5CFBC202" w:rsidR="00090FAA" w:rsidRDefault="00FB5436" w:rsidP="00FB5436">
      <w:pPr>
        <w:pStyle w:val="Figure"/>
        <w:rPr>
          <w:rFonts w:eastAsia="新細明體"/>
          <w:kern w:val="0"/>
          <w:szCs w:val="24"/>
        </w:rPr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 w:rsidRPr="00A10496">
        <w:rPr>
          <w:rFonts w:eastAsia="新細明體"/>
          <w:kern w:val="0"/>
          <w:szCs w:val="24"/>
        </w:rPr>
        <w:t>Procedure level of</w:t>
      </w:r>
      <w:r w:rsidR="00090FAA">
        <w:rPr>
          <w:rFonts w:eastAsia="新細明體" w:hint="eastAsia"/>
          <w:kern w:val="0"/>
          <w:szCs w:val="24"/>
        </w:rPr>
        <w:t xml:space="preserve"> </w:t>
      </w:r>
      <w:r w:rsidR="00090FAA" w:rsidRPr="00785139">
        <w:rPr>
          <w:rFonts w:eastAsia="新細明體"/>
          <w:kern w:val="0"/>
          <w:szCs w:val="24"/>
        </w:rPr>
        <w:t>dlsch_scheduler_pre_processor_allocate</w:t>
      </w:r>
    </w:p>
    <w:p w14:paraId="517A061A" w14:textId="77777777" w:rsidR="00090FAA" w:rsidRDefault="00090FAA" w:rsidP="00090FAA"/>
    <w:p w14:paraId="5148F2D4" w14:textId="709A6F07" w:rsidR="00090FAA" w:rsidRDefault="008E4963" w:rsidP="008E4963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72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Parameters of </w:t>
      </w:r>
      <w:r w:rsidR="00090FAA" w:rsidRPr="00785139">
        <w:rPr>
          <w:rFonts w:eastAsia="新細明體"/>
          <w:kern w:val="0"/>
          <w:szCs w:val="24"/>
        </w:rPr>
        <w:t>dlsch_scheduler_pre_processor_allocate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5894FE8E" w14:textId="77777777" w:rsidTr="008E4963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698919E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6175C19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935151B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4778778" w14:textId="77777777" w:rsidR="00090FAA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1F085028" w14:textId="77777777" w:rsidTr="008E4963">
        <w:trPr>
          <w:jc w:val="center"/>
        </w:trPr>
        <w:tc>
          <w:tcPr>
            <w:tcW w:w="2122" w:type="dxa"/>
            <w:vAlign w:val="center"/>
          </w:tcPr>
          <w:p w14:paraId="66F66001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0B3DDE">
              <w:t>Mod_id</w:t>
            </w:r>
          </w:p>
        </w:tc>
        <w:tc>
          <w:tcPr>
            <w:tcW w:w="2126" w:type="dxa"/>
            <w:vAlign w:val="center"/>
          </w:tcPr>
          <w:p w14:paraId="14CDFF13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3DBF4748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6E1E64A7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2C4959C8" w14:textId="77777777" w:rsidTr="008E4963">
        <w:trPr>
          <w:jc w:val="center"/>
        </w:trPr>
        <w:tc>
          <w:tcPr>
            <w:tcW w:w="2122" w:type="dxa"/>
            <w:vAlign w:val="center"/>
          </w:tcPr>
          <w:p w14:paraId="1CF7E12E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EE6AF8">
              <w:t>UE_id</w:t>
            </w:r>
          </w:p>
        </w:tc>
        <w:tc>
          <w:tcPr>
            <w:tcW w:w="2126" w:type="dxa"/>
            <w:vAlign w:val="center"/>
          </w:tcPr>
          <w:p w14:paraId="6C866299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A816CF5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23DEA10" w14:textId="77777777" w:rsidR="00090FAA" w:rsidRPr="00E701C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4086887C" w14:textId="77777777" w:rsidTr="008E4963">
        <w:trPr>
          <w:jc w:val="center"/>
        </w:trPr>
        <w:tc>
          <w:tcPr>
            <w:tcW w:w="2122" w:type="dxa"/>
            <w:vAlign w:val="center"/>
          </w:tcPr>
          <w:p w14:paraId="15060BB3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  <w:r w:rsidRPr="00EE6AF8">
              <w:t>CC_id</w:t>
            </w:r>
          </w:p>
        </w:tc>
        <w:tc>
          <w:tcPr>
            <w:tcW w:w="2126" w:type="dxa"/>
            <w:vAlign w:val="center"/>
          </w:tcPr>
          <w:p w14:paraId="23FB94CA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  <w:r w:rsidRPr="000B3DDE">
              <w:t>uint8_t</w:t>
            </w:r>
          </w:p>
        </w:tc>
        <w:tc>
          <w:tcPr>
            <w:tcW w:w="2410" w:type="dxa"/>
            <w:vMerge/>
            <w:vAlign w:val="center"/>
          </w:tcPr>
          <w:p w14:paraId="0587DD28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83BFDDB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3ABEB150" w14:textId="77777777" w:rsidTr="008E4963">
        <w:trPr>
          <w:jc w:val="center"/>
        </w:trPr>
        <w:tc>
          <w:tcPr>
            <w:tcW w:w="2122" w:type="dxa"/>
            <w:vAlign w:val="center"/>
          </w:tcPr>
          <w:p w14:paraId="042ED34B" w14:textId="77777777" w:rsidR="00090FAA" w:rsidRPr="00B84B61" w:rsidRDefault="00090FAA" w:rsidP="008E4963">
            <w:pPr>
              <w:jc w:val="both"/>
            </w:pPr>
            <w:r w:rsidRPr="000B3DDE">
              <w:t>N_RBG</w:t>
            </w:r>
          </w:p>
        </w:tc>
        <w:tc>
          <w:tcPr>
            <w:tcW w:w="2126" w:type="dxa"/>
            <w:vAlign w:val="center"/>
          </w:tcPr>
          <w:p w14:paraId="136C9A59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486A015A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5C2BC4E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405EB2B2" w14:textId="77777777" w:rsidTr="008E4963">
        <w:trPr>
          <w:jc w:val="center"/>
        </w:trPr>
        <w:tc>
          <w:tcPr>
            <w:tcW w:w="2122" w:type="dxa"/>
            <w:vAlign w:val="center"/>
          </w:tcPr>
          <w:p w14:paraId="40A50DA6" w14:textId="77777777" w:rsidR="00090FAA" w:rsidRPr="000B3DDE" w:rsidRDefault="00090FAA" w:rsidP="008E4963">
            <w:pPr>
              <w:jc w:val="both"/>
              <w:rPr>
                <w:sz w:val="22"/>
              </w:rPr>
            </w:pPr>
            <w:r w:rsidRPr="000B3DDE">
              <w:rPr>
                <w:sz w:val="22"/>
              </w:rPr>
              <w:t>transmission_mode</w:t>
            </w:r>
          </w:p>
        </w:tc>
        <w:tc>
          <w:tcPr>
            <w:tcW w:w="2126" w:type="dxa"/>
            <w:vAlign w:val="center"/>
          </w:tcPr>
          <w:p w14:paraId="17096D01" w14:textId="77777777" w:rsidR="00090FAA" w:rsidRDefault="00090FAA" w:rsidP="008E4963">
            <w:pPr>
              <w:jc w:val="both"/>
            </w:pPr>
            <w:r w:rsidRPr="000B3DDE">
              <w:t>int</w:t>
            </w:r>
          </w:p>
        </w:tc>
        <w:tc>
          <w:tcPr>
            <w:tcW w:w="2410" w:type="dxa"/>
            <w:vMerge/>
            <w:vAlign w:val="center"/>
          </w:tcPr>
          <w:p w14:paraId="5FA76EB7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54F5AE4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193ECB6D" w14:textId="77777777" w:rsidTr="008E4963">
        <w:trPr>
          <w:jc w:val="center"/>
        </w:trPr>
        <w:tc>
          <w:tcPr>
            <w:tcW w:w="2122" w:type="dxa"/>
            <w:vAlign w:val="center"/>
          </w:tcPr>
          <w:p w14:paraId="0BFA36A7" w14:textId="77777777" w:rsidR="00090FAA" w:rsidRPr="00EE6AF8" w:rsidRDefault="00090FAA" w:rsidP="008E4963">
            <w:pPr>
              <w:jc w:val="both"/>
            </w:pPr>
            <w:r w:rsidRPr="000B3DDE">
              <w:t>min_rb_unit</w:t>
            </w:r>
          </w:p>
        </w:tc>
        <w:tc>
          <w:tcPr>
            <w:tcW w:w="2126" w:type="dxa"/>
            <w:vAlign w:val="center"/>
          </w:tcPr>
          <w:p w14:paraId="190F4BEF" w14:textId="77777777" w:rsidR="00090FAA" w:rsidRPr="000B3DDE" w:rsidRDefault="00090FAA" w:rsidP="008E4963">
            <w:pPr>
              <w:jc w:val="both"/>
            </w:pPr>
            <w:r w:rsidRPr="000B3DDE">
              <w:t>int</w:t>
            </w:r>
          </w:p>
        </w:tc>
        <w:tc>
          <w:tcPr>
            <w:tcW w:w="2410" w:type="dxa"/>
            <w:vMerge/>
            <w:vAlign w:val="center"/>
          </w:tcPr>
          <w:p w14:paraId="7AE0CA31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CB9A6C0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5093A076" w14:textId="77777777" w:rsidTr="008E4963">
        <w:trPr>
          <w:jc w:val="center"/>
        </w:trPr>
        <w:tc>
          <w:tcPr>
            <w:tcW w:w="2122" w:type="dxa"/>
            <w:vAlign w:val="center"/>
          </w:tcPr>
          <w:p w14:paraId="190EC681" w14:textId="77777777" w:rsidR="00090FAA" w:rsidRPr="00EE6AF8" w:rsidRDefault="00090FAA" w:rsidP="008E4963">
            <w:pPr>
              <w:jc w:val="both"/>
            </w:pPr>
            <w:r w:rsidRPr="000B3DDE">
              <w:t>N_RB_DL</w:t>
            </w:r>
          </w:p>
        </w:tc>
        <w:tc>
          <w:tcPr>
            <w:tcW w:w="2126" w:type="dxa"/>
            <w:vAlign w:val="center"/>
          </w:tcPr>
          <w:p w14:paraId="66E1F54A" w14:textId="77777777" w:rsidR="00090FAA" w:rsidRPr="000B3DDE" w:rsidRDefault="00090FAA" w:rsidP="008E4963">
            <w:pPr>
              <w:jc w:val="both"/>
            </w:pPr>
            <w:r w:rsidRPr="000B3DDE">
              <w:t>uint8_t</w:t>
            </w:r>
          </w:p>
        </w:tc>
        <w:tc>
          <w:tcPr>
            <w:tcW w:w="2410" w:type="dxa"/>
            <w:vMerge/>
            <w:vAlign w:val="center"/>
          </w:tcPr>
          <w:p w14:paraId="058BFB17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62C67B6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222A87F9" w14:textId="77777777" w:rsidTr="008E4963">
        <w:trPr>
          <w:jc w:val="center"/>
        </w:trPr>
        <w:tc>
          <w:tcPr>
            <w:tcW w:w="2122" w:type="dxa"/>
            <w:vAlign w:val="center"/>
          </w:tcPr>
          <w:p w14:paraId="4A7FA58F" w14:textId="77777777" w:rsidR="00090FAA" w:rsidRPr="00EE6AF8" w:rsidRDefault="00090FAA" w:rsidP="008E4963">
            <w:pPr>
              <w:jc w:val="both"/>
            </w:pPr>
            <w:r w:rsidRPr="000B3DDE">
              <w:t>nb_rbs_required</w:t>
            </w:r>
          </w:p>
        </w:tc>
        <w:tc>
          <w:tcPr>
            <w:tcW w:w="2126" w:type="dxa"/>
            <w:vAlign w:val="center"/>
          </w:tcPr>
          <w:p w14:paraId="1DFF3EDC" w14:textId="77777777" w:rsidR="00090FAA" w:rsidRPr="000B3DDE" w:rsidRDefault="00090FAA" w:rsidP="008E4963">
            <w:pPr>
              <w:jc w:val="both"/>
            </w:pPr>
            <w:r w:rsidRPr="000B3DDE">
              <w:t>uint16_t</w:t>
            </w:r>
          </w:p>
        </w:tc>
        <w:tc>
          <w:tcPr>
            <w:tcW w:w="2410" w:type="dxa"/>
            <w:vMerge/>
            <w:vAlign w:val="center"/>
          </w:tcPr>
          <w:p w14:paraId="641B4494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522C69F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0D16A117" w14:textId="77777777" w:rsidTr="008E4963">
        <w:trPr>
          <w:jc w:val="center"/>
        </w:trPr>
        <w:tc>
          <w:tcPr>
            <w:tcW w:w="2122" w:type="dxa"/>
            <w:vAlign w:val="center"/>
          </w:tcPr>
          <w:p w14:paraId="54AF1680" w14:textId="77777777" w:rsidR="00090FAA" w:rsidRPr="00EE6AF8" w:rsidRDefault="00090FAA" w:rsidP="008E4963">
            <w:pPr>
              <w:jc w:val="both"/>
            </w:pPr>
            <w:r w:rsidRPr="000B3DDE">
              <w:t>nb_rbs_required_remaining</w:t>
            </w:r>
          </w:p>
        </w:tc>
        <w:tc>
          <w:tcPr>
            <w:tcW w:w="2126" w:type="dxa"/>
            <w:vAlign w:val="center"/>
          </w:tcPr>
          <w:p w14:paraId="5BFF0B6F" w14:textId="77777777" w:rsidR="00090FAA" w:rsidRPr="000B3DDE" w:rsidRDefault="00090FAA" w:rsidP="008E4963">
            <w:pPr>
              <w:jc w:val="both"/>
            </w:pPr>
            <w:r w:rsidRPr="000B3DDE">
              <w:t>uint16_t</w:t>
            </w:r>
          </w:p>
        </w:tc>
        <w:tc>
          <w:tcPr>
            <w:tcW w:w="2410" w:type="dxa"/>
            <w:vMerge/>
            <w:vAlign w:val="center"/>
          </w:tcPr>
          <w:p w14:paraId="6266807B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15BE2C0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2CB61343" w14:textId="77777777" w:rsidTr="008E4963">
        <w:trPr>
          <w:jc w:val="center"/>
        </w:trPr>
        <w:tc>
          <w:tcPr>
            <w:tcW w:w="2122" w:type="dxa"/>
            <w:vAlign w:val="center"/>
          </w:tcPr>
          <w:p w14:paraId="382EB1D1" w14:textId="77777777" w:rsidR="00090FAA" w:rsidRPr="00EE6AF8" w:rsidRDefault="00090FAA" w:rsidP="008E4963">
            <w:pPr>
              <w:jc w:val="both"/>
            </w:pPr>
            <w:r w:rsidRPr="000B3DDE">
              <w:lastRenderedPageBreak/>
              <w:t>rballoc_sub</w:t>
            </w:r>
          </w:p>
        </w:tc>
        <w:tc>
          <w:tcPr>
            <w:tcW w:w="2126" w:type="dxa"/>
            <w:vAlign w:val="center"/>
          </w:tcPr>
          <w:p w14:paraId="72687D2F" w14:textId="77777777" w:rsidR="00090FAA" w:rsidRPr="000B3DDE" w:rsidRDefault="00090FAA" w:rsidP="008E4963">
            <w:pPr>
              <w:jc w:val="both"/>
            </w:pPr>
            <w:r w:rsidRPr="000B3DDE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2D97613F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37A7A64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5845CDEA" w14:textId="77777777" w:rsidTr="008E4963">
        <w:trPr>
          <w:jc w:val="center"/>
        </w:trPr>
        <w:tc>
          <w:tcPr>
            <w:tcW w:w="2122" w:type="dxa"/>
            <w:vAlign w:val="center"/>
          </w:tcPr>
          <w:p w14:paraId="600DCF60" w14:textId="77777777" w:rsidR="00090FAA" w:rsidRPr="000B3DDE" w:rsidRDefault="00090FAA" w:rsidP="008E4963">
            <w:pPr>
              <w:jc w:val="both"/>
              <w:rPr>
                <w:sz w:val="18"/>
                <w:szCs w:val="18"/>
              </w:rPr>
            </w:pPr>
            <w:r w:rsidRPr="000B3DDE">
              <w:rPr>
                <w:sz w:val="18"/>
                <w:szCs w:val="18"/>
              </w:rPr>
              <w:t>MIMO_mode_indicator</w:t>
            </w:r>
          </w:p>
        </w:tc>
        <w:tc>
          <w:tcPr>
            <w:tcW w:w="2126" w:type="dxa"/>
            <w:vAlign w:val="center"/>
          </w:tcPr>
          <w:p w14:paraId="0CD96E25" w14:textId="77777777" w:rsidR="00090FAA" w:rsidRPr="000B3DDE" w:rsidRDefault="00090FAA" w:rsidP="008E4963">
            <w:pPr>
              <w:jc w:val="both"/>
            </w:pPr>
            <w:r w:rsidRPr="000B3DDE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0C6333DF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4C9AEDA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</w:tbl>
    <w:p w14:paraId="08F9795B" w14:textId="1F2D8B13" w:rsidR="00090FAA" w:rsidRDefault="00090FAA" w:rsidP="00090FAA">
      <w:pPr>
        <w:widowControl/>
        <w:rPr>
          <w:rFonts w:asciiTheme="majorHAnsi" w:eastAsiaTheme="majorEastAsia" w:hAnsiTheme="majorHAnsi" w:cstheme="majorBidi"/>
          <w:sz w:val="36"/>
          <w:szCs w:val="36"/>
        </w:rPr>
      </w:pPr>
    </w:p>
    <w:p w14:paraId="65B14863" w14:textId="631C09D8" w:rsidR="00090FAA" w:rsidRDefault="00090FAA" w:rsidP="00090FAA">
      <w:pPr>
        <w:pStyle w:val="5"/>
        <w:ind w:left="480"/>
      </w:pPr>
      <w:r>
        <w:lastRenderedPageBreak/>
        <w:t>7.1</w:t>
      </w:r>
      <w:r w:rsidR="00945FC0">
        <w:t>.1</w:t>
      </w:r>
      <w:r>
        <w:t>.4.3 f</w:t>
      </w:r>
      <w:r>
        <w:rPr>
          <w:rFonts w:hint="eastAsia"/>
        </w:rPr>
        <w:t>ill_</w:t>
      </w:r>
      <w:r>
        <w:t>DLSCH_dci</w:t>
      </w:r>
    </w:p>
    <w:p w14:paraId="16356B7A" w14:textId="77777777" w:rsidR="008E4963" w:rsidRDefault="00090FAA" w:rsidP="008E4963">
      <w:pPr>
        <w:jc w:val="center"/>
      </w:pPr>
      <w:r>
        <w:rPr>
          <w:noProof/>
        </w:rPr>
        <w:drawing>
          <wp:inline distT="0" distB="0" distL="0" distR="0" wp14:anchorId="079E3EA7" wp14:editId="07C98AC9">
            <wp:extent cx="4867275" cy="8039100"/>
            <wp:effectExtent l="0" t="0" r="9525" b="0"/>
            <wp:docPr id="97" name="圖片 97" descr="C__Users_Tian-Ren_Dropbox_Lab_NB-IoT_SDL_NewProcedurefill_DLSCH_dc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__Users_Tian-Ren_Dropbox_Lab_NB-IoT_SDL_NewProcedurefill_DLSCH_dci1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58F5" w14:textId="4163B1A3" w:rsidR="008E4963" w:rsidRDefault="00DA0EB8" w:rsidP="008E4963">
      <w:pPr>
        <w:jc w:val="center"/>
      </w:pPr>
      <w:r>
        <w:rPr>
          <w:noProof/>
        </w:rPr>
        <w:lastRenderedPageBreak/>
        <w:drawing>
          <wp:inline distT="0" distB="0" distL="0" distR="0" wp14:anchorId="10BBC1E9" wp14:editId="752A363E">
            <wp:extent cx="4902200" cy="17608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10" cy="17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DDDF" w14:textId="50312AAD" w:rsidR="00090FAA" w:rsidRDefault="008E4963" w:rsidP="008E4963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73</w:t>
      </w:r>
      <w:r w:rsidR="00A53881">
        <w:rPr>
          <w:noProof/>
        </w:rPr>
        <w:fldChar w:fldCharType="end"/>
      </w:r>
      <w:r>
        <w:rPr>
          <w:rFonts w:hint="eastAsia"/>
        </w:rPr>
        <w:t xml:space="preserve"> </w:t>
      </w:r>
      <w:r w:rsidR="00090FAA">
        <w:t xml:space="preserve"> Procedure level of f</w:t>
      </w:r>
      <w:r w:rsidR="00090FAA">
        <w:rPr>
          <w:rFonts w:hint="eastAsia"/>
        </w:rPr>
        <w:t>ill_</w:t>
      </w:r>
      <w:r w:rsidR="00090FAA">
        <w:t>DLSCH_dci</w:t>
      </w:r>
    </w:p>
    <w:p w14:paraId="0376A109" w14:textId="77777777" w:rsidR="00090FAA" w:rsidRDefault="00090FAA" w:rsidP="00090FAA"/>
    <w:p w14:paraId="790C94C2" w14:textId="17685407" w:rsidR="00090FAA" w:rsidRPr="008F6D31" w:rsidRDefault="008E4963" w:rsidP="008E4963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73</w:t>
      </w:r>
      <w:r w:rsidR="00A53881">
        <w:rPr>
          <w:noProof/>
        </w:rPr>
        <w:fldChar w:fldCharType="end"/>
      </w:r>
      <w:r>
        <w:t xml:space="preserve"> </w:t>
      </w:r>
      <w:r w:rsidR="00090FAA">
        <w:t>Parameters of f</w:t>
      </w:r>
      <w:r w:rsidR="00090FAA">
        <w:rPr>
          <w:rFonts w:hint="eastAsia"/>
        </w:rPr>
        <w:t>ill_</w:t>
      </w:r>
      <w:r w:rsidR="00090FAA">
        <w:t>DLSCH_dci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463FC40A" w14:textId="77777777" w:rsidTr="008E4963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72B3C30B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54E84D7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04B1215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B0191B6" w14:textId="77777777" w:rsidR="00090FAA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1CED85F5" w14:textId="77777777" w:rsidTr="008E4963">
        <w:trPr>
          <w:jc w:val="center"/>
        </w:trPr>
        <w:tc>
          <w:tcPr>
            <w:tcW w:w="2122" w:type="dxa"/>
            <w:vAlign w:val="center"/>
          </w:tcPr>
          <w:p w14:paraId="17509411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094D2140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6F015C41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223D18CF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57F48A98" w14:textId="77777777" w:rsidTr="008E4963">
        <w:trPr>
          <w:jc w:val="center"/>
        </w:trPr>
        <w:tc>
          <w:tcPr>
            <w:tcW w:w="2122" w:type="dxa"/>
            <w:vAlign w:val="center"/>
          </w:tcPr>
          <w:p w14:paraId="5F38C9CA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E62F74">
              <w:t>frameP</w:t>
            </w:r>
          </w:p>
        </w:tc>
        <w:tc>
          <w:tcPr>
            <w:tcW w:w="2126" w:type="dxa"/>
            <w:vAlign w:val="center"/>
          </w:tcPr>
          <w:p w14:paraId="20A236A8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E62F74">
              <w:t>frame_t</w:t>
            </w:r>
          </w:p>
        </w:tc>
        <w:tc>
          <w:tcPr>
            <w:tcW w:w="2410" w:type="dxa"/>
            <w:vMerge/>
            <w:vAlign w:val="center"/>
          </w:tcPr>
          <w:p w14:paraId="0A179091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511D3BB" w14:textId="77777777" w:rsidR="00090FAA" w:rsidRPr="00E701C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2AA9768A" w14:textId="77777777" w:rsidTr="008E4963">
        <w:trPr>
          <w:jc w:val="center"/>
        </w:trPr>
        <w:tc>
          <w:tcPr>
            <w:tcW w:w="2122" w:type="dxa"/>
            <w:vAlign w:val="center"/>
          </w:tcPr>
          <w:p w14:paraId="5B75C501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5013A4C2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1CA487D0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EFAE82A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714816BA" w14:textId="77777777" w:rsidTr="008E4963">
        <w:trPr>
          <w:jc w:val="center"/>
        </w:trPr>
        <w:tc>
          <w:tcPr>
            <w:tcW w:w="2122" w:type="dxa"/>
            <w:vAlign w:val="center"/>
          </w:tcPr>
          <w:p w14:paraId="42355989" w14:textId="77777777" w:rsidR="00090FAA" w:rsidRPr="00B84B61" w:rsidRDefault="00090FAA" w:rsidP="008E4963">
            <w:pPr>
              <w:jc w:val="both"/>
            </w:pPr>
            <w:r w:rsidRPr="00E62F74">
              <w:t>mbsfn_flag</w:t>
            </w:r>
          </w:p>
        </w:tc>
        <w:tc>
          <w:tcPr>
            <w:tcW w:w="2126" w:type="dxa"/>
            <w:vAlign w:val="center"/>
          </w:tcPr>
          <w:p w14:paraId="13B8A89A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2E28C887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DA1BFCD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</w:tbl>
    <w:p w14:paraId="759CD621" w14:textId="77777777" w:rsidR="00090FAA" w:rsidRDefault="00090FAA" w:rsidP="00090FAA"/>
    <w:p w14:paraId="62688A6E" w14:textId="7618C01F" w:rsidR="00090FAA" w:rsidRDefault="00090FAA" w:rsidP="00090FAA">
      <w:pPr>
        <w:pStyle w:val="6"/>
        <w:ind w:left="480"/>
      </w:pPr>
      <w:r>
        <w:lastRenderedPageBreak/>
        <w:t>7.</w:t>
      </w:r>
      <w:r w:rsidR="00AA4404">
        <w:t>1.</w:t>
      </w:r>
      <w:r>
        <w:t>1.4.3.1 fill_dci_switch_trans_mode</w:t>
      </w:r>
    </w:p>
    <w:p w14:paraId="5F93958B" w14:textId="381F16AF" w:rsidR="00090FAA" w:rsidRDefault="00E90691" w:rsidP="008E4963">
      <w:pPr>
        <w:pStyle w:val="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607C0" wp14:editId="3ACAE6AA">
                <wp:simplePos x="0" y="0"/>
                <wp:positionH relativeFrom="column">
                  <wp:posOffset>565150</wp:posOffset>
                </wp:positionH>
                <wp:positionV relativeFrom="paragraph">
                  <wp:posOffset>5727700</wp:posOffset>
                </wp:positionV>
                <wp:extent cx="1343025" cy="361950"/>
                <wp:effectExtent l="0" t="0" r="9525" b="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0D4D7" id="矩形 98" o:spid="_x0000_s1026" style="position:absolute;margin-left:44.5pt;margin-top:451pt;width:105.75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" fillcolor="white [3212]" stroked="f" strokeweight="2pt"/>
            </w:pict>
          </mc:Fallback>
        </mc:AlternateContent>
      </w:r>
      <w:r w:rsidR="002D6EAB">
        <w:rPr>
          <w:noProof/>
        </w:rPr>
        <w:pict w14:anchorId="17A9FE1E">
          <v:shape id="_x0000_i1073" type="#_x0000_t75" style="width:414pt;height:522.6pt">
            <v:imagedata r:id="rId117" o:title="fill_dci_switch_trans_mode1"/>
          </v:shape>
        </w:pict>
      </w:r>
      <w:r w:rsidR="008E4963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74</w:t>
      </w:r>
      <w:r w:rsidR="00A53881">
        <w:rPr>
          <w:noProof/>
        </w:rPr>
        <w:fldChar w:fldCharType="end"/>
      </w:r>
      <w:r w:rsidR="00090FAA">
        <w:t xml:space="preserve"> Procedure level of fill_dci_switch_trans_mode</w:t>
      </w:r>
    </w:p>
    <w:p w14:paraId="3BDCF1CD" w14:textId="77777777" w:rsidR="00090FAA" w:rsidRDefault="00090FAA" w:rsidP="00090FAA">
      <w:pPr>
        <w:jc w:val="center"/>
      </w:pPr>
    </w:p>
    <w:p w14:paraId="26352C6D" w14:textId="413CA2C6" w:rsidR="00090FAA" w:rsidRDefault="008E4963" w:rsidP="008E4963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74</w:t>
      </w:r>
      <w:r w:rsidR="00A53881">
        <w:rPr>
          <w:noProof/>
        </w:rPr>
        <w:fldChar w:fldCharType="end"/>
      </w:r>
      <w:r>
        <w:t xml:space="preserve"> </w:t>
      </w:r>
      <w:r w:rsidR="00090FAA">
        <w:t>Parameters of fill_dci_switch_trans_mode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55D06EB1" w14:textId="77777777" w:rsidTr="008E4963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0F61B1A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C7A958D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5C82BA5" w14:textId="77777777" w:rsidR="00090FAA" w:rsidRPr="000A00EB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B3F4896" w14:textId="77777777" w:rsidR="00090FAA" w:rsidRDefault="00090FAA" w:rsidP="008E4963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08BFEABB" w14:textId="77777777" w:rsidTr="008E4963">
        <w:trPr>
          <w:jc w:val="center"/>
        </w:trPr>
        <w:tc>
          <w:tcPr>
            <w:tcW w:w="2122" w:type="dxa"/>
            <w:vAlign w:val="center"/>
          </w:tcPr>
          <w:p w14:paraId="38337217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28ACA483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02300C5C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856E5F0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4BF8AA2E" w14:textId="77777777" w:rsidTr="008E4963">
        <w:trPr>
          <w:jc w:val="center"/>
        </w:trPr>
        <w:tc>
          <w:tcPr>
            <w:tcW w:w="2122" w:type="dxa"/>
            <w:vAlign w:val="center"/>
          </w:tcPr>
          <w:p w14:paraId="459CB76E" w14:textId="77777777" w:rsidR="00090FAA" w:rsidRDefault="00090FAA" w:rsidP="008E4963">
            <w:pPr>
              <w:jc w:val="both"/>
              <w:rPr>
                <w:rFonts w:cs="Times New Roman"/>
              </w:rPr>
            </w:pPr>
            <w:r>
              <w:lastRenderedPageBreak/>
              <w:t>CC_id</w:t>
            </w:r>
          </w:p>
        </w:tc>
        <w:tc>
          <w:tcPr>
            <w:tcW w:w="2126" w:type="dxa"/>
            <w:vAlign w:val="center"/>
          </w:tcPr>
          <w:p w14:paraId="2835C7B0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14246D">
              <w:t>uint8_t</w:t>
            </w:r>
          </w:p>
        </w:tc>
        <w:tc>
          <w:tcPr>
            <w:tcW w:w="2410" w:type="dxa"/>
            <w:vMerge/>
            <w:vAlign w:val="center"/>
          </w:tcPr>
          <w:p w14:paraId="323A7DE2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8FC23DE" w14:textId="77777777" w:rsidR="00090FAA" w:rsidRPr="00E701C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509A158C" w14:textId="77777777" w:rsidTr="008E4963">
        <w:trPr>
          <w:jc w:val="center"/>
        </w:trPr>
        <w:tc>
          <w:tcPr>
            <w:tcW w:w="2122" w:type="dxa"/>
            <w:vAlign w:val="center"/>
          </w:tcPr>
          <w:p w14:paraId="1DA578D6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  <w:r>
              <w:t>rnti</w:t>
            </w:r>
          </w:p>
        </w:tc>
        <w:tc>
          <w:tcPr>
            <w:tcW w:w="2126" w:type="dxa"/>
            <w:vAlign w:val="center"/>
          </w:tcPr>
          <w:p w14:paraId="70196036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  <w:r w:rsidRPr="00821C5C">
              <w:t>uint16_t</w:t>
            </w:r>
          </w:p>
        </w:tc>
        <w:tc>
          <w:tcPr>
            <w:tcW w:w="2410" w:type="dxa"/>
            <w:vMerge/>
            <w:vAlign w:val="center"/>
          </w:tcPr>
          <w:p w14:paraId="188CF9D8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359A19E" w14:textId="77777777" w:rsidR="00090FAA" w:rsidRPr="00285D7B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570CBB9A" w14:textId="77777777" w:rsidTr="008E4963">
        <w:trPr>
          <w:jc w:val="center"/>
        </w:trPr>
        <w:tc>
          <w:tcPr>
            <w:tcW w:w="2122" w:type="dxa"/>
            <w:vAlign w:val="center"/>
          </w:tcPr>
          <w:p w14:paraId="42396C1C" w14:textId="77777777" w:rsidR="00090FAA" w:rsidRPr="00B84B61" w:rsidRDefault="00090FAA" w:rsidP="008E4963">
            <w:pPr>
              <w:jc w:val="both"/>
            </w:pPr>
            <w:r w:rsidRPr="004F0299">
              <w:t>DCI_pdu</w:t>
            </w:r>
          </w:p>
        </w:tc>
        <w:tc>
          <w:tcPr>
            <w:tcW w:w="2126" w:type="dxa"/>
            <w:vAlign w:val="center"/>
          </w:tcPr>
          <w:p w14:paraId="2FF53641" w14:textId="77777777" w:rsidR="00090FAA" w:rsidRDefault="00090FAA" w:rsidP="008E4963">
            <w:pPr>
              <w:jc w:val="both"/>
              <w:rPr>
                <w:rFonts w:cs="Times New Roman"/>
              </w:rPr>
            </w:pPr>
            <w:r w:rsidRPr="004F0299">
              <w:t>DCI_PDU</w:t>
            </w:r>
          </w:p>
        </w:tc>
        <w:tc>
          <w:tcPr>
            <w:tcW w:w="2410" w:type="dxa"/>
            <w:vMerge/>
            <w:vAlign w:val="center"/>
          </w:tcPr>
          <w:p w14:paraId="6D2F2B69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5A14624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6419D83A" w14:textId="77777777" w:rsidTr="008E4963">
        <w:trPr>
          <w:jc w:val="center"/>
        </w:trPr>
        <w:tc>
          <w:tcPr>
            <w:tcW w:w="2122" w:type="dxa"/>
            <w:vAlign w:val="center"/>
          </w:tcPr>
          <w:p w14:paraId="1E85EBB3" w14:textId="77777777" w:rsidR="00090FAA" w:rsidRPr="004F0299" w:rsidRDefault="00090FAA" w:rsidP="008E4963">
            <w:pPr>
              <w:jc w:val="both"/>
            </w:pPr>
            <w:r w:rsidRPr="004F0299">
              <w:t>DLSCH_dci</w:t>
            </w:r>
          </w:p>
        </w:tc>
        <w:tc>
          <w:tcPr>
            <w:tcW w:w="2126" w:type="dxa"/>
            <w:vAlign w:val="center"/>
          </w:tcPr>
          <w:p w14:paraId="12AFE2F5" w14:textId="77777777" w:rsidR="00090FAA" w:rsidRPr="004F0299" w:rsidRDefault="00090FAA" w:rsidP="008E4963">
            <w:pPr>
              <w:jc w:val="both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2410" w:type="dxa"/>
            <w:vMerge/>
            <w:vAlign w:val="center"/>
          </w:tcPr>
          <w:p w14:paraId="00A29BF0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944EBE0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4195DC33" w14:textId="77777777" w:rsidTr="008E4963">
        <w:trPr>
          <w:jc w:val="center"/>
        </w:trPr>
        <w:tc>
          <w:tcPr>
            <w:tcW w:w="2122" w:type="dxa"/>
            <w:vAlign w:val="center"/>
          </w:tcPr>
          <w:p w14:paraId="4E890502" w14:textId="77777777" w:rsidR="00090FAA" w:rsidRPr="004F0299" w:rsidRDefault="00090FAA" w:rsidP="008E4963">
            <w:pPr>
              <w:jc w:val="both"/>
            </w:pPr>
            <w:r>
              <w:rPr>
                <w:rFonts w:hint="eastAsia"/>
              </w:rPr>
              <w:t>UE_id</w:t>
            </w:r>
          </w:p>
        </w:tc>
        <w:tc>
          <w:tcPr>
            <w:tcW w:w="2126" w:type="dxa"/>
            <w:vAlign w:val="center"/>
          </w:tcPr>
          <w:p w14:paraId="7991F2B1" w14:textId="77777777" w:rsidR="00090FAA" w:rsidRDefault="00090FAA" w:rsidP="008E4963">
            <w:pPr>
              <w:jc w:val="both"/>
            </w:pPr>
            <w:r w:rsidRPr="004F0299">
              <w:t>int</w:t>
            </w:r>
          </w:p>
        </w:tc>
        <w:tc>
          <w:tcPr>
            <w:tcW w:w="2410" w:type="dxa"/>
            <w:vMerge/>
            <w:vAlign w:val="center"/>
          </w:tcPr>
          <w:p w14:paraId="6F186FC0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78417E8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400778D1" w14:textId="77777777" w:rsidTr="008E4963">
        <w:trPr>
          <w:jc w:val="center"/>
        </w:trPr>
        <w:tc>
          <w:tcPr>
            <w:tcW w:w="2122" w:type="dxa"/>
            <w:vAlign w:val="center"/>
          </w:tcPr>
          <w:p w14:paraId="2D2D5DDB" w14:textId="77777777" w:rsidR="00090FAA" w:rsidRDefault="00090FAA" w:rsidP="008E4963">
            <w:pPr>
              <w:jc w:val="both"/>
            </w:pPr>
            <w:r>
              <w:t>n</w:t>
            </w:r>
            <w:r>
              <w:rPr>
                <w:rFonts w:hint="eastAsia"/>
              </w:rPr>
              <w:t>b_</w:t>
            </w:r>
            <w:r>
              <w:t>rb</w:t>
            </w:r>
          </w:p>
        </w:tc>
        <w:tc>
          <w:tcPr>
            <w:tcW w:w="2126" w:type="dxa"/>
            <w:vAlign w:val="center"/>
          </w:tcPr>
          <w:p w14:paraId="40765F6B" w14:textId="77777777" w:rsidR="00090FAA" w:rsidRDefault="00090FAA" w:rsidP="008E4963">
            <w:pPr>
              <w:jc w:val="both"/>
            </w:pPr>
            <w:r w:rsidRPr="004F0299">
              <w:t>uint8_t</w:t>
            </w:r>
          </w:p>
        </w:tc>
        <w:tc>
          <w:tcPr>
            <w:tcW w:w="2410" w:type="dxa"/>
            <w:vMerge/>
            <w:vAlign w:val="center"/>
          </w:tcPr>
          <w:p w14:paraId="183762F1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FDB6D94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  <w:tr w:rsidR="00090FAA" w14:paraId="732784F6" w14:textId="77777777" w:rsidTr="008E4963">
        <w:trPr>
          <w:jc w:val="center"/>
        </w:trPr>
        <w:tc>
          <w:tcPr>
            <w:tcW w:w="2122" w:type="dxa"/>
            <w:vAlign w:val="center"/>
          </w:tcPr>
          <w:p w14:paraId="79B2D0A6" w14:textId="77777777" w:rsidR="00090FAA" w:rsidRDefault="00090FAA" w:rsidP="008E4963">
            <w:pPr>
              <w:jc w:val="both"/>
            </w:pPr>
            <w:r w:rsidRPr="004F0299">
              <w:t>rballoc_sub</w:t>
            </w:r>
          </w:p>
        </w:tc>
        <w:tc>
          <w:tcPr>
            <w:tcW w:w="2126" w:type="dxa"/>
            <w:vAlign w:val="center"/>
          </w:tcPr>
          <w:p w14:paraId="5BFB71A1" w14:textId="77777777" w:rsidR="00090FAA" w:rsidRDefault="00090FAA" w:rsidP="008E4963">
            <w:pPr>
              <w:jc w:val="both"/>
            </w:pPr>
            <w:r w:rsidRPr="004F0299">
              <w:t>uint8_t</w:t>
            </w:r>
          </w:p>
        </w:tc>
        <w:tc>
          <w:tcPr>
            <w:tcW w:w="2410" w:type="dxa"/>
            <w:vMerge/>
            <w:vAlign w:val="center"/>
          </w:tcPr>
          <w:p w14:paraId="58431B1B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173D10C" w14:textId="77777777" w:rsidR="00090FAA" w:rsidRDefault="00090FAA" w:rsidP="008E4963">
            <w:pPr>
              <w:jc w:val="both"/>
              <w:rPr>
                <w:rFonts w:cs="Times New Roman"/>
              </w:rPr>
            </w:pPr>
          </w:p>
        </w:tc>
      </w:tr>
    </w:tbl>
    <w:p w14:paraId="715E2FB0" w14:textId="77777777" w:rsidR="00090FAA" w:rsidRDefault="00090FAA" w:rsidP="00090FAA"/>
    <w:p w14:paraId="45586D12" w14:textId="2E644AC9" w:rsidR="00090FAA" w:rsidRDefault="00090FAA" w:rsidP="00090FAA">
      <w:pPr>
        <w:pStyle w:val="7"/>
        <w:ind w:left="960"/>
      </w:pPr>
      <w:r>
        <w:lastRenderedPageBreak/>
        <w:t>7.1</w:t>
      </w:r>
      <w:r w:rsidR="007A6687">
        <w:t>.1</w:t>
      </w:r>
      <w:r>
        <w:t>.4.3.1.1 get_transmission_mode</w:t>
      </w:r>
    </w:p>
    <w:p w14:paraId="6C5D285F" w14:textId="64D96626" w:rsidR="00090FAA" w:rsidRDefault="000B346B" w:rsidP="008E4963">
      <w:pPr>
        <w:pStyle w:val="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30A3C3" wp14:editId="1CAE133F">
                <wp:simplePos x="0" y="0"/>
                <wp:positionH relativeFrom="column">
                  <wp:posOffset>3844636</wp:posOffset>
                </wp:positionH>
                <wp:positionV relativeFrom="paragraph">
                  <wp:posOffset>2715490</wp:posOffset>
                </wp:positionV>
                <wp:extent cx="1343025" cy="361950"/>
                <wp:effectExtent l="0" t="0" r="9525" b="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70770" id="矩形 102" o:spid="_x0000_s1026" style="position:absolute;margin-left:302.75pt;margin-top:213.8pt;width:105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" fillcolor="white [3212]" stroked="f" strokeweight="2pt"/>
            </w:pict>
          </mc:Fallback>
        </mc:AlternateContent>
      </w:r>
      <w:r w:rsidR="002D6EAB">
        <w:rPr>
          <w:noProof/>
        </w:rPr>
        <w:pict w14:anchorId="301D8756">
          <v:shape id="_x0000_i1074" type="#_x0000_t75" style="width:414pt;height:501pt">
            <v:imagedata r:id="rId75" o:title="get_transmission_mode1"/>
          </v:shape>
        </w:pict>
      </w:r>
      <w:r w:rsidR="00090FAA" w:rsidRPr="00E62F74">
        <w:t xml:space="preserve"> </w:t>
      </w:r>
      <w:r w:rsidR="008E4963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75</w:t>
      </w:r>
      <w:r w:rsidR="00A53881">
        <w:rPr>
          <w:noProof/>
        </w:rPr>
        <w:fldChar w:fldCharType="end"/>
      </w:r>
      <w:r w:rsidR="008E4963">
        <w:t xml:space="preserve"> </w:t>
      </w:r>
      <w:r w:rsidR="00090FAA">
        <w:t>Procedure level of get_transmission_mode</w:t>
      </w:r>
    </w:p>
    <w:p w14:paraId="4CE2C6BD" w14:textId="77777777" w:rsidR="00090FAA" w:rsidRDefault="00090FAA" w:rsidP="00090FAA">
      <w:pPr>
        <w:jc w:val="center"/>
      </w:pPr>
    </w:p>
    <w:p w14:paraId="32EF0ED0" w14:textId="1ED089D6" w:rsidR="00090FAA" w:rsidRDefault="008E4963" w:rsidP="008E4963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75</w:t>
      </w:r>
      <w:r w:rsidR="00A53881">
        <w:rPr>
          <w:noProof/>
        </w:rPr>
        <w:fldChar w:fldCharType="end"/>
      </w:r>
      <w:r>
        <w:t xml:space="preserve"> </w:t>
      </w:r>
      <w:r w:rsidR="00090FAA">
        <w:t>Parameters of get_transmission_mode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3827"/>
        <w:gridCol w:w="2268"/>
      </w:tblGrid>
      <w:tr w:rsidR="00090FAA" w:rsidRPr="000A00EB" w14:paraId="00DCB82E" w14:textId="77777777" w:rsidTr="00C00CE6">
        <w:trPr>
          <w:jc w:val="center"/>
        </w:trPr>
        <w:tc>
          <w:tcPr>
            <w:tcW w:w="2122" w:type="dxa"/>
            <w:shd w:val="clear" w:color="auto" w:fill="D9D9D9" w:themeFill="background1" w:themeFillShade="D9"/>
          </w:tcPr>
          <w:p w14:paraId="18180659" w14:textId="77777777" w:rsidR="00090FAA" w:rsidRPr="000A00EB" w:rsidRDefault="00090FAA" w:rsidP="00090FA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CB8546E" w14:textId="77777777" w:rsidR="00090FAA" w:rsidRPr="000A00EB" w:rsidRDefault="00090FAA" w:rsidP="00090FA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768BE077" w14:textId="77777777" w:rsidR="00090FAA" w:rsidRPr="000A00EB" w:rsidRDefault="00090FAA" w:rsidP="00090FAA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F2F33A2" w14:textId="77777777" w:rsidR="00090FAA" w:rsidRDefault="00090FAA" w:rsidP="00090FAA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3434E97D" w14:textId="77777777" w:rsidTr="00C00CE6">
        <w:trPr>
          <w:jc w:val="center"/>
        </w:trPr>
        <w:tc>
          <w:tcPr>
            <w:tcW w:w="2122" w:type="dxa"/>
          </w:tcPr>
          <w:p w14:paraId="2E926699" w14:textId="77777777" w:rsidR="00090FAA" w:rsidRDefault="00090FAA" w:rsidP="00090FAA">
            <w:pPr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1701" w:type="dxa"/>
          </w:tcPr>
          <w:p w14:paraId="4176C3AA" w14:textId="77777777" w:rsidR="00090FAA" w:rsidRDefault="00090FAA" w:rsidP="00090FAA">
            <w:pPr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3827" w:type="dxa"/>
            <w:vMerge w:val="restart"/>
          </w:tcPr>
          <w:p w14:paraId="043D2C10" w14:textId="77777777" w:rsidR="00090FAA" w:rsidRDefault="00090FAA" w:rsidP="00090FAA">
            <w:pPr>
              <w:rPr>
                <w:rFonts w:cs="Times New Roman"/>
              </w:rPr>
            </w:pPr>
            <w:r w:rsidRPr="007E5BBD">
              <w:rPr>
                <w:rFonts w:cs="Times New Roman"/>
              </w:rPr>
              <w:t>PHY_vars_eNB_g[Mod_id][CC_id</w:t>
            </w:r>
            <w:r>
              <w:rPr>
                <w:rFonts w:cs="Times New Roman"/>
              </w:rPr>
              <w:t>]</w:t>
            </w:r>
          </w:p>
          <w:p w14:paraId="39D00EC5" w14:textId="77777777" w:rsidR="00090FAA" w:rsidRDefault="00090FAA" w:rsidP="00090FAA">
            <w:pPr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Pr="007E5BBD">
              <w:rPr>
                <w:rFonts w:cs="Times New Roman"/>
              </w:rPr>
              <w:t>&gt;transmission_mode[UE_id]</w:t>
            </w:r>
          </w:p>
        </w:tc>
        <w:tc>
          <w:tcPr>
            <w:tcW w:w="2268" w:type="dxa"/>
            <w:vMerge w:val="restart"/>
          </w:tcPr>
          <w:p w14:paraId="7DD374CD" w14:textId="77777777" w:rsidR="00090FAA" w:rsidRDefault="00090FAA" w:rsidP="00090FAA">
            <w:pPr>
              <w:rPr>
                <w:rFonts w:cs="Times New Roman"/>
              </w:rPr>
            </w:pPr>
            <w:r>
              <w:rPr>
                <w:rFonts w:cs="Times New Roman"/>
              </w:rPr>
              <w:t>Transmission mode</w:t>
            </w:r>
          </w:p>
        </w:tc>
      </w:tr>
      <w:tr w:rsidR="00090FAA" w14:paraId="350E80B0" w14:textId="77777777" w:rsidTr="00C00CE6">
        <w:trPr>
          <w:jc w:val="center"/>
        </w:trPr>
        <w:tc>
          <w:tcPr>
            <w:tcW w:w="2122" w:type="dxa"/>
          </w:tcPr>
          <w:p w14:paraId="6CEE348D" w14:textId="77777777" w:rsidR="00090FAA" w:rsidRDefault="00090FAA" w:rsidP="00090FAA">
            <w:pPr>
              <w:rPr>
                <w:rFonts w:cs="Times New Roman"/>
              </w:rPr>
            </w:pPr>
            <w:r>
              <w:t>CC_id</w:t>
            </w:r>
          </w:p>
        </w:tc>
        <w:tc>
          <w:tcPr>
            <w:tcW w:w="1701" w:type="dxa"/>
          </w:tcPr>
          <w:p w14:paraId="096304C1" w14:textId="77777777" w:rsidR="00090FAA" w:rsidRDefault="00090FAA" w:rsidP="00090FAA">
            <w:pPr>
              <w:rPr>
                <w:rFonts w:cs="Times New Roman"/>
              </w:rPr>
            </w:pPr>
            <w:r>
              <w:t>uint8_t</w:t>
            </w:r>
          </w:p>
        </w:tc>
        <w:tc>
          <w:tcPr>
            <w:tcW w:w="3827" w:type="dxa"/>
            <w:vMerge/>
          </w:tcPr>
          <w:p w14:paraId="36BA1996" w14:textId="77777777" w:rsidR="00090FAA" w:rsidRDefault="00090FAA" w:rsidP="00090FAA">
            <w:pPr>
              <w:rPr>
                <w:rFonts w:cs="Times New Roman"/>
              </w:rPr>
            </w:pPr>
          </w:p>
        </w:tc>
        <w:tc>
          <w:tcPr>
            <w:tcW w:w="2268" w:type="dxa"/>
            <w:vMerge/>
          </w:tcPr>
          <w:p w14:paraId="1C744F2F" w14:textId="77777777" w:rsidR="00090FAA" w:rsidRPr="00E701CA" w:rsidRDefault="00090FAA" w:rsidP="00090FAA">
            <w:pPr>
              <w:rPr>
                <w:rFonts w:cs="Times New Roman"/>
              </w:rPr>
            </w:pPr>
          </w:p>
        </w:tc>
      </w:tr>
      <w:tr w:rsidR="00090FAA" w14:paraId="32A56BB8" w14:textId="77777777" w:rsidTr="00C00CE6">
        <w:trPr>
          <w:jc w:val="center"/>
        </w:trPr>
        <w:tc>
          <w:tcPr>
            <w:tcW w:w="2122" w:type="dxa"/>
          </w:tcPr>
          <w:p w14:paraId="086BA5C6" w14:textId="77777777" w:rsidR="00090FAA" w:rsidRPr="00285D7B" w:rsidRDefault="00090FAA" w:rsidP="00090FAA">
            <w:pPr>
              <w:rPr>
                <w:rFonts w:cs="Times New Roman"/>
              </w:rPr>
            </w:pPr>
            <w:r>
              <w:t>rnti</w:t>
            </w:r>
          </w:p>
        </w:tc>
        <w:tc>
          <w:tcPr>
            <w:tcW w:w="1701" w:type="dxa"/>
          </w:tcPr>
          <w:p w14:paraId="24C35B7F" w14:textId="77777777" w:rsidR="00090FAA" w:rsidRPr="00285D7B" w:rsidRDefault="00090FAA" w:rsidP="00090FAA">
            <w:pPr>
              <w:rPr>
                <w:rFonts w:cs="Times New Roman"/>
              </w:rPr>
            </w:pPr>
            <w:r w:rsidRPr="00821C5C">
              <w:t>uint16_t</w:t>
            </w:r>
          </w:p>
        </w:tc>
        <w:tc>
          <w:tcPr>
            <w:tcW w:w="3827" w:type="dxa"/>
            <w:vMerge/>
          </w:tcPr>
          <w:p w14:paraId="7599E44F" w14:textId="77777777" w:rsidR="00090FAA" w:rsidRPr="00285D7B" w:rsidRDefault="00090FAA" w:rsidP="00090FAA">
            <w:pPr>
              <w:rPr>
                <w:rFonts w:cs="Times New Roman"/>
              </w:rPr>
            </w:pPr>
          </w:p>
        </w:tc>
        <w:tc>
          <w:tcPr>
            <w:tcW w:w="2268" w:type="dxa"/>
            <w:vMerge/>
          </w:tcPr>
          <w:p w14:paraId="2BD8AE5A" w14:textId="77777777" w:rsidR="00090FAA" w:rsidRPr="00285D7B" w:rsidRDefault="00090FAA" w:rsidP="00090FAA">
            <w:pPr>
              <w:rPr>
                <w:rFonts w:cs="Times New Roman"/>
              </w:rPr>
            </w:pPr>
          </w:p>
        </w:tc>
      </w:tr>
    </w:tbl>
    <w:p w14:paraId="0F222E17" w14:textId="77777777" w:rsidR="00090FAA" w:rsidRPr="00910978" w:rsidRDefault="00090FAA" w:rsidP="00090FAA"/>
    <w:p w14:paraId="458DC977" w14:textId="34186413" w:rsidR="00090FAA" w:rsidRDefault="00090FAA" w:rsidP="00090FAA">
      <w:pPr>
        <w:pStyle w:val="8"/>
        <w:ind w:left="960"/>
      </w:pPr>
      <w:r>
        <w:t>7.1</w:t>
      </w:r>
      <w:r w:rsidR="007A6687">
        <w:t>.1</w:t>
      </w:r>
      <w:r>
        <w:t>.4.3.1.1.1 find_ue</w:t>
      </w:r>
    </w:p>
    <w:p w14:paraId="6B76ADEC" w14:textId="3234733A" w:rsidR="00090FAA" w:rsidRDefault="00090FAA" w:rsidP="004D1BAC">
      <w:pPr>
        <w:pStyle w:val="Figure"/>
      </w:pPr>
      <w:r>
        <w:rPr>
          <w:noProof/>
        </w:rPr>
        <w:drawing>
          <wp:inline distT="0" distB="0" distL="0" distR="0" wp14:anchorId="1F958441" wp14:editId="0486FCAB">
            <wp:extent cx="5257800" cy="6362700"/>
            <wp:effectExtent l="0" t="0" r="0" b="0"/>
            <wp:docPr id="94" name="圖片 94" descr="find_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find_ue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F74">
        <w:t xml:space="preserve"> </w:t>
      </w:r>
      <w:r w:rsidR="004D1BAC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76</w:t>
      </w:r>
      <w:r w:rsidR="00A53881">
        <w:rPr>
          <w:noProof/>
        </w:rPr>
        <w:fldChar w:fldCharType="end"/>
      </w:r>
      <w:r w:rsidR="004D1BAC">
        <w:t xml:space="preserve"> </w:t>
      </w:r>
      <w:r>
        <w:t>Procedure level of find_ue</w:t>
      </w:r>
    </w:p>
    <w:p w14:paraId="42FB32D1" w14:textId="77777777" w:rsidR="00090FAA" w:rsidRDefault="00090FAA" w:rsidP="00090FAA">
      <w:pPr>
        <w:jc w:val="center"/>
      </w:pPr>
    </w:p>
    <w:p w14:paraId="39D94DF9" w14:textId="5C665603" w:rsidR="00090FAA" w:rsidRDefault="004D1BAC" w:rsidP="004D1BAC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76</w:t>
      </w:r>
      <w:r w:rsidR="00A53881">
        <w:rPr>
          <w:noProof/>
        </w:rPr>
        <w:fldChar w:fldCharType="end"/>
      </w:r>
      <w:r>
        <w:t xml:space="preserve"> </w:t>
      </w:r>
      <w:r w:rsidR="00090FAA">
        <w:t>Parameters of find_ue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2C391D31" w14:textId="77777777" w:rsidTr="004D1BAC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0911F53" w14:textId="77777777" w:rsidR="00090FAA" w:rsidRPr="000A00EB" w:rsidRDefault="00090FAA" w:rsidP="004D1BA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A6B9323" w14:textId="77777777" w:rsidR="00090FAA" w:rsidRPr="000A00EB" w:rsidRDefault="00090FAA" w:rsidP="004D1BA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BF87357" w14:textId="77777777" w:rsidR="00090FAA" w:rsidRPr="000A00EB" w:rsidRDefault="00090FAA" w:rsidP="004D1BA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56DB157" w14:textId="77777777" w:rsidR="00090FAA" w:rsidRDefault="00090FAA" w:rsidP="004D1BAC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7EB73B75" w14:textId="77777777" w:rsidTr="004D1BAC">
        <w:trPr>
          <w:jc w:val="center"/>
        </w:trPr>
        <w:tc>
          <w:tcPr>
            <w:tcW w:w="2122" w:type="dxa"/>
            <w:vAlign w:val="center"/>
          </w:tcPr>
          <w:p w14:paraId="26219853" w14:textId="77777777" w:rsidR="00090FAA" w:rsidRDefault="00090FAA" w:rsidP="004D1BAC">
            <w:pPr>
              <w:jc w:val="both"/>
              <w:rPr>
                <w:rFonts w:cs="Times New Roman"/>
              </w:rPr>
            </w:pPr>
            <w:r w:rsidRPr="00EE6AF8">
              <w:t>rnti</w:t>
            </w:r>
          </w:p>
        </w:tc>
        <w:tc>
          <w:tcPr>
            <w:tcW w:w="2126" w:type="dxa"/>
            <w:vAlign w:val="center"/>
          </w:tcPr>
          <w:p w14:paraId="71DD727A" w14:textId="77777777" w:rsidR="00090FAA" w:rsidRDefault="00090FAA" w:rsidP="004D1BAC">
            <w:pPr>
              <w:jc w:val="both"/>
              <w:rPr>
                <w:rFonts w:cs="Times New Roman"/>
              </w:rPr>
            </w:pPr>
            <w:r w:rsidRPr="00EE6AF8">
              <w:t>uint16_t</w:t>
            </w:r>
          </w:p>
        </w:tc>
        <w:tc>
          <w:tcPr>
            <w:tcW w:w="2410" w:type="dxa"/>
            <w:vAlign w:val="center"/>
          </w:tcPr>
          <w:p w14:paraId="577DB9B7" w14:textId="77777777" w:rsidR="00090FAA" w:rsidRDefault="00090FAA" w:rsidP="004D1BAC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 </w:t>
            </w:r>
          </w:p>
        </w:tc>
        <w:tc>
          <w:tcPr>
            <w:tcW w:w="3260" w:type="dxa"/>
            <w:vAlign w:val="center"/>
          </w:tcPr>
          <w:p w14:paraId="0D4A8404" w14:textId="77777777" w:rsidR="00090FAA" w:rsidRDefault="00090FAA" w:rsidP="004D1BAC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e </w:t>
            </w:r>
            <w:r>
              <w:rPr>
                <w:rFonts w:cs="Times New Roman"/>
              </w:rPr>
              <w:t>number</w:t>
            </w:r>
          </w:p>
        </w:tc>
      </w:tr>
      <w:tr w:rsidR="00090FAA" w14:paraId="2E991560" w14:textId="77777777" w:rsidTr="004D1BAC">
        <w:trPr>
          <w:jc w:val="center"/>
        </w:trPr>
        <w:tc>
          <w:tcPr>
            <w:tcW w:w="2122" w:type="dxa"/>
            <w:vAlign w:val="center"/>
          </w:tcPr>
          <w:p w14:paraId="5670E593" w14:textId="77777777" w:rsidR="00090FAA" w:rsidRDefault="00090FAA" w:rsidP="004D1BAC">
            <w:pPr>
              <w:jc w:val="both"/>
              <w:rPr>
                <w:rFonts w:cs="Times New Roman"/>
              </w:rPr>
            </w:pPr>
            <w:r w:rsidRPr="00EE6AF8">
              <w:t>eNB</w:t>
            </w:r>
          </w:p>
        </w:tc>
        <w:tc>
          <w:tcPr>
            <w:tcW w:w="2126" w:type="dxa"/>
            <w:vAlign w:val="center"/>
          </w:tcPr>
          <w:p w14:paraId="44240BCC" w14:textId="77777777" w:rsidR="00090FAA" w:rsidRDefault="00090FAA" w:rsidP="004D1BAC">
            <w:pPr>
              <w:jc w:val="both"/>
              <w:rPr>
                <w:rFonts w:cs="Times New Roman"/>
              </w:rPr>
            </w:pPr>
            <w:r w:rsidRPr="00EE6AF8">
              <w:t>PHY_VARS_eNB</w:t>
            </w:r>
          </w:p>
        </w:tc>
        <w:tc>
          <w:tcPr>
            <w:tcW w:w="2410" w:type="dxa"/>
            <w:vAlign w:val="center"/>
          </w:tcPr>
          <w:p w14:paraId="35E57151" w14:textId="77777777" w:rsidR="00090FAA" w:rsidRDefault="00090FAA" w:rsidP="004D1BAC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3260" w:type="dxa"/>
            <w:vAlign w:val="center"/>
          </w:tcPr>
          <w:p w14:paraId="3E3912F5" w14:textId="77777777" w:rsidR="00090FAA" w:rsidRPr="00E701CA" w:rsidRDefault="00090FAA" w:rsidP="004D1BAC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1 mean faild</w:t>
            </w:r>
          </w:p>
        </w:tc>
      </w:tr>
    </w:tbl>
    <w:p w14:paraId="41D5CB95" w14:textId="77777777" w:rsidR="00090FAA" w:rsidRDefault="00090FAA" w:rsidP="00090FAA"/>
    <w:p w14:paraId="41EFE673" w14:textId="77777777" w:rsidR="00090FAA" w:rsidRDefault="00090FAA" w:rsidP="00090FAA"/>
    <w:p w14:paraId="2B68A305" w14:textId="63221E7D" w:rsidR="00090FAA" w:rsidRPr="00910978" w:rsidRDefault="00090FAA" w:rsidP="00090FAA">
      <w:pPr>
        <w:pStyle w:val="7"/>
        <w:ind w:left="960"/>
      </w:pPr>
      <w:r>
        <w:t>7.1.</w:t>
      </w:r>
      <w:r w:rsidR="007A6687">
        <w:t>1.</w:t>
      </w:r>
      <w:r>
        <w:t>4.3.1.2 add_ue_spec_dci</w:t>
      </w:r>
    </w:p>
    <w:p w14:paraId="083F380D" w14:textId="215CD402" w:rsidR="00DA0EB8" w:rsidRDefault="00DA0EB8" w:rsidP="004D1BAC">
      <w:pPr>
        <w:pStyle w:val="Figure"/>
        <w:rPr>
          <w:noProof/>
        </w:rPr>
      </w:pPr>
      <w:r>
        <w:rPr>
          <w:noProof/>
        </w:rPr>
        <w:drawing>
          <wp:inline distT="0" distB="0" distL="0" distR="0" wp14:anchorId="5FF185D6" wp14:editId="6415A37F">
            <wp:extent cx="5283200" cy="637087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95" cy="637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B71A" w14:textId="61B21792" w:rsidR="00090FAA" w:rsidRDefault="004D1BAC" w:rsidP="004D1BAC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77</w:t>
      </w:r>
      <w:r w:rsidR="00A53881">
        <w:rPr>
          <w:noProof/>
        </w:rPr>
        <w:fldChar w:fldCharType="end"/>
      </w:r>
      <w:r>
        <w:t xml:space="preserve"> </w:t>
      </w:r>
      <w:r w:rsidR="00090FAA">
        <w:t>Procedure level of add_ue_spec_dci</w:t>
      </w:r>
    </w:p>
    <w:p w14:paraId="62775ACD" w14:textId="77777777" w:rsidR="00090FAA" w:rsidRDefault="00090FAA" w:rsidP="00090FAA">
      <w:pPr>
        <w:jc w:val="center"/>
      </w:pPr>
    </w:p>
    <w:p w14:paraId="17E35C11" w14:textId="09AAD34B" w:rsidR="00090FAA" w:rsidRDefault="004D1BAC" w:rsidP="004D1BAC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77</w:t>
      </w:r>
      <w:r w:rsidR="00A53881">
        <w:rPr>
          <w:noProof/>
        </w:rPr>
        <w:fldChar w:fldCharType="end"/>
      </w:r>
      <w:r>
        <w:t xml:space="preserve"> </w:t>
      </w:r>
      <w:r w:rsidR="00090FAA">
        <w:t>Parameters of add_ue_spec_dci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45F0AC5B" w14:textId="77777777" w:rsidTr="00A146C6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84FB9BE" w14:textId="77777777" w:rsidR="00090FAA" w:rsidRPr="000A00EB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5955F06" w14:textId="77777777" w:rsidR="00090FAA" w:rsidRPr="000A00EB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E6B6170" w14:textId="77777777" w:rsidR="00090FAA" w:rsidRPr="000A00EB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885F40E" w14:textId="77777777" w:rsidR="00090FAA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76E35106" w14:textId="77777777" w:rsidTr="00A146C6">
        <w:trPr>
          <w:jc w:val="center"/>
        </w:trPr>
        <w:tc>
          <w:tcPr>
            <w:tcW w:w="2122" w:type="dxa"/>
            <w:vAlign w:val="center"/>
          </w:tcPr>
          <w:p w14:paraId="3D10EEDC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t>DCI_pdu</w:t>
            </w:r>
          </w:p>
        </w:tc>
        <w:tc>
          <w:tcPr>
            <w:tcW w:w="2126" w:type="dxa"/>
            <w:vAlign w:val="center"/>
          </w:tcPr>
          <w:p w14:paraId="4DA8328E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t>DCI_PDU</w:t>
            </w:r>
          </w:p>
        </w:tc>
        <w:tc>
          <w:tcPr>
            <w:tcW w:w="2410" w:type="dxa"/>
            <w:vMerge w:val="restart"/>
            <w:vAlign w:val="center"/>
          </w:tcPr>
          <w:p w14:paraId="48A85A1C" w14:textId="77777777" w:rsidR="00090FAA" w:rsidRDefault="00090FAA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7D95CCEB" w14:textId="77777777" w:rsidR="00090FAA" w:rsidRDefault="00090FAA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090FAA" w14:paraId="6C728CD8" w14:textId="77777777" w:rsidTr="00A146C6">
        <w:trPr>
          <w:jc w:val="center"/>
        </w:trPr>
        <w:tc>
          <w:tcPr>
            <w:tcW w:w="2122" w:type="dxa"/>
            <w:vAlign w:val="center"/>
          </w:tcPr>
          <w:p w14:paraId="09A8448D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lastRenderedPageBreak/>
              <w:t>pdu</w:t>
            </w:r>
          </w:p>
        </w:tc>
        <w:tc>
          <w:tcPr>
            <w:tcW w:w="2126" w:type="dxa"/>
            <w:vAlign w:val="center"/>
          </w:tcPr>
          <w:p w14:paraId="175A81F5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t>void</w:t>
            </w:r>
          </w:p>
        </w:tc>
        <w:tc>
          <w:tcPr>
            <w:tcW w:w="2410" w:type="dxa"/>
            <w:vMerge/>
            <w:vAlign w:val="center"/>
          </w:tcPr>
          <w:p w14:paraId="06385858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AA1CE42" w14:textId="77777777" w:rsidR="00090FAA" w:rsidRPr="00E701CA" w:rsidRDefault="00090FAA" w:rsidP="00A146C6">
            <w:pPr>
              <w:jc w:val="both"/>
              <w:rPr>
                <w:rFonts w:cs="Times New Roman"/>
              </w:rPr>
            </w:pPr>
          </w:p>
        </w:tc>
      </w:tr>
      <w:tr w:rsidR="00090FAA" w14:paraId="28E8179D" w14:textId="77777777" w:rsidTr="00A146C6">
        <w:trPr>
          <w:jc w:val="center"/>
        </w:trPr>
        <w:tc>
          <w:tcPr>
            <w:tcW w:w="2122" w:type="dxa"/>
            <w:vAlign w:val="center"/>
          </w:tcPr>
          <w:p w14:paraId="019236A1" w14:textId="77777777" w:rsidR="00090FAA" w:rsidRPr="00285D7B" w:rsidRDefault="00090FAA" w:rsidP="00A146C6">
            <w:pPr>
              <w:jc w:val="both"/>
              <w:rPr>
                <w:rFonts w:cs="Times New Roman"/>
              </w:rPr>
            </w:pPr>
            <w:r w:rsidRPr="00EC093A">
              <w:t>rnti</w:t>
            </w:r>
          </w:p>
        </w:tc>
        <w:tc>
          <w:tcPr>
            <w:tcW w:w="2126" w:type="dxa"/>
            <w:vAlign w:val="center"/>
          </w:tcPr>
          <w:p w14:paraId="61467137" w14:textId="77777777" w:rsidR="00090FAA" w:rsidRPr="00285D7B" w:rsidRDefault="00090FAA" w:rsidP="00A146C6">
            <w:pPr>
              <w:jc w:val="both"/>
              <w:rPr>
                <w:rFonts w:cs="Times New Roman"/>
              </w:rPr>
            </w:pPr>
            <w:r w:rsidRPr="00EC093A">
              <w:t>rnti_t</w:t>
            </w:r>
          </w:p>
        </w:tc>
        <w:tc>
          <w:tcPr>
            <w:tcW w:w="2410" w:type="dxa"/>
            <w:vMerge/>
            <w:vAlign w:val="center"/>
          </w:tcPr>
          <w:p w14:paraId="667223B2" w14:textId="77777777" w:rsidR="00090FAA" w:rsidRPr="00285D7B" w:rsidRDefault="00090FAA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3D04B5D" w14:textId="77777777" w:rsidR="00090FAA" w:rsidRPr="00285D7B" w:rsidRDefault="00090FAA" w:rsidP="00A146C6">
            <w:pPr>
              <w:jc w:val="both"/>
              <w:rPr>
                <w:rFonts w:cs="Times New Roman"/>
              </w:rPr>
            </w:pPr>
          </w:p>
        </w:tc>
      </w:tr>
      <w:tr w:rsidR="00090FAA" w14:paraId="1D6F002E" w14:textId="77777777" w:rsidTr="00A146C6">
        <w:trPr>
          <w:jc w:val="center"/>
        </w:trPr>
        <w:tc>
          <w:tcPr>
            <w:tcW w:w="2122" w:type="dxa"/>
            <w:vAlign w:val="center"/>
          </w:tcPr>
          <w:p w14:paraId="6ADE99EE" w14:textId="77777777" w:rsidR="00090FAA" w:rsidRPr="00B84B61" w:rsidRDefault="00090FAA" w:rsidP="00A146C6">
            <w:pPr>
              <w:jc w:val="both"/>
            </w:pPr>
            <w:r w:rsidRPr="00EC093A">
              <w:t>dci_size_bytes</w:t>
            </w:r>
          </w:p>
        </w:tc>
        <w:tc>
          <w:tcPr>
            <w:tcW w:w="2126" w:type="dxa"/>
            <w:vAlign w:val="center"/>
          </w:tcPr>
          <w:p w14:paraId="78C42CA1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18F10F5B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2E6DB11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</w:tr>
      <w:tr w:rsidR="00090FAA" w14:paraId="49438AA3" w14:textId="77777777" w:rsidTr="00A146C6">
        <w:trPr>
          <w:jc w:val="center"/>
        </w:trPr>
        <w:tc>
          <w:tcPr>
            <w:tcW w:w="2122" w:type="dxa"/>
            <w:vAlign w:val="center"/>
          </w:tcPr>
          <w:p w14:paraId="4666B8DB" w14:textId="77777777" w:rsidR="00090FAA" w:rsidRPr="00EC093A" w:rsidRDefault="00090FAA" w:rsidP="00A146C6">
            <w:pPr>
              <w:jc w:val="both"/>
            </w:pPr>
            <w:r w:rsidRPr="00EC093A">
              <w:t>aggregation</w:t>
            </w:r>
          </w:p>
        </w:tc>
        <w:tc>
          <w:tcPr>
            <w:tcW w:w="2126" w:type="dxa"/>
            <w:vAlign w:val="center"/>
          </w:tcPr>
          <w:p w14:paraId="6DCE82B9" w14:textId="77777777" w:rsidR="00090FAA" w:rsidRPr="00EC093A" w:rsidRDefault="00090FAA" w:rsidP="00A146C6">
            <w:pPr>
              <w:jc w:val="both"/>
            </w:pPr>
            <w:r w:rsidRPr="00EC093A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2679D2E4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A9C4D05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</w:tr>
      <w:tr w:rsidR="00090FAA" w14:paraId="6410238B" w14:textId="77777777" w:rsidTr="00A146C6">
        <w:trPr>
          <w:jc w:val="center"/>
        </w:trPr>
        <w:tc>
          <w:tcPr>
            <w:tcW w:w="2122" w:type="dxa"/>
            <w:vAlign w:val="center"/>
          </w:tcPr>
          <w:p w14:paraId="3F2A768B" w14:textId="77777777" w:rsidR="00090FAA" w:rsidRPr="00EC093A" w:rsidRDefault="00090FAA" w:rsidP="00A146C6">
            <w:pPr>
              <w:jc w:val="both"/>
            </w:pPr>
            <w:r w:rsidRPr="00EC093A">
              <w:t>dci_size_bits</w:t>
            </w:r>
          </w:p>
        </w:tc>
        <w:tc>
          <w:tcPr>
            <w:tcW w:w="2126" w:type="dxa"/>
            <w:vAlign w:val="center"/>
          </w:tcPr>
          <w:p w14:paraId="5B12787A" w14:textId="77777777" w:rsidR="00090FAA" w:rsidRPr="00EC093A" w:rsidRDefault="00090FAA" w:rsidP="00A146C6">
            <w:pPr>
              <w:jc w:val="both"/>
            </w:pPr>
            <w:r w:rsidRPr="00EC093A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6EA4D32F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4469D5F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</w:tr>
      <w:tr w:rsidR="00090FAA" w14:paraId="56D9B616" w14:textId="77777777" w:rsidTr="00A146C6">
        <w:trPr>
          <w:jc w:val="center"/>
        </w:trPr>
        <w:tc>
          <w:tcPr>
            <w:tcW w:w="2122" w:type="dxa"/>
            <w:vAlign w:val="center"/>
          </w:tcPr>
          <w:p w14:paraId="5A308A20" w14:textId="77777777" w:rsidR="00090FAA" w:rsidRPr="00EC093A" w:rsidRDefault="00090FAA" w:rsidP="00A146C6">
            <w:pPr>
              <w:jc w:val="both"/>
            </w:pPr>
            <w:r w:rsidRPr="00EC093A">
              <w:t>dci_fmt</w:t>
            </w:r>
          </w:p>
        </w:tc>
        <w:tc>
          <w:tcPr>
            <w:tcW w:w="2126" w:type="dxa"/>
            <w:vAlign w:val="center"/>
          </w:tcPr>
          <w:p w14:paraId="132FC66B" w14:textId="77777777" w:rsidR="00090FAA" w:rsidRPr="00EC093A" w:rsidRDefault="00090FAA" w:rsidP="00A146C6">
            <w:pPr>
              <w:jc w:val="both"/>
            </w:pPr>
            <w:r w:rsidRPr="00EC093A"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2ADBB3B7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98A39D6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</w:tr>
      <w:tr w:rsidR="00090FAA" w14:paraId="3BAE0D18" w14:textId="77777777" w:rsidTr="00A146C6">
        <w:trPr>
          <w:jc w:val="center"/>
        </w:trPr>
        <w:tc>
          <w:tcPr>
            <w:tcW w:w="2122" w:type="dxa"/>
            <w:vAlign w:val="center"/>
          </w:tcPr>
          <w:p w14:paraId="792B40AE" w14:textId="77777777" w:rsidR="00090FAA" w:rsidRPr="00EC093A" w:rsidRDefault="00090FAA" w:rsidP="00A146C6">
            <w:pPr>
              <w:jc w:val="both"/>
            </w:pPr>
            <w:r w:rsidRPr="00EC093A">
              <w:t>ra_flag</w:t>
            </w:r>
          </w:p>
        </w:tc>
        <w:tc>
          <w:tcPr>
            <w:tcW w:w="2126" w:type="dxa"/>
            <w:vAlign w:val="center"/>
          </w:tcPr>
          <w:p w14:paraId="0B5D597C" w14:textId="77777777" w:rsidR="00090FAA" w:rsidRPr="00EC093A" w:rsidRDefault="00090FAA" w:rsidP="00A146C6">
            <w:pPr>
              <w:jc w:val="both"/>
            </w:pPr>
            <w:r w:rsidRPr="00EC093A">
              <w:t>uint8_t</w:t>
            </w:r>
          </w:p>
        </w:tc>
        <w:tc>
          <w:tcPr>
            <w:tcW w:w="2410" w:type="dxa"/>
            <w:vMerge/>
            <w:vAlign w:val="center"/>
          </w:tcPr>
          <w:p w14:paraId="173EB0B5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B0DCE3E" w14:textId="77777777" w:rsidR="00090FAA" w:rsidRDefault="00090FAA" w:rsidP="00A146C6">
            <w:pPr>
              <w:jc w:val="both"/>
              <w:rPr>
                <w:rFonts w:cs="Times New Roman"/>
              </w:rPr>
            </w:pPr>
          </w:p>
        </w:tc>
      </w:tr>
    </w:tbl>
    <w:p w14:paraId="1F393321" w14:textId="77777777" w:rsidR="00090FAA" w:rsidRDefault="00090FAA" w:rsidP="00090FAA"/>
    <w:p w14:paraId="5B591A1B" w14:textId="6499DCF4" w:rsidR="00090FAA" w:rsidRDefault="00090FAA" w:rsidP="00090FAA">
      <w:pPr>
        <w:pStyle w:val="6"/>
        <w:ind w:left="480"/>
      </w:pPr>
      <w:r>
        <w:rPr>
          <w:rFonts w:hint="eastAsia"/>
        </w:rPr>
        <w:lastRenderedPageBreak/>
        <w:t>7</w:t>
      </w:r>
      <w:r>
        <w:t>.</w:t>
      </w:r>
      <w:r w:rsidR="00AA4404">
        <w:t>1.</w:t>
      </w:r>
      <w:r>
        <w:t>1.4.3.2 UE_RNTI</w:t>
      </w:r>
    </w:p>
    <w:p w14:paraId="044B7207" w14:textId="4504D81D" w:rsidR="00090FAA" w:rsidRDefault="002D6EAB" w:rsidP="00A146C6">
      <w:pPr>
        <w:pStyle w:val="Figure"/>
      </w:pPr>
      <w:r>
        <w:rPr>
          <w:noProof/>
        </w:rPr>
        <w:pict w14:anchorId="48F85364">
          <v:shape id="_x0000_i1075" type="#_x0000_t75" style="width:414pt;height:502.2pt">
            <v:imagedata r:id="rId119" o:title="C__Users_bmw_Desktop_BMW_Lab_NB_IoT_Project_目標產出_NB_IoT_SDL_NB_IoT_eNB_ReferenceProcedureUE_RNTI1"/>
          </v:shape>
        </w:pict>
      </w:r>
      <w:r w:rsidR="00090FAA" w:rsidRPr="00E62F74">
        <w:t xml:space="preserve"> </w:t>
      </w:r>
      <w:r w:rsidR="00A146C6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78</w:t>
      </w:r>
      <w:r w:rsidR="00A53881">
        <w:rPr>
          <w:noProof/>
        </w:rPr>
        <w:fldChar w:fldCharType="end"/>
      </w:r>
      <w:r w:rsidR="00A146C6">
        <w:t xml:space="preserve"> </w:t>
      </w:r>
      <w:r w:rsidR="00090FAA">
        <w:t>Procedure level of UE_RNTI</w:t>
      </w:r>
    </w:p>
    <w:p w14:paraId="5D621F74" w14:textId="77777777" w:rsidR="00090FAA" w:rsidRDefault="00090FAA" w:rsidP="00090FAA">
      <w:pPr>
        <w:jc w:val="center"/>
      </w:pPr>
    </w:p>
    <w:p w14:paraId="185D85BA" w14:textId="3654196D" w:rsidR="00090FAA" w:rsidRDefault="00A146C6" w:rsidP="00A146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78</w:t>
      </w:r>
      <w:r w:rsidR="00A53881">
        <w:rPr>
          <w:noProof/>
        </w:rPr>
        <w:fldChar w:fldCharType="end"/>
      </w:r>
      <w:r>
        <w:t xml:space="preserve"> </w:t>
      </w:r>
      <w:r w:rsidR="00090FAA">
        <w:t>Parameters of</w:t>
      </w:r>
      <w:r w:rsidR="00090FAA" w:rsidRPr="00EB718C">
        <w:t xml:space="preserve"> </w:t>
      </w:r>
      <w:r w:rsidR="00090FAA">
        <w:t>UE_RNTI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90FAA" w:rsidRPr="000A00EB" w14:paraId="12B85D09" w14:textId="77777777" w:rsidTr="00A146C6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6DFE937" w14:textId="77777777" w:rsidR="00090FAA" w:rsidRPr="000A00EB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702C91B" w14:textId="77777777" w:rsidR="00090FAA" w:rsidRPr="000A00EB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0EA00C0" w14:textId="77777777" w:rsidR="00090FAA" w:rsidRPr="000A00EB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C2BADD3" w14:textId="77777777" w:rsidR="00090FAA" w:rsidRDefault="00090FAA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90FAA" w14:paraId="7D002E3E" w14:textId="77777777" w:rsidTr="00A146C6">
        <w:trPr>
          <w:jc w:val="center"/>
        </w:trPr>
        <w:tc>
          <w:tcPr>
            <w:tcW w:w="2122" w:type="dxa"/>
            <w:vAlign w:val="center"/>
          </w:tcPr>
          <w:p w14:paraId="45D5CC87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t>mod_idP</w:t>
            </w:r>
          </w:p>
        </w:tc>
        <w:tc>
          <w:tcPr>
            <w:tcW w:w="2126" w:type="dxa"/>
            <w:vAlign w:val="center"/>
          </w:tcPr>
          <w:p w14:paraId="361441F7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BB6884">
              <w:t>module_id_t</w:t>
            </w:r>
          </w:p>
        </w:tc>
        <w:tc>
          <w:tcPr>
            <w:tcW w:w="2410" w:type="dxa"/>
            <w:vAlign w:val="center"/>
          </w:tcPr>
          <w:p w14:paraId="4233824A" w14:textId="77777777" w:rsidR="00090FAA" w:rsidRDefault="00090FAA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</w:t>
            </w:r>
          </w:p>
        </w:tc>
        <w:tc>
          <w:tcPr>
            <w:tcW w:w="3260" w:type="dxa"/>
            <w:vAlign w:val="center"/>
          </w:tcPr>
          <w:p w14:paraId="4D1A1764" w14:textId="77777777" w:rsidR="00090FAA" w:rsidRDefault="00090FAA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RNTI</w:t>
            </w:r>
          </w:p>
        </w:tc>
      </w:tr>
      <w:tr w:rsidR="00090FAA" w14:paraId="0C972CBE" w14:textId="77777777" w:rsidTr="00A146C6">
        <w:trPr>
          <w:jc w:val="center"/>
        </w:trPr>
        <w:tc>
          <w:tcPr>
            <w:tcW w:w="2122" w:type="dxa"/>
            <w:vAlign w:val="center"/>
          </w:tcPr>
          <w:p w14:paraId="0AFAF557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t>ue_idP</w:t>
            </w:r>
          </w:p>
        </w:tc>
        <w:tc>
          <w:tcPr>
            <w:tcW w:w="2126" w:type="dxa"/>
            <w:vAlign w:val="center"/>
          </w:tcPr>
          <w:p w14:paraId="58A2C4F9" w14:textId="77777777" w:rsidR="00090FAA" w:rsidRDefault="00090FAA" w:rsidP="00A146C6">
            <w:pPr>
              <w:jc w:val="both"/>
              <w:rPr>
                <w:rFonts w:cs="Times New Roman"/>
              </w:rPr>
            </w:pPr>
            <w:r w:rsidRPr="00EC093A">
              <w:t>int</w:t>
            </w:r>
          </w:p>
        </w:tc>
        <w:tc>
          <w:tcPr>
            <w:tcW w:w="2410" w:type="dxa"/>
            <w:vAlign w:val="center"/>
          </w:tcPr>
          <w:p w14:paraId="776B7166" w14:textId="77777777" w:rsidR="00090FAA" w:rsidRDefault="00090FAA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NOT_</w:t>
            </w:r>
            <w:r>
              <w:rPr>
                <w:rFonts w:cs="Times New Roman"/>
              </w:rPr>
              <w:t>A_RNTI</w:t>
            </w:r>
          </w:p>
        </w:tc>
        <w:tc>
          <w:tcPr>
            <w:tcW w:w="3260" w:type="dxa"/>
            <w:vAlign w:val="center"/>
          </w:tcPr>
          <w:p w14:paraId="6FEA5A4D" w14:textId="77777777" w:rsidR="00090FAA" w:rsidRPr="00E701CA" w:rsidRDefault="00090FAA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Not a RNTI value</w:t>
            </w:r>
          </w:p>
        </w:tc>
      </w:tr>
    </w:tbl>
    <w:p w14:paraId="1E9C36BD" w14:textId="77777777" w:rsidR="00090FAA" w:rsidRDefault="00090FAA" w:rsidP="00090FAA"/>
    <w:p w14:paraId="3819709A" w14:textId="77777777" w:rsidR="00090FAA" w:rsidRDefault="00090FAA" w:rsidP="00090FAA">
      <w:pPr>
        <w:pStyle w:val="7"/>
        <w:ind w:left="960"/>
      </w:pPr>
      <w:r>
        <w:rPr>
          <w:rFonts w:hint="eastAsia"/>
        </w:rPr>
        <w:lastRenderedPageBreak/>
        <w:t>7</w:t>
      </w:r>
      <w:r>
        <w:t>.1.4.3.2.1 UE_PCCID</w:t>
      </w:r>
    </w:p>
    <w:p w14:paraId="43018CA0" w14:textId="243F3021" w:rsidR="00090FAA" w:rsidRDefault="002D6EAB" w:rsidP="00A146C6">
      <w:pPr>
        <w:pStyle w:val="Figure"/>
      </w:pPr>
      <w:r>
        <w:rPr>
          <w:noProof/>
        </w:rPr>
        <w:pict w14:anchorId="644FE337">
          <v:shape id="_x0000_i1076" type="#_x0000_t75" style="width:414pt;height:502.2pt">
            <v:imagedata r:id="rId120" o:title="C__Users_bmw_Desktop_BMW_Lab_NB_IoT_Project_目標產出_NB_IoT_SDL_NB_IoT_eNB_ReferenceProcedureUE_PCCID1"/>
          </v:shape>
        </w:pict>
      </w:r>
      <w:r w:rsidR="00090FAA" w:rsidRPr="00E62F74">
        <w:t xml:space="preserve"> </w:t>
      </w:r>
      <w:r w:rsidR="00A146C6"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79</w:t>
      </w:r>
      <w:r w:rsidR="00A53881">
        <w:rPr>
          <w:noProof/>
        </w:rPr>
        <w:fldChar w:fldCharType="end"/>
      </w:r>
      <w:r w:rsidR="00A146C6">
        <w:t xml:space="preserve"> </w:t>
      </w:r>
      <w:r w:rsidR="00090FAA">
        <w:t>Procedure level of UE_PCCID</w:t>
      </w:r>
    </w:p>
    <w:p w14:paraId="2D7CB74F" w14:textId="77777777" w:rsidR="00090FAA" w:rsidRDefault="00090FAA" w:rsidP="00090FAA">
      <w:pPr>
        <w:jc w:val="center"/>
      </w:pPr>
    </w:p>
    <w:p w14:paraId="24911BBB" w14:textId="50694CE0" w:rsidR="00090FAA" w:rsidRDefault="00A146C6" w:rsidP="00A146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79</w:t>
      </w:r>
      <w:r w:rsidR="00A53881">
        <w:rPr>
          <w:noProof/>
        </w:rPr>
        <w:fldChar w:fldCharType="end"/>
      </w:r>
      <w:r>
        <w:t xml:space="preserve"> </w:t>
      </w:r>
      <w:r w:rsidR="00090FAA">
        <w:t>Parameters of UE_PCCID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977"/>
      </w:tblGrid>
      <w:tr w:rsidR="00090FAA" w:rsidRPr="000A00EB" w14:paraId="25CA614A" w14:textId="77777777" w:rsidTr="00A146C6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DE19A17" w14:textId="77777777" w:rsidR="00090FAA" w:rsidRPr="000A00EB" w:rsidRDefault="00090FAA" w:rsidP="00A146C6">
            <w:pPr>
              <w:jc w:val="both"/>
            </w:pPr>
            <w: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2E1574D" w14:textId="77777777" w:rsidR="00090FAA" w:rsidRPr="000A00EB" w:rsidRDefault="00090FAA" w:rsidP="00A146C6">
            <w:pPr>
              <w:jc w:val="both"/>
            </w:pPr>
            <w:r>
              <w:t>Data Type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19DECAAA" w14:textId="77777777" w:rsidR="00090FAA" w:rsidRPr="000A00EB" w:rsidRDefault="00090FAA" w:rsidP="00A146C6">
            <w:pPr>
              <w:jc w:val="both"/>
            </w:pPr>
            <w:r>
              <w:rPr>
                <w:rFonts w:hint="eastAsia"/>
              </w:rPr>
              <w:t>Output Parameter</w:t>
            </w:r>
          </w:p>
        </w:tc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3119D40" w14:textId="77777777" w:rsidR="00090FAA" w:rsidRDefault="00090FAA" w:rsidP="00A146C6">
            <w:pPr>
              <w:jc w:val="both"/>
            </w:pPr>
            <w:r>
              <w:t>Description</w:t>
            </w:r>
          </w:p>
        </w:tc>
      </w:tr>
      <w:tr w:rsidR="00090FAA" w14:paraId="41E43E23" w14:textId="77777777" w:rsidTr="00A146C6">
        <w:trPr>
          <w:jc w:val="center"/>
        </w:trPr>
        <w:tc>
          <w:tcPr>
            <w:tcW w:w="2122" w:type="dxa"/>
            <w:vAlign w:val="center"/>
          </w:tcPr>
          <w:p w14:paraId="600320D5" w14:textId="77777777" w:rsidR="00090FAA" w:rsidRDefault="00090FAA" w:rsidP="00A146C6">
            <w:pPr>
              <w:jc w:val="both"/>
            </w:pPr>
            <w:r w:rsidRPr="00EC093A">
              <w:t>mod_idP</w:t>
            </w:r>
          </w:p>
        </w:tc>
        <w:tc>
          <w:tcPr>
            <w:tcW w:w="2126" w:type="dxa"/>
            <w:vAlign w:val="center"/>
          </w:tcPr>
          <w:p w14:paraId="730F7A1F" w14:textId="77777777" w:rsidR="00090FAA" w:rsidRDefault="00090FAA" w:rsidP="00A146C6">
            <w:pPr>
              <w:jc w:val="both"/>
            </w:pPr>
            <w:r w:rsidRPr="00BB6884">
              <w:t>module_id_t</w:t>
            </w:r>
          </w:p>
        </w:tc>
        <w:tc>
          <w:tcPr>
            <w:tcW w:w="2693" w:type="dxa"/>
            <w:vMerge w:val="restart"/>
            <w:vAlign w:val="center"/>
          </w:tcPr>
          <w:p w14:paraId="33CCE2EF" w14:textId="77777777" w:rsidR="00090FAA" w:rsidRDefault="00090FAA" w:rsidP="00A146C6">
            <w:pPr>
              <w:jc w:val="both"/>
            </w:pPr>
            <w:r w:rsidRPr="000B399E">
              <w:t>eNB_mac_inst[mod_idP].UE_list.pCC_id[ue_idP]</w:t>
            </w:r>
          </w:p>
        </w:tc>
        <w:tc>
          <w:tcPr>
            <w:tcW w:w="2977" w:type="dxa"/>
            <w:vMerge w:val="restart"/>
            <w:vAlign w:val="center"/>
          </w:tcPr>
          <w:p w14:paraId="562AC569" w14:textId="77777777" w:rsidR="00090FAA" w:rsidRDefault="00090FAA" w:rsidP="00A146C6">
            <w:pPr>
              <w:jc w:val="both"/>
            </w:pPr>
            <w:r>
              <w:t>CC ID</w:t>
            </w:r>
          </w:p>
        </w:tc>
      </w:tr>
      <w:tr w:rsidR="00090FAA" w14:paraId="2578B22D" w14:textId="77777777" w:rsidTr="00A146C6">
        <w:trPr>
          <w:jc w:val="center"/>
        </w:trPr>
        <w:tc>
          <w:tcPr>
            <w:tcW w:w="2122" w:type="dxa"/>
            <w:vAlign w:val="center"/>
          </w:tcPr>
          <w:p w14:paraId="6C309B41" w14:textId="77777777" w:rsidR="00090FAA" w:rsidRDefault="00090FAA" w:rsidP="00A146C6">
            <w:pPr>
              <w:jc w:val="both"/>
            </w:pPr>
            <w:r w:rsidRPr="00EC093A">
              <w:t>ue_idP</w:t>
            </w:r>
          </w:p>
        </w:tc>
        <w:tc>
          <w:tcPr>
            <w:tcW w:w="2126" w:type="dxa"/>
            <w:vAlign w:val="center"/>
          </w:tcPr>
          <w:p w14:paraId="1FC104F3" w14:textId="77777777" w:rsidR="00090FAA" w:rsidRDefault="00090FAA" w:rsidP="00A146C6">
            <w:pPr>
              <w:jc w:val="both"/>
            </w:pPr>
            <w:r w:rsidRPr="00EC093A">
              <w:t>int</w:t>
            </w:r>
          </w:p>
        </w:tc>
        <w:tc>
          <w:tcPr>
            <w:tcW w:w="2693" w:type="dxa"/>
            <w:vMerge/>
            <w:vAlign w:val="center"/>
          </w:tcPr>
          <w:p w14:paraId="4AE7AD54" w14:textId="77777777" w:rsidR="00090FAA" w:rsidRDefault="00090FAA" w:rsidP="00A146C6">
            <w:pPr>
              <w:jc w:val="both"/>
            </w:pPr>
          </w:p>
        </w:tc>
        <w:tc>
          <w:tcPr>
            <w:tcW w:w="2977" w:type="dxa"/>
            <w:vMerge/>
            <w:vAlign w:val="center"/>
          </w:tcPr>
          <w:p w14:paraId="34F13B32" w14:textId="77777777" w:rsidR="00090FAA" w:rsidRPr="00E701CA" w:rsidRDefault="00090FAA" w:rsidP="00A146C6">
            <w:pPr>
              <w:jc w:val="both"/>
            </w:pPr>
          </w:p>
        </w:tc>
      </w:tr>
    </w:tbl>
    <w:p w14:paraId="225826FD" w14:textId="4BF0DB13" w:rsidR="00090FAA" w:rsidRDefault="00090FAA" w:rsidP="00090FAA"/>
    <w:p w14:paraId="7EBCDB94" w14:textId="2A50D8D6" w:rsidR="00D60070" w:rsidRDefault="00D60070" w:rsidP="00D60070">
      <w:pPr>
        <w:pStyle w:val="5"/>
        <w:ind w:left="480"/>
      </w:pPr>
      <w:r>
        <w:rPr>
          <w:rFonts w:hint="eastAsia"/>
        </w:rPr>
        <w:lastRenderedPageBreak/>
        <w:t>7.1</w:t>
      </w:r>
      <w:r w:rsidR="00945FC0">
        <w:t>.1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4 schedule_SI</w:t>
      </w:r>
    </w:p>
    <w:p w14:paraId="2E40B301" w14:textId="78EFEA29" w:rsidR="00D60070" w:rsidRDefault="00DA0EB8" w:rsidP="00DA0EB8">
      <w:pPr>
        <w:jc w:val="center"/>
      </w:pPr>
      <w:r>
        <w:rPr>
          <w:noProof/>
        </w:rPr>
        <w:drawing>
          <wp:inline distT="0" distB="0" distL="0" distR="0" wp14:anchorId="054141E6" wp14:editId="4BA90A72">
            <wp:extent cx="4504267" cy="6397867"/>
            <wp:effectExtent l="0" t="0" r="0" b="31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090" cy="640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F91F" w14:textId="03A6DCC5" w:rsidR="00D60070" w:rsidRDefault="00A146C6" w:rsidP="00A146C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80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 schedule_SI.</w:t>
      </w:r>
    </w:p>
    <w:p w14:paraId="7CA4BFDF" w14:textId="77777777" w:rsidR="00D60070" w:rsidRDefault="00D60070" w:rsidP="00D60070"/>
    <w:p w14:paraId="5761D542" w14:textId="2627CB0E" w:rsidR="00D60070" w:rsidRDefault="00A146C6" w:rsidP="00A146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80</w:t>
      </w:r>
      <w:r w:rsidR="00A53881">
        <w:rPr>
          <w:noProof/>
        </w:rPr>
        <w:fldChar w:fldCharType="end"/>
      </w:r>
      <w:r w:rsidR="00D60070">
        <w:t xml:space="preserve"> Parameters of</w:t>
      </w:r>
      <w:r w:rsidR="00D60070" w:rsidRPr="00602F35">
        <w:t xml:space="preserve"> </w:t>
      </w:r>
      <w:r w:rsidR="00D60070">
        <w:t>schedule_SI.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3119"/>
        <w:gridCol w:w="1417"/>
        <w:gridCol w:w="3828"/>
      </w:tblGrid>
      <w:tr w:rsidR="00D60070" w:rsidRPr="000A00EB" w14:paraId="3F291969" w14:textId="77777777" w:rsidTr="00945FC0">
        <w:trPr>
          <w:jc w:val="center"/>
        </w:trPr>
        <w:tc>
          <w:tcPr>
            <w:tcW w:w="2263" w:type="dxa"/>
            <w:shd w:val="clear" w:color="auto" w:fill="D9D9D9" w:themeFill="background1" w:themeFillShade="D9"/>
          </w:tcPr>
          <w:p w14:paraId="5F3F307F" w14:textId="77777777" w:rsidR="00D60070" w:rsidRPr="000A00EB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16346B14" w14:textId="77777777" w:rsidR="00D60070" w:rsidRPr="000A00EB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3FCAA2A" w14:textId="77777777" w:rsidR="00D60070" w:rsidRPr="000A00EB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3F190D89" w14:textId="77777777" w:rsidR="00D60070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3197F8ED" w14:textId="77777777" w:rsidTr="00945FC0">
        <w:trPr>
          <w:jc w:val="center"/>
        </w:trPr>
        <w:tc>
          <w:tcPr>
            <w:tcW w:w="2263" w:type="dxa"/>
          </w:tcPr>
          <w:p w14:paraId="26C0A66A" w14:textId="77777777" w:rsidR="00D60070" w:rsidRDefault="00D60070" w:rsidP="00D60070">
            <w:pPr>
              <w:rPr>
                <w:rFonts w:cs="Times New Roman"/>
              </w:rPr>
            </w:pPr>
            <w:r w:rsidRPr="0048003A">
              <w:rPr>
                <w:rFonts w:cs="Times New Roman"/>
              </w:rPr>
              <w:t>module_idP</w:t>
            </w:r>
          </w:p>
        </w:tc>
        <w:tc>
          <w:tcPr>
            <w:tcW w:w="3119" w:type="dxa"/>
          </w:tcPr>
          <w:p w14:paraId="47BCFF1C" w14:textId="77777777" w:rsidR="00D60070" w:rsidRDefault="00D60070" w:rsidP="00D60070">
            <w:pPr>
              <w:rPr>
                <w:rFonts w:cs="Times New Roman"/>
              </w:rPr>
            </w:pPr>
            <w:r w:rsidRPr="0048003A">
              <w:rPr>
                <w:rFonts w:cs="Times New Roman"/>
              </w:rPr>
              <w:t>module_id_t</w:t>
            </w:r>
          </w:p>
        </w:tc>
        <w:tc>
          <w:tcPr>
            <w:tcW w:w="1417" w:type="dxa"/>
            <w:vMerge w:val="restart"/>
            <w:vAlign w:val="center"/>
          </w:tcPr>
          <w:p w14:paraId="38939D67" w14:textId="77777777" w:rsidR="00D60070" w:rsidRDefault="00D60070" w:rsidP="00D60070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  <w:tc>
          <w:tcPr>
            <w:tcW w:w="3828" w:type="dxa"/>
            <w:vMerge w:val="restart"/>
            <w:vAlign w:val="center"/>
          </w:tcPr>
          <w:p w14:paraId="120A5628" w14:textId="77777777" w:rsidR="00D60070" w:rsidRDefault="00D60070" w:rsidP="00D60070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</w:tr>
      <w:tr w:rsidR="00D60070" w14:paraId="262BB8E0" w14:textId="77777777" w:rsidTr="00945FC0">
        <w:trPr>
          <w:jc w:val="center"/>
        </w:trPr>
        <w:tc>
          <w:tcPr>
            <w:tcW w:w="2263" w:type="dxa"/>
          </w:tcPr>
          <w:p w14:paraId="2E355F03" w14:textId="77777777" w:rsidR="00D60070" w:rsidRDefault="00D60070" w:rsidP="00D60070">
            <w:pPr>
              <w:rPr>
                <w:rFonts w:cs="Times New Roman"/>
              </w:rPr>
            </w:pPr>
            <w:r w:rsidRPr="0048003A">
              <w:rPr>
                <w:rFonts w:cs="Times New Roman"/>
              </w:rPr>
              <w:t>frameP</w:t>
            </w:r>
          </w:p>
        </w:tc>
        <w:tc>
          <w:tcPr>
            <w:tcW w:w="3119" w:type="dxa"/>
          </w:tcPr>
          <w:p w14:paraId="508AB16F" w14:textId="77777777" w:rsidR="00D60070" w:rsidRDefault="00D60070" w:rsidP="00D60070">
            <w:pPr>
              <w:rPr>
                <w:rFonts w:cs="Times New Roman"/>
              </w:rPr>
            </w:pPr>
            <w:r w:rsidRPr="0048003A">
              <w:rPr>
                <w:rFonts w:cs="Times New Roman"/>
              </w:rPr>
              <w:t>frame_t</w:t>
            </w:r>
          </w:p>
        </w:tc>
        <w:tc>
          <w:tcPr>
            <w:tcW w:w="1417" w:type="dxa"/>
            <w:vMerge/>
          </w:tcPr>
          <w:p w14:paraId="73C5C3C4" w14:textId="77777777" w:rsidR="00D60070" w:rsidRDefault="00D60070" w:rsidP="00D60070">
            <w:pPr>
              <w:rPr>
                <w:rFonts w:cs="Times New Roman"/>
              </w:rPr>
            </w:pPr>
          </w:p>
        </w:tc>
        <w:tc>
          <w:tcPr>
            <w:tcW w:w="3828" w:type="dxa"/>
            <w:vMerge/>
          </w:tcPr>
          <w:p w14:paraId="04F42B3F" w14:textId="77777777" w:rsidR="00D60070" w:rsidRPr="00E701CA" w:rsidRDefault="00D60070" w:rsidP="00D60070">
            <w:pPr>
              <w:rPr>
                <w:rFonts w:cs="Times New Roman"/>
              </w:rPr>
            </w:pPr>
          </w:p>
        </w:tc>
      </w:tr>
      <w:tr w:rsidR="00D60070" w14:paraId="13E7F118" w14:textId="77777777" w:rsidTr="00945FC0">
        <w:trPr>
          <w:jc w:val="center"/>
        </w:trPr>
        <w:tc>
          <w:tcPr>
            <w:tcW w:w="2263" w:type="dxa"/>
          </w:tcPr>
          <w:p w14:paraId="76602A8F" w14:textId="77777777" w:rsidR="00D60070" w:rsidRPr="00285D7B" w:rsidRDefault="00D60070" w:rsidP="00D60070">
            <w:pPr>
              <w:rPr>
                <w:rFonts w:cs="Times New Roman"/>
              </w:rPr>
            </w:pPr>
            <w:r w:rsidRPr="0048003A">
              <w:rPr>
                <w:rFonts w:cs="Times New Roman"/>
              </w:rPr>
              <w:lastRenderedPageBreak/>
              <w:t>subframeP</w:t>
            </w:r>
          </w:p>
        </w:tc>
        <w:tc>
          <w:tcPr>
            <w:tcW w:w="3119" w:type="dxa"/>
          </w:tcPr>
          <w:p w14:paraId="624DB133" w14:textId="77777777" w:rsidR="00D60070" w:rsidRPr="00285D7B" w:rsidRDefault="00D60070" w:rsidP="00D60070">
            <w:pPr>
              <w:rPr>
                <w:rFonts w:cs="Times New Roman"/>
              </w:rPr>
            </w:pPr>
            <w:r w:rsidRPr="0048003A">
              <w:rPr>
                <w:rFonts w:cs="Times New Roman"/>
              </w:rPr>
              <w:t>sub_frame_t</w:t>
            </w:r>
          </w:p>
        </w:tc>
        <w:tc>
          <w:tcPr>
            <w:tcW w:w="1417" w:type="dxa"/>
            <w:vMerge/>
          </w:tcPr>
          <w:p w14:paraId="5993D81A" w14:textId="77777777" w:rsidR="00D60070" w:rsidRPr="00285D7B" w:rsidRDefault="00D60070" w:rsidP="00D60070">
            <w:pPr>
              <w:rPr>
                <w:rFonts w:cs="Times New Roman"/>
              </w:rPr>
            </w:pPr>
          </w:p>
        </w:tc>
        <w:tc>
          <w:tcPr>
            <w:tcW w:w="3828" w:type="dxa"/>
            <w:vMerge/>
          </w:tcPr>
          <w:p w14:paraId="17D650D6" w14:textId="77777777" w:rsidR="00D60070" w:rsidRPr="00285D7B" w:rsidRDefault="00D60070" w:rsidP="00D60070">
            <w:pPr>
              <w:rPr>
                <w:rFonts w:cs="Times New Roman"/>
              </w:rPr>
            </w:pPr>
          </w:p>
        </w:tc>
      </w:tr>
    </w:tbl>
    <w:p w14:paraId="4418E6E8" w14:textId="77777777" w:rsidR="00D60070" w:rsidRDefault="00D60070" w:rsidP="00D60070">
      <w:pPr>
        <w:widowControl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0A5F2D2C" w14:textId="52FCBC03" w:rsidR="00D60070" w:rsidRDefault="00D60070" w:rsidP="00D60070">
      <w:pPr>
        <w:pStyle w:val="6"/>
        <w:ind w:left="480"/>
      </w:pPr>
      <w:r>
        <w:rPr>
          <w:rFonts w:hint="eastAsia"/>
        </w:rPr>
        <w:lastRenderedPageBreak/>
        <w:t>7.</w:t>
      </w:r>
      <w:r w:rsidR="00AA4404">
        <w:t>1.</w:t>
      </w:r>
      <w:r>
        <w:rPr>
          <w:rFonts w:hint="eastAsia"/>
        </w:rPr>
        <w:t>1.4.</w:t>
      </w:r>
      <w:r w:rsidR="00AA4404">
        <w:t>4</w:t>
      </w:r>
      <w:r>
        <w:rPr>
          <w:rFonts w:hint="eastAsia"/>
        </w:rPr>
        <w:t>.1</w:t>
      </w:r>
      <w:r>
        <w:t xml:space="preserve"> mac_rrc_data_req</w:t>
      </w:r>
    </w:p>
    <w:p w14:paraId="0054B121" w14:textId="7224A9EE" w:rsidR="00D60070" w:rsidRDefault="00DA0EB8" w:rsidP="00DA0EB8">
      <w:pPr>
        <w:jc w:val="center"/>
      </w:pPr>
      <w:r>
        <w:rPr>
          <w:noProof/>
        </w:rPr>
        <w:drawing>
          <wp:inline distT="0" distB="0" distL="0" distR="0" wp14:anchorId="0BDA42BB" wp14:editId="7FD85CD8">
            <wp:extent cx="4978400" cy="6019605"/>
            <wp:effectExtent l="0" t="0" r="0" b="63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79" cy="602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DEAF" w14:textId="2B9CDF7B" w:rsidR="00D60070" w:rsidRDefault="00A146C6" w:rsidP="00A146C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81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</w:t>
      </w:r>
      <w:r w:rsidR="00D60070" w:rsidRPr="00C36525">
        <w:t xml:space="preserve"> mac_rrc_data_req</w:t>
      </w:r>
      <w:r w:rsidR="00D60070">
        <w:t>.</w:t>
      </w:r>
    </w:p>
    <w:p w14:paraId="643AB30B" w14:textId="77777777" w:rsidR="00D60070" w:rsidRDefault="00D60070" w:rsidP="00D60070">
      <w:pPr>
        <w:jc w:val="center"/>
        <w:rPr>
          <w:rFonts w:cs="Times New Roman"/>
        </w:rPr>
      </w:pPr>
    </w:p>
    <w:p w14:paraId="3AF3A28F" w14:textId="3615137E" w:rsidR="00D60070" w:rsidRPr="006420D6" w:rsidRDefault="00A146C6" w:rsidP="00A146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81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 w:rsidRPr="00C36525">
        <w:t>mac_rrc_data_req</w:t>
      </w:r>
      <w:r w:rsidR="00D60070">
        <w:t>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3119"/>
        <w:gridCol w:w="3009"/>
        <w:gridCol w:w="2236"/>
      </w:tblGrid>
      <w:tr w:rsidR="00D60070" w:rsidRPr="000A00EB" w14:paraId="6715A481" w14:textId="77777777" w:rsidTr="00A146C6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2FB02191" w14:textId="77777777" w:rsidR="00D60070" w:rsidRPr="000A00EB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14:paraId="13047472" w14:textId="77777777" w:rsidR="00D60070" w:rsidRPr="000A00EB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3009" w:type="dxa"/>
            <w:shd w:val="clear" w:color="auto" w:fill="D9D9D9" w:themeFill="background1" w:themeFillShade="D9"/>
            <w:vAlign w:val="center"/>
          </w:tcPr>
          <w:p w14:paraId="2CF3F8CE" w14:textId="77777777" w:rsidR="00D60070" w:rsidRPr="000A00EB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236" w:type="dxa"/>
            <w:shd w:val="clear" w:color="auto" w:fill="D9D9D9" w:themeFill="background1" w:themeFillShade="D9"/>
            <w:vAlign w:val="center"/>
          </w:tcPr>
          <w:p w14:paraId="269CC3F0" w14:textId="77777777" w:rsidR="00D60070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64C95EE1" w14:textId="77777777" w:rsidTr="00A146C6">
        <w:trPr>
          <w:jc w:val="center"/>
        </w:trPr>
        <w:tc>
          <w:tcPr>
            <w:tcW w:w="2263" w:type="dxa"/>
            <w:vAlign w:val="center"/>
          </w:tcPr>
          <w:p w14:paraId="4454CC4B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Mod_idP</w:t>
            </w:r>
          </w:p>
        </w:tc>
        <w:tc>
          <w:tcPr>
            <w:tcW w:w="3119" w:type="dxa"/>
            <w:vAlign w:val="center"/>
          </w:tcPr>
          <w:p w14:paraId="042E3483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const module_id_t</w:t>
            </w:r>
          </w:p>
        </w:tc>
        <w:tc>
          <w:tcPr>
            <w:tcW w:w="3009" w:type="dxa"/>
            <w:vMerge w:val="restart"/>
            <w:vAlign w:val="center"/>
          </w:tcPr>
          <w:p w14:paraId="7BA14234" w14:textId="77777777" w:rsidR="00D60070" w:rsidRDefault="00D60070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izeof_</w:t>
            </w:r>
            <w:r>
              <w:rPr>
                <w:rFonts w:cs="Times New Roman"/>
              </w:rPr>
              <w:t>SIBs</w:t>
            </w:r>
          </w:p>
        </w:tc>
        <w:tc>
          <w:tcPr>
            <w:tcW w:w="2236" w:type="dxa"/>
            <w:vMerge w:val="restart"/>
            <w:vAlign w:val="center"/>
          </w:tcPr>
          <w:p w14:paraId="7475C311" w14:textId="77777777" w:rsidR="00D60070" w:rsidRPr="001D5F65" w:rsidRDefault="00D60070" w:rsidP="00A146C6">
            <w:pPr>
              <w:jc w:val="both"/>
              <w:rPr>
                <w:rFonts w:cs="Times New Roman"/>
              </w:rPr>
            </w:pPr>
            <w:r w:rsidRPr="001D5F65">
              <w:rPr>
                <w:rFonts w:cs="Times New Roman" w:hint="eastAsia"/>
              </w:rPr>
              <w:t xml:space="preserve">Data size of </w:t>
            </w:r>
            <w:r w:rsidRPr="001D5F65">
              <w:rPr>
                <w:rFonts w:cs="Times New Roman"/>
              </w:rPr>
              <w:t xml:space="preserve">sdu </w:t>
            </w:r>
            <w:r w:rsidRPr="001D5F65">
              <w:rPr>
                <w:rFonts w:cs="Times New Roman" w:hint="eastAsia"/>
              </w:rPr>
              <w:t>payload</w:t>
            </w:r>
          </w:p>
        </w:tc>
      </w:tr>
      <w:tr w:rsidR="00D60070" w14:paraId="4C5F5ACA" w14:textId="77777777" w:rsidTr="00A146C6">
        <w:trPr>
          <w:jc w:val="center"/>
        </w:trPr>
        <w:tc>
          <w:tcPr>
            <w:tcW w:w="2263" w:type="dxa"/>
            <w:vAlign w:val="center"/>
          </w:tcPr>
          <w:p w14:paraId="1C49D9BF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CC_id</w:t>
            </w:r>
          </w:p>
        </w:tc>
        <w:tc>
          <w:tcPr>
            <w:tcW w:w="3119" w:type="dxa"/>
            <w:vAlign w:val="center"/>
          </w:tcPr>
          <w:p w14:paraId="58333F77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 xml:space="preserve">const int        </w:t>
            </w:r>
          </w:p>
        </w:tc>
        <w:tc>
          <w:tcPr>
            <w:tcW w:w="3009" w:type="dxa"/>
            <w:vMerge/>
            <w:vAlign w:val="center"/>
          </w:tcPr>
          <w:p w14:paraId="41169238" w14:textId="77777777" w:rsidR="00D60070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2236" w:type="dxa"/>
            <w:vMerge/>
            <w:vAlign w:val="center"/>
          </w:tcPr>
          <w:p w14:paraId="19F44DF4" w14:textId="77777777" w:rsidR="00D60070" w:rsidRPr="00E701CA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2AB4DCF2" w14:textId="77777777" w:rsidTr="00A146C6">
        <w:trPr>
          <w:jc w:val="center"/>
        </w:trPr>
        <w:tc>
          <w:tcPr>
            <w:tcW w:w="2263" w:type="dxa"/>
            <w:vAlign w:val="center"/>
          </w:tcPr>
          <w:p w14:paraId="012AC65D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frameP</w:t>
            </w:r>
          </w:p>
        </w:tc>
        <w:tc>
          <w:tcPr>
            <w:tcW w:w="3119" w:type="dxa"/>
            <w:vAlign w:val="center"/>
          </w:tcPr>
          <w:p w14:paraId="61087C21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 xml:space="preserve">const frame_t    </w:t>
            </w:r>
          </w:p>
        </w:tc>
        <w:tc>
          <w:tcPr>
            <w:tcW w:w="3009" w:type="dxa"/>
            <w:vMerge/>
            <w:vAlign w:val="center"/>
          </w:tcPr>
          <w:p w14:paraId="1D8EED7C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2236" w:type="dxa"/>
            <w:vMerge/>
            <w:vAlign w:val="center"/>
          </w:tcPr>
          <w:p w14:paraId="0F3977C8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73A4A5F7" w14:textId="77777777" w:rsidTr="00A146C6">
        <w:trPr>
          <w:jc w:val="center"/>
        </w:trPr>
        <w:tc>
          <w:tcPr>
            <w:tcW w:w="2263" w:type="dxa"/>
            <w:vAlign w:val="center"/>
          </w:tcPr>
          <w:p w14:paraId="778CE69C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Srb_id</w:t>
            </w:r>
          </w:p>
        </w:tc>
        <w:tc>
          <w:tcPr>
            <w:tcW w:w="3119" w:type="dxa"/>
            <w:vAlign w:val="center"/>
          </w:tcPr>
          <w:p w14:paraId="7377DF70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 xml:space="preserve">const rb_id_t    </w:t>
            </w:r>
          </w:p>
        </w:tc>
        <w:tc>
          <w:tcPr>
            <w:tcW w:w="3009" w:type="dxa"/>
            <w:vMerge w:val="restart"/>
            <w:vAlign w:val="center"/>
          </w:tcPr>
          <w:p w14:paraId="58C3B3C3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Sdu_size</w:t>
            </w:r>
          </w:p>
        </w:tc>
        <w:tc>
          <w:tcPr>
            <w:tcW w:w="2236" w:type="dxa"/>
            <w:vMerge w:val="restart"/>
            <w:vAlign w:val="center"/>
          </w:tcPr>
          <w:p w14:paraId="66D42537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1894D23B" w14:textId="77777777" w:rsidTr="00A146C6">
        <w:trPr>
          <w:jc w:val="center"/>
        </w:trPr>
        <w:tc>
          <w:tcPr>
            <w:tcW w:w="2263" w:type="dxa"/>
            <w:vAlign w:val="center"/>
          </w:tcPr>
          <w:p w14:paraId="0E7FDFA8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lastRenderedPageBreak/>
              <w:t>Nb_tb</w:t>
            </w:r>
          </w:p>
        </w:tc>
        <w:tc>
          <w:tcPr>
            <w:tcW w:w="3119" w:type="dxa"/>
            <w:vAlign w:val="center"/>
          </w:tcPr>
          <w:p w14:paraId="5AB3EB4C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uint8_t</w:t>
            </w:r>
          </w:p>
        </w:tc>
        <w:tc>
          <w:tcPr>
            <w:tcW w:w="3009" w:type="dxa"/>
            <w:vMerge/>
            <w:vAlign w:val="center"/>
          </w:tcPr>
          <w:p w14:paraId="4356B673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2236" w:type="dxa"/>
            <w:vMerge/>
            <w:vAlign w:val="center"/>
          </w:tcPr>
          <w:p w14:paraId="70A22C92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7D14C419" w14:textId="77777777" w:rsidTr="00A146C6">
        <w:trPr>
          <w:jc w:val="center"/>
        </w:trPr>
        <w:tc>
          <w:tcPr>
            <w:tcW w:w="2263" w:type="dxa"/>
            <w:vAlign w:val="center"/>
          </w:tcPr>
          <w:p w14:paraId="2051D835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buffer_pP</w:t>
            </w:r>
          </w:p>
        </w:tc>
        <w:tc>
          <w:tcPr>
            <w:tcW w:w="3119" w:type="dxa"/>
            <w:vAlign w:val="center"/>
          </w:tcPr>
          <w:p w14:paraId="7EE03A9F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uint8_t</w:t>
            </w:r>
          </w:p>
        </w:tc>
        <w:tc>
          <w:tcPr>
            <w:tcW w:w="3009" w:type="dxa"/>
            <w:vMerge/>
            <w:vAlign w:val="center"/>
          </w:tcPr>
          <w:p w14:paraId="7B35F000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2236" w:type="dxa"/>
            <w:vMerge/>
            <w:vAlign w:val="center"/>
          </w:tcPr>
          <w:p w14:paraId="5F453525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2F82CA80" w14:textId="77777777" w:rsidTr="00A146C6">
        <w:trPr>
          <w:jc w:val="center"/>
        </w:trPr>
        <w:tc>
          <w:tcPr>
            <w:tcW w:w="2263" w:type="dxa"/>
            <w:vAlign w:val="center"/>
          </w:tcPr>
          <w:p w14:paraId="20B3F65C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enb_flagP</w:t>
            </w:r>
          </w:p>
        </w:tc>
        <w:tc>
          <w:tcPr>
            <w:tcW w:w="3119" w:type="dxa"/>
            <w:vAlign w:val="center"/>
          </w:tcPr>
          <w:p w14:paraId="32FEE3E4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eNB_flag_t</w:t>
            </w:r>
          </w:p>
        </w:tc>
        <w:tc>
          <w:tcPr>
            <w:tcW w:w="3009" w:type="dxa"/>
            <w:vMerge w:val="restart"/>
            <w:vAlign w:val="center"/>
          </w:tcPr>
          <w:p w14:paraId="77796BB4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izeof</w:t>
            </w:r>
            <w:r>
              <w:rPr>
                <w:rFonts w:cs="Times New Roman"/>
              </w:rPr>
              <w:t>_MCCH_MESSAGE</w:t>
            </w:r>
          </w:p>
        </w:tc>
        <w:tc>
          <w:tcPr>
            <w:tcW w:w="2236" w:type="dxa"/>
            <w:vMerge/>
            <w:vAlign w:val="center"/>
          </w:tcPr>
          <w:p w14:paraId="0825DC58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30EC79CB" w14:textId="77777777" w:rsidTr="00A146C6">
        <w:trPr>
          <w:jc w:val="center"/>
        </w:trPr>
        <w:tc>
          <w:tcPr>
            <w:tcW w:w="2263" w:type="dxa"/>
            <w:vAlign w:val="center"/>
          </w:tcPr>
          <w:p w14:paraId="479F629F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eNB_index</w:t>
            </w:r>
          </w:p>
        </w:tc>
        <w:tc>
          <w:tcPr>
            <w:tcW w:w="3119" w:type="dxa"/>
            <w:vAlign w:val="center"/>
          </w:tcPr>
          <w:p w14:paraId="48974A99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uint8_t</w:t>
            </w:r>
          </w:p>
        </w:tc>
        <w:tc>
          <w:tcPr>
            <w:tcW w:w="3009" w:type="dxa"/>
            <w:vMerge/>
            <w:vAlign w:val="center"/>
          </w:tcPr>
          <w:p w14:paraId="6F15AB71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2236" w:type="dxa"/>
            <w:vMerge/>
            <w:vAlign w:val="center"/>
          </w:tcPr>
          <w:p w14:paraId="2D5F026A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495350FC" w14:textId="77777777" w:rsidTr="00A146C6">
        <w:trPr>
          <w:jc w:val="center"/>
        </w:trPr>
        <w:tc>
          <w:tcPr>
            <w:tcW w:w="2263" w:type="dxa"/>
            <w:vAlign w:val="center"/>
          </w:tcPr>
          <w:p w14:paraId="7B09400D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mbsfn_sync_area</w:t>
            </w:r>
          </w:p>
        </w:tc>
        <w:tc>
          <w:tcPr>
            <w:tcW w:w="3119" w:type="dxa"/>
            <w:vAlign w:val="center"/>
          </w:tcPr>
          <w:p w14:paraId="2CEB34BA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uint8_t</w:t>
            </w:r>
          </w:p>
        </w:tc>
        <w:tc>
          <w:tcPr>
            <w:tcW w:w="3009" w:type="dxa"/>
            <w:vMerge/>
            <w:vAlign w:val="center"/>
          </w:tcPr>
          <w:p w14:paraId="56527CBD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2236" w:type="dxa"/>
            <w:vMerge/>
            <w:vAlign w:val="center"/>
          </w:tcPr>
          <w:p w14:paraId="35884F34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</w:tbl>
    <w:p w14:paraId="1C56BE3F" w14:textId="77777777" w:rsidR="00D60070" w:rsidRDefault="00D60070" w:rsidP="00D60070">
      <w:pPr>
        <w:jc w:val="center"/>
        <w:rPr>
          <w:rFonts w:cs="Times New Roman"/>
        </w:rPr>
      </w:pPr>
    </w:p>
    <w:p w14:paraId="46CD438A" w14:textId="09A5D713" w:rsidR="00D60070" w:rsidRDefault="00D60070" w:rsidP="00D60070">
      <w:pPr>
        <w:pStyle w:val="7"/>
        <w:ind w:left="960"/>
      </w:pPr>
      <w:r>
        <w:rPr>
          <w:rFonts w:hint="eastAsia"/>
        </w:rPr>
        <w:t>7.</w:t>
      </w:r>
      <w:r w:rsidR="005564EA">
        <w:t>1.</w:t>
      </w:r>
      <w:r>
        <w:rPr>
          <w:rFonts w:hint="eastAsia"/>
        </w:rPr>
        <w:t>1.4.</w:t>
      </w:r>
      <w:r w:rsidR="005564EA">
        <w:t>4</w:t>
      </w:r>
      <w:r>
        <w:rPr>
          <w:rFonts w:hint="eastAsia"/>
        </w:rPr>
        <w:t>.1.1</w:t>
      </w:r>
      <w:r>
        <w:t xml:space="preserve"> BCCH</w:t>
      </w:r>
    </w:p>
    <w:p w14:paraId="4BA4D801" w14:textId="77777777" w:rsidR="00D60070" w:rsidRDefault="00D60070" w:rsidP="00D60070">
      <w:r w:rsidRPr="000419F5">
        <w:rPr>
          <w:noProof/>
        </w:rPr>
        <w:drawing>
          <wp:inline distT="0" distB="0" distL="0" distR="0" wp14:anchorId="403AADA6" wp14:editId="262485F5">
            <wp:extent cx="5260975" cy="6365240"/>
            <wp:effectExtent l="0" t="0" r="0" b="0"/>
            <wp:docPr id="147" name="圖片 147" descr="C:\Users\user\Desktop\NB-IoT-SDL\figure\C__Users_user_Desktop_NB-IoT-SDLProcedureBCCH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NB-IoT-SDL\figure\C__Users_user_Desktop_NB-IoT-SDLProcedureBCCH1.emf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7429" w14:textId="763E17A7" w:rsidR="00D60070" w:rsidRDefault="00A146C6" w:rsidP="00A146C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82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 BCCH.</w:t>
      </w:r>
    </w:p>
    <w:p w14:paraId="1C17FB8C" w14:textId="77777777" w:rsidR="00D60070" w:rsidRDefault="00D60070" w:rsidP="00D60070">
      <w:pPr>
        <w:jc w:val="center"/>
        <w:rPr>
          <w:rFonts w:cs="Times New Roman"/>
        </w:rPr>
      </w:pPr>
    </w:p>
    <w:p w14:paraId="5F19FB9B" w14:textId="2619F125" w:rsidR="00D60070" w:rsidRPr="006420D6" w:rsidRDefault="00A146C6" w:rsidP="00A146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82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>
        <w:t>BCCH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2300"/>
        <w:gridCol w:w="2236"/>
        <w:gridCol w:w="3828"/>
      </w:tblGrid>
      <w:tr w:rsidR="00D60070" w:rsidRPr="000A00EB" w14:paraId="7223F3FD" w14:textId="77777777" w:rsidTr="00A146C6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02D649AC" w14:textId="77777777" w:rsidR="00D60070" w:rsidRPr="000A00EB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300" w:type="dxa"/>
            <w:shd w:val="clear" w:color="auto" w:fill="D9D9D9" w:themeFill="background1" w:themeFillShade="D9"/>
            <w:vAlign w:val="center"/>
          </w:tcPr>
          <w:p w14:paraId="71D4EF39" w14:textId="77777777" w:rsidR="00D60070" w:rsidRPr="000A00EB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236" w:type="dxa"/>
            <w:shd w:val="clear" w:color="auto" w:fill="D9D9D9" w:themeFill="background1" w:themeFillShade="D9"/>
            <w:vAlign w:val="center"/>
          </w:tcPr>
          <w:p w14:paraId="10EA5034" w14:textId="77777777" w:rsidR="00D60070" w:rsidRPr="000A00EB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08139411" w14:textId="77777777" w:rsidR="00D60070" w:rsidRDefault="00D60070" w:rsidP="00A146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45B3AB5E" w14:textId="77777777" w:rsidTr="00A146C6">
        <w:trPr>
          <w:jc w:val="center"/>
        </w:trPr>
        <w:tc>
          <w:tcPr>
            <w:tcW w:w="2263" w:type="dxa"/>
            <w:vAlign w:val="center"/>
          </w:tcPr>
          <w:p w14:paraId="68542A5E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Mod_idP</w:t>
            </w:r>
          </w:p>
        </w:tc>
        <w:tc>
          <w:tcPr>
            <w:tcW w:w="2300" w:type="dxa"/>
            <w:vAlign w:val="center"/>
          </w:tcPr>
          <w:p w14:paraId="7FEA42EB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const module_id_t</w:t>
            </w:r>
          </w:p>
        </w:tc>
        <w:tc>
          <w:tcPr>
            <w:tcW w:w="2236" w:type="dxa"/>
            <w:vMerge w:val="restart"/>
            <w:vAlign w:val="center"/>
          </w:tcPr>
          <w:p w14:paraId="59162B5A" w14:textId="77777777" w:rsidR="00D60070" w:rsidRDefault="00D60070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izeof_</w:t>
            </w:r>
            <w:r>
              <w:rPr>
                <w:rFonts w:cs="Times New Roman"/>
              </w:rPr>
              <w:t>SIB23</w:t>
            </w:r>
          </w:p>
        </w:tc>
        <w:tc>
          <w:tcPr>
            <w:tcW w:w="3828" w:type="dxa"/>
            <w:vMerge w:val="restart"/>
            <w:vAlign w:val="center"/>
          </w:tcPr>
          <w:p w14:paraId="428A10CF" w14:textId="77777777" w:rsidR="00D60070" w:rsidRDefault="00D60070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Size of BCCH sdu l</w:t>
            </w:r>
            <w:r w:rsidRPr="00932163">
              <w:rPr>
                <w:rFonts w:cs="Times New Roman"/>
              </w:rPr>
              <w:t>ength</w:t>
            </w:r>
          </w:p>
        </w:tc>
      </w:tr>
      <w:tr w:rsidR="00D60070" w14:paraId="00798ADA" w14:textId="77777777" w:rsidTr="00A146C6">
        <w:trPr>
          <w:jc w:val="center"/>
        </w:trPr>
        <w:tc>
          <w:tcPr>
            <w:tcW w:w="2263" w:type="dxa"/>
            <w:vAlign w:val="center"/>
          </w:tcPr>
          <w:p w14:paraId="18C20AA5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CC_id</w:t>
            </w:r>
          </w:p>
        </w:tc>
        <w:tc>
          <w:tcPr>
            <w:tcW w:w="2300" w:type="dxa"/>
            <w:vAlign w:val="center"/>
          </w:tcPr>
          <w:p w14:paraId="671F1915" w14:textId="77777777" w:rsidR="00D60070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 xml:space="preserve">const int        </w:t>
            </w:r>
          </w:p>
        </w:tc>
        <w:tc>
          <w:tcPr>
            <w:tcW w:w="2236" w:type="dxa"/>
            <w:vMerge/>
            <w:vAlign w:val="center"/>
          </w:tcPr>
          <w:p w14:paraId="2F121CDC" w14:textId="77777777" w:rsidR="00D60070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828" w:type="dxa"/>
            <w:vMerge/>
            <w:vAlign w:val="center"/>
          </w:tcPr>
          <w:p w14:paraId="64EA02C7" w14:textId="77777777" w:rsidR="00D60070" w:rsidRPr="00E701CA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7DADD3E8" w14:textId="77777777" w:rsidTr="00A146C6">
        <w:trPr>
          <w:jc w:val="center"/>
        </w:trPr>
        <w:tc>
          <w:tcPr>
            <w:tcW w:w="2263" w:type="dxa"/>
            <w:vAlign w:val="center"/>
          </w:tcPr>
          <w:p w14:paraId="51D078A7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frameP</w:t>
            </w:r>
          </w:p>
        </w:tc>
        <w:tc>
          <w:tcPr>
            <w:tcW w:w="2300" w:type="dxa"/>
            <w:vAlign w:val="center"/>
          </w:tcPr>
          <w:p w14:paraId="45B185FF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 xml:space="preserve">const frame_t    </w:t>
            </w:r>
          </w:p>
        </w:tc>
        <w:tc>
          <w:tcPr>
            <w:tcW w:w="2236" w:type="dxa"/>
            <w:vMerge w:val="restart"/>
            <w:vAlign w:val="center"/>
          </w:tcPr>
          <w:p w14:paraId="466E5915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izeof_</w:t>
            </w:r>
            <w:r>
              <w:rPr>
                <w:rFonts w:cs="Times New Roman"/>
              </w:rPr>
              <w:t>SIB1</w:t>
            </w:r>
          </w:p>
        </w:tc>
        <w:tc>
          <w:tcPr>
            <w:tcW w:w="3828" w:type="dxa"/>
            <w:vMerge/>
            <w:vAlign w:val="center"/>
          </w:tcPr>
          <w:p w14:paraId="125C657B" w14:textId="77777777" w:rsidR="00D60070" w:rsidRPr="00285D7B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213CEAC5" w14:textId="77777777" w:rsidTr="00A146C6">
        <w:trPr>
          <w:jc w:val="center"/>
        </w:trPr>
        <w:tc>
          <w:tcPr>
            <w:tcW w:w="2263" w:type="dxa"/>
            <w:vAlign w:val="center"/>
          </w:tcPr>
          <w:p w14:paraId="10A75C47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buffer_pP</w:t>
            </w:r>
          </w:p>
        </w:tc>
        <w:tc>
          <w:tcPr>
            <w:tcW w:w="2300" w:type="dxa"/>
            <w:vAlign w:val="center"/>
          </w:tcPr>
          <w:p w14:paraId="7F8BBFF8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uint8_t</w:t>
            </w:r>
          </w:p>
        </w:tc>
        <w:tc>
          <w:tcPr>
            <w:tcW w:w="2236" w:type="dxa"/>
            <w:vMerge/>
            <w:vAlign w:val="center"/>
          </w:tcPr>
          <w:p w14:paraId="2F50856E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828" w:type="dxa"/>
            <w:vMerge/>
            <w:vAlign w:val="center"/>
          </w:tcPr>
          <w:p w14:paraId="3F1B9C03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  <w:tr w:rsidR="00D60070" w14:paraId="15E1CC07" w14:textId="77777777" w:rsidTr="00A146C6">
        <w:trPr>
          <w:jc w:val="center"/>
        </w:trPr>
        <w:tc>
          <w:tcPr>
            <w:tcW w:w="2263" w:type="dxa"/>
            <w:vAlign w:val="center"/>
          </w:tcPr>
          <w:p w14:paraId="39074C93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eNB_index</w:t>
            </w:r>
          </w:p>
        </w:tc>
        <w:tc>
          <w:tcPr>
            <w:tcW w:w="2300" w:type="dxa"/>
            <w:vAlign w:val="center"/>
          </w:tcPr>
          <w:p w14:paraId="68118867" w14:textId="77777777" w:rsidR="00D60070" w:rsidRPr="0048003A" w:rsidRDefault="00D60070" w:rsidP="00A146C6">
            <w:pPr>
              <w:jc w:val="both"/>
              <w:rPr>
                <w:rFonts w:cs="Times New Roman"/>
              </w:rPr>
            </w:pPr>
            <w:r w:rsidRPr="00382286">
              <w:rPr>
                <w:rFonts w:cs="Times New Roman"/>
              </w:rPr>
              <w:t>uint8_t</w:t>
            </w:r>
          </w:p>
        </w:tc>
        <w:tc>
          <w:tcPr>
            <w:tcW w:w="2236" w:type="dxa"/>
            <w:vMerge/>
            <w:vAlign w:val="center"/>
          </w:tcPr>
          <w:p w14:paraId="03AAD1EE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  <w:tc>
          <w:tcPr>
            <w:tcW w:w="3828" w:type="dxa"/>
            <w:vMerge/>
            <w:vAlign w:val="center"/>
          </w:tcPr>
          <w:p w14:paraId="4B444A43" w14:textId="77777777" w:rsidR="00D60070" w:rsidRPr="001101A4" w:rsidRDefault="00D60070" w:rsidP="00A146C6">
            <w:pPr>
              <w:jc w:val="both"/>
              <w:rPr>
                <w:rFonts w:cs="Times New Roman"/>
              </w:rPr>
            </w:pPr>
          </w:p>
        </w:tc>
      </w:tr>
    </w:tbl>
    <w:p w14:paraId="125CDA4C" w14:textId="77777777" w:rsidR="00D60070" w:rsidRDefault="00D60070" w:rsidP="00D60070">
      <w:pPr>
        <w:jc w:val="center"/>
        <w:rPr>
          <w:rFonts w:cs="Times New Roman"/>
        </w:rPr>
      </w:pPr>
    </w:p>
    <w:p w14:paraId="0F2F6077" w14:textId="3B5A0064" w:rsidR="00D60070" w:rsidRDefault="00D60070" w:rsidP="00D60070">
      <w:pPr>
        <w:pStyle w:val="6"/>
        <w:ind w:left="480"/>
      </w:pPr>
      <w:r>
        <w:rPr>
          <w:rFonts w:hint="eastAsia"/>
        </w:rPr>
        <w:lastRenderedPageBreak/>
        <w:t>7.</w:t>
      </w:r>
      <w:r w:rsidR="00AA4404">
        <w:t>1.</w:t>
      </w:r>
      <w:r>
        <w:rPr>
          <w:rFonts w:hint="eastAsia"/>
        </w:rPr>
        <w:t>1.4.</w:t>
      </w:r>
      <w:r w:rsidR="00AA4404">
        <w:t>4</w:t>
      </w:r>
      <w:r>
        <w:rPr>
          <w:rFonts w:hint="eastAsia"/>
        </w:rPr>
        <w:t>.2</w:t>
      </w:r>
      <w:r>
        <w:t xml:space="preserve"> set_vrb_map</w:t>
      </w:r>
    </w:p>
    <w:p w14:paraId="27947A51" w14:textId="77777777" w:rsidR="00D60070" w:rsidRDefault="00D60070" w:rsidP="00D60070">
      <w:r w:rsidRPr="000419F5">
        <w:rPr>
          <w:noProof/>
        </w:rPr>
        <w:drawing>
          <wp:inline distT="0" distB="0" distL="0" distR="0" wp14:anchorId="6233DADF" wp14:editId="7A60992A">
            <wp:extent cx="5260975" cy="6365240"/>
            <wp:effectExtent l="0" t="0" r="0" b="0"/>
            <wp:docPr id="148" name="圖片 148" descr="C:\Users\user\Desktop\NB-IoT-SDL\figure\C__Users_user_Desktop_NB-IoT-SDLProcedureset_vrb_map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B-IoT-SDL\figure\C__Users_user_Desktop_NB-IoT-SDLProcedureset_vrb_map1.emf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B0A" w14:textId="5C433212" w:rsidR="00D60070" w:rsidRDefault="003F7714" w:rsidP="003F7714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83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</w:t>
      </w:r>
      <w:r w:rsidR="00D60070" w:rsidRPr="00F17D4B">
        <w:t xml:space="preserve"> set_vrb_map</w:t>
      </w:r>
      <w:r w:rsidR="00D60070">
        <w:t>.</w:t>
      </w:r>
      <w:r w:rsidR="00D60070" w:rsidRPr="006420D6">
        <w:rPr>
          <w:rFonts w:hint="eastAsia"/>
        </w:rPr>
        <w:t xml:space="preserve"> </w:t>
      </w:r>
    </w:p>
    <w:p w14:paraId="5D56984B" w14:textId="77777777" w:rsidR="00D60070" w:rsidRPr="006420D6" w:rsidRDefault="00D60070" w:rsidP="00D60070">
      <w:pPr>
        <w:jc w:val="center"/>
        <w:rPr>
          <w:rFonts w:cs="Times New Roman"/>
        </w:rPr>
      </w:pPr>
    </w:p>
    <w:p w14:paraId="5E1D4EC9" w14:textId="30058347" w:rsidR="00D60070" w:rsidRPr="006420D6" w:rsidRDefault="003F7714" w:rsidP="003F771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83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 w:rsidRPr="00F17D4B">
        <w:t>set_vrb_map</w:t>
      </w:r>
      <w:r w:rsidR="00D60070">
        <w:t>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4138"/>
        <w:gridCol w:w="2410"/>
        <w:gridCol w:w="2268"/>
        <w:gridCol w:w="1811"/>
      </w:tblGrid>
      <w:tr w:rsidR="00D60070" w:rsidRPr="000A00EB" w14:paraId="39ED48BF" w14:textId="77777777" w:rsidTr="00945FC0">
        <w:trPr>
          <w:jc w:val="center"/>
        </w:trPr>
        <w:tc>
          <w:tcPr>
            <w:tcW w:w="4138" w:type="dxa"/>
            <w:shd w:val="clear" w:color="auto" w:fill="D9D9D9" w:themeFill="background1" w:themeFillShade="D9"/>
          </w:tcPr>
          <w:p w14:paraId="2564512F" w14:textId="77777777" w:rsidR="00D60070" w:rsidRPr="000A00EB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48B3B96" w14:textId="77777777" w:rsidR="00D60070" w:rsidRPr="000A00EB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C79B638" w14:textId="77777777" w:rsidR="00D60070" w:rsidRPr="000A00EB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811" w:type="dxa"/>
            <w:shd w:val="clear" w:color="auto" w:fill="D9D9D9" w:themeFill="background1" w:themeFillShade="D9"/>
          </w:tcPr>
          <w:p w14:paraId="24505C2F" w14:textId="77777777" w:rsidR="00D60070" w:rsidRDefault="00D60070" w:rsidP="00D6007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5AFD4FD6" w14:textId="77777777" w:rsidTr="00945FC0">
        <w:trPr>
          <w:jc w:val="center"/>
        </w:trPr>
        <w:tc>
          <w:tcPr>
            <w:tcW w:w="4138" w:type="dxa"/>
            <w:vAlign w:val="center"/>
          </w:tcPr>
          <w:p w14:paraId="5F0CA0C6" w14:textId="77777777" w:rsidR="00D60070" w:rsidRDefault="00D60070" w:rsidP="00D60070">
            <w:pPr>
              <w:jc w:val="both"/>
              <w:rPr>
                <w:rFonts w:cs="Times New Roman"/>
              </w:rPr>
            </w:pPr>
            <w:r w:rsidRPr="00D85985">
              <w:rPr>
                <w:rFonts w:cs="Times New Roman"/>
              </w:rPr>
              <w:t>PHY_vars_eNB_g[module_idP][CC_id]-&gt;frame_parms.N_RB_DL</w:t>
            </w:r>
          </w:p>
        </w:tc>
        <w:tc>
          <w:tcPr>
            <w:tcW w:w="2410" w:type="dxa"/>
            <w:vAlign w:val="center"/>
          </w:tcPr>
          <w:p w14:paraId="0280C086" w14:textId="77777777" w:rsidR="00D60070" w:rsidRDefault="00D60070" w:rsidP="00D60070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uint8_t</w:t>
            </w:r>
          </w:p>
        </w:tc>
        <w:tc>
          <w:tcPr>
            <w:tcW w:w="2268" w:type="dxa"/>
            <w:vAlign w:val="center"/>
          </w:tcPr>
          <w:p w14:paraId="20667A12" w14:textId="77777777" w:rsidR="00D60070" w:rsidRDefault="00D60070" w:rsidP="00D60070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  <w:tc>
          <w:tcPr>
            <w:tcW w:w="1811" w:type="dxa"/>
            <w:vAlign w:val="center"/>
          </w:tcPr>
          <w:p w14:paraId="1665D086" w14:textId="77777777" w:rsidR="00D60070" w:rsidRDefault="00D60070" w:rsidP="00D60070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</w:tr>
    </w:tbl>
    <w:p w14:paraId="42ECB68F" w14:textId="77777777" w:rsidR="00D60070" w:rsidRDefault="00D60070" w:rsidP="00D60070">
      <w:pPr>
        <w:jc w:val="center"/>
        <w:rPr>
          <w:rFonts w:cs="Times New Roman"/>
        </w:rPr>
      </w:pPr>
    </w:p>
    <w:p w14:paraId="0E24626B" w14:textId="40CA2552" w:rsidR="00D60070" w:rsidRDefault="00AA4404" w:rsidP="00D60070">
      <w:pPr>
        <w:pStyle w:val="6"/>
        <w:ind w:left="480"/>
      </w:pPr>
      <w:r>
        <w:rPr>
          <w:rFonts w:hint="eastAsia"/>
        </w:rPr>
        <w:lastRenderedPageBreak/>
        <w:t>7.</w:t>
      </w:r>
      <w:r>
        <w:t>1.</w:t>
      </w:r>
      <w:r>
        <w:rPr>
          <w:rFonts w:hint="eastAsia"/>
        </w:rPr>
        <w:t>1.4.4</w:t>
      </w:r>
      <w:r w:rsidR="00D60070">
        <w:rPr>
          <w:rFonts w:hint="eastAsia"/>
        </w:rPr>
        <w:t>.3</w:t>
      </w:r>
      <w:r w:rsidR="00D60070">
        <w:t xml:space="preserve"> </w:t>
      </w:r>
      <w:r w:rsidR="00D60070" w:rsidRPr="004A0848">
        <w:t>set_mcs</w:t>
      </w:r>
    </w:p>
    <w:p w14:paraId="24E06DE0" w14:textId="77777777" w:rsidR="00D60070" w:rsidRDefault="00D60070" w:rsidP="00D60070">
      <w:r w:rsidRPr="000419F5">
        <w:rPr>
          <w:noProof/>
        </w:rPr>
        <w:drawing>
          <wp:inline distT="0" distB="0" distL="0" distR="0" wp14:anchorId="66E0DFA2" wp14:editId="5BF041F6">
            <wp:extent cx="5260975" cy="6911340"/>
            <wp:effectExtent l="0" t="0" r="0" b="3810"/>
            <wp:docPr id="149" name="圖片 149" descr="C:\Users\user\Desktop\NB-IoT-SDL\figure\C__Users_user_Desktop_NB-IoT-SDLProcedureset_mcs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B-IoT-SDL\figure\C__Users_user_Desktop_NB-IoT-SDLProcedureset_mcs1.emf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FD65" w14:textId="7F921037" w:rsidR="00D60070" w:rsidRDefault="003F7714" w:rsidP="003F7714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84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</w:t>
      </w:r>
      <w:r w:rsidR="00D60070" w:rsidRPr="00F17D4B">
        <w:t xml:space="preserve"> set_</w:t>
      </w:r>
      <w:r w:rsidR="00D60070">
        <w:t>mcs.</w:t>
      </w:r>
    </w:p>
    <w:p w14:paraId="557CEF6C" w14:textId="77777777" w:rsidR="00D60070" w:rsidRPr="006420D6" w:rsidRDefault="00D60070" w:rsidP="00D60070">
      <w:pPr>
        <w:jc w:val="center"/>
        <w:rPr>
          <w:rFonts w:cs="Times New Roman"/>
        </w:rPr>
      </w:pPr>
    </w:p>
    <w:p w14:paraId="34F9D302" w14:textId="1E8786A3" w:rsidR="00D60070" w:rsidRDefault="003F7714" w:rsidP="003F771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84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 w:rsidRPr="00F17D4B">
        <w:t>set_</w:t>
      </w:r>
      <w:r w:rsidR="00D60070">
        <w:t>mcs.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2579"/>
        <w:gridCol w:w="2835"/>
        <w:gridCol w:w="3402"/>
        <w:gridCol w:w="1811"/>
      </w:tblGrid>
      <w:tr w:rsidR="00D60070" w:rsidRPr="000A00EB" w14:paraId="15DF06EB" w14:textId="77777777" w:rsidTr="00F12DC6">
        <w:trPr>
          <w:jc w:val="center"/>
        </w:trPr>
        <w:tc>
          <w:tcPr>
            <w:tcW w:w="2579" w:type="dxa"/>
            <w:shd w:val="clear" w:color="auto" w:fill="D9D9D9" w:themeFill="background1" w:themeFillShade="D9"/>
            <w:vAlign w:val="center"/>
          </w:tcPr>
          <w:p w14:paraId="6F20C638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57615205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4B947770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811" w:type="dxa"/>
            <w:shd w:val="clear" w:color="auto" w:fill="D9D9D9" w:themeFill="background1" w:themeFillShade="D9"/>
            <w:vAlign w:val="center"/>
          </w:tcPr>
          <w:p w14:paraId="19B6D390" w14:textId="77777777" w:rsidR="00D60070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7C0785E2" w14:textId="77777777" w:rsidTr="00F12DC6">
        <w:trPr>
          <w:jc w:val="center"/>
        </w:trPr>
        <w:tc>
          <w:tcPr>
            <w:tcW w:w="2579" w:type="dxa"/>
            <w:vAlign w:val="center"/>
          </w:tcPr>
          <w:p w14:paraId="2819236A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932163">
              <w:rPr>
                <w:rFonts w:cs="Times New Roman"/>
              </w:rPr>
              <w:lastRenderedPageBreak/>
              <w:t>bcch_sdu_length</w:t>
            </w:r>
          </w:p>
        </w:tc>
        <w:tc>
          <w:tcPr>
            <w:tcW w:w="2835" w:type="dxa"/>
            <w:vAlign w:val="center"/>
          </w:tcPr>
          <w:p w14:paraId="67705C44" w14:textId="77777777" w:rsidR="00D60070" w:rsidRDefault="00D60070" w:rsidP="00F12D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uint8_t</w:t>
            </w:r>
          </w:p>
        </w:tc>
        <w:tc>
          <w:tcPr>
            <w:tcW w:w="3402" w:type="dxa"/>
            <w:vAlign w:val="center"/>
          </w:tcPr>
          <w:p w14:paraId="5C9096D6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  <w:tc>
          <w:tcPr>
            <w:tcW w:w="1811" w:type="dxa"/>
            <w:vAlign w:val="center"/>
          </w:tcPr>
          <w:p w14:paraId="31F76C6E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</w:tr>
    </w:tbl>
    <w:p w14:paraId="77AB609B" w14:textId="77777777" w:rsidR="003F7714" w:rsidRDefault="003F7714" w:rsidP="003F7714"/>
    <w:p w14:paraId="47A82BB5" w14:textId="6B24A3C3" w:rsidR="00D60070" w:rsidRDefault="00D60070" w:rsidP="00D60070">
      <w:pPr>
        <w:pStyle w:val="6"/>
        <w:ind w:left="480"/>
      </w:pPr>
      <w:r>
        <w:rPr>
          <w:rFonts w:hint="eastAsia"/>
        </w:rPr>
        <w:t>7.1.</w:t>
      </w:r>
      <w:r w:rsidR="00AA4404">
        <w:t>1</w:t>
      </w:r>
      <w:r>
        <w:rPr>
          <w:rFonts w:hint="eastAsia"/>
        </w:rPr>
        <w:t>.</w:t>
      </w:r>
      <w:r w:rsidR="00AA4404">
        <w:t>4.4</w:t>
      </w:r>
      <w:r>
        <w:rPr>
          <w:rFonts w:hint="eastAsia"/>
        </w:rPr>
        <w:t>.4</w:t>
      </w:r>
      <w:r>
        <w:t xml:space="preserve"> </w:t>
      </w:r>
      <w:r w:rsidRPr="004A0848">
        <w:t>BCCH_alloc_pdu</w:t>
      </w:r>
    </w:p>
    <w:p w14:paraId="19A19B4B" w14:textId="3ACA2F49" w:rsidR="00D60070" w:rsidRDefault="00AD493C" w:rsidP="00AD493C">
      <w:pPr>
        <w:jc w:val="center"/>
      </w:pPr>
      <w:r>
        <w:rPr>
          <w:noProof/>
        </w:rPr>
        <w:drawing>
          <wp:inline distT="0" distB="0" distL="0" distR="0" wp14:anchorId="178B31D6" wp14:editId="0B823EB4">
            <wp:extent cx="4944533" cy="5978654"/>
            <wp:effectExtent l="0" t="0" r="8890" b="31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38" cy="59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4C3C" w14:textId="1151C61A" w:rsidR="00D60070" w:rsidRDefault="003F7714" w:rsidP="003F7714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85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</w:t>
      </w:r>
      <w:r w:rsidR="00D60070" w:rsidRPr="00C36525">
        <w:t xml:space="preserve"> BCCH_alloc_pdu</w:t>
      </w:r>
      <w:r w:rsidR="00D60070">
        <w:t>.</w:t>
      </w:r>
    </w:p>
    <w:p w14:paraId="16AC7849" w14:textId="77777777" w:rsidR="00D60070" w:rsidRPr="006420D6" w:rsidRDefault="00D60070" w:rsidP="00D60070">
      <w:pPr>
        <w:jc w:val="center"/>
        <w:rPr>
          <w:rFonts w:cs="Times New Roman"/>
        </w:rPr>
      </w:pPr>
    </w:p>
    <w:p w14:paraId="718F3DDE" w14:textId="26087540" w:rsidR="00D60070" w:rsidRDefault="003F7714" w:rsidP="003F7714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85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 w:rsidRPr="00C36525">
        <w:t>BCCH_alloc_pdu</w:t>
      </w:r>
      <w:r w:rsidR="00D60070">
        <w:t>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4138"/>
        <w:gridCol w:w="2410"/>
        <w:gridCol w:w="2268"/>
        <w:gridCol w:w="1811"/>
      </w:tblGrid>
      <w:tr w:rsidR="00D60070" w:rsidRPr="000A00EB" w14:paraId="4AA09CF1" w14:textId="77777777" w:rsidTr="00F12DC6">
        <w:trPr>
          <w:jc w:val="center"/>
        </w:trPr>
        <w:tc>
          <w:tcPr>
            <w:tcW w:w="4138" w:type="dxa"/>
            <w:shd w:val="clear" w:color="auto" w:fill="D9D9D9" w:themeFill="background1" w:themeFillShade="D9"/>
            <w:vAlign w:val="center"/>
          </w:tcPr>
          <w:p w14:paraId="1F455414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1B7426E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E7C5486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811" w:type="dxa"/>
            <w:shd w:val="clear" w:color="auto" w:fill="D9D9D9" w:themeFill="background1" w:themeFillShade="D9"/>
            <w:vAlign w:val="center"/>
          </w:tcPr>
          <w:p w14:paraId="72C354FF" w14:textId="77777777" w:rsidR="00D60070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3B1E8A61" w14:textId="77777777" w:rsidTr="00F12DC6">
        <w:trPr>
          <w:jc w:val="center"/>
        </w:trPr>
        <w:tc>
          <w:tcPr>
            <w:tcW w:w="4138" w:type="dxa"/>
            <w:vAlign w:val="center"/>
          </w:tcPr>
          <w:p w14:paraId="0EB1AF62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D85985">
              <w:rPr>
                <w:rFonts w:cs="Times New Roman"/>
              </w:rPr>
              <w:t>PHY_vars_eNB_g[module_idP][CC_id]-&gt;frame_parms.N_RB_DL</w:t>
            </w:r>
          </w:p>
        </w:tc>
        <w:tc>
          <w:tcPr>
            <w:tcW w:w="2410" w:type="dxa"/>
            <w:vAlign w:val="center"/>
          </w:tcPr>
          <w:p w14:paraId="51A1F04F" w14:textId="77777777" w:rsidR="00D60070" w:rsidRDefault="00D60070" w:rsidP="00F12DC6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uint8_t</w:t>
            </w:r>
          </w:p>
        </w:tc>
        <w:tc>
          <w:tcPr>
            <w:tcW w:w="2268" w:type="dxa"/>
            <w:vAlign w:val="center"/>
          </w:tcPr>
          <w:p w14:paraId="4C8CD8E5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  <w:tc>
          <w:tcPr>
            <w:tcW w:w="1811" w:type="dxa"/>
            <w:vAlign w:val="center"/>
          </w:tcPr>
          <w:p w14:paraId="5269ACFF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</w:tr>
    </w:tbl>
    <w:p w14:paraId="73F04700" w14:textId="77777777" w:rsidR="00F12DC6" w:rsidRDefault="00F12DC6" w:rsidP="00F12DC6"/>
    <w:p w14:paraId="1DAF799E" w14:textId="7260502A" w:rsidR="00D60070" w:rsidRPr="000D22BB" w:rsidRDefault="00D60070" w:rsidP="00F12DC6">
      <w:pPr>
        <w:pStyle w:val="7"/>
        <w:ind w:leftChars="0" w:left="0"/>
      </w:pPr>
      <w:r w:rsidRPr="000D22BB">
        <w:rPr>
          <w:rFonts w:hint="eastAsia"/>
        </w:rPr>
        <w:t>7.1.</w:t>
      </w:r>
      <w:r w:rsidR="00AA4404">
        <w:t>1</w:t>
      </w:r>
      <w:r w:rsidRPr="000D22BB">
        <w:rPr>
          <w:rFonts w:hint="eastAsia"/>
        </w:rPr>
        <w:t>.</w:t>
      </w:r>
      <w:r w:rsidR="00AA4404">
        <w:t>4</w:t>
      </w:r>
      <w:r w:rsidRPr="000D22BB">
        <w:rPr>
          <w:rFonts w:hint="eastAsia"/>
        </w:rPr>
        <w:t>.4.</w:t>
      </w:r>
      <w:r w:rsidR="00AA4404">
        <w:t>4.1</w:t>
      </w:r>
      <w:r w:rsidRPr="000D22BB">
        <w:rPr>
          <w:rFonts w:hint="eastAsia"/>
        </w:rPr>
        <w:t xml:space="preserve"> computeRIV</w:t>
      </w:r>
    </w:p>
    <w:p w14:paraId="6FD955B9" w14:textId="77777777" w:rsidR="00D60070" w:rsidRDefault="00D60070" w:rsidP="00D60070">
      <w:r w:rsidRPr="000419F5">
        <w:rPr>
          <w:noProof/>
        </w:rPr>
        <w:drawing>
          <wp:inline distT="0" distB="0" distL="0" distR="0" wp14:anchorId="2911C7FA" wp14:editId="2A318A47">
            <wp:extent cx="5260975" cy="6365240"/>
            <wp:effectExtent l="0" t="0" r="0" b="0"/>
            <wp:docPr id="151" name="圖片 151" descr="C:\Users\user\Desktop\NB-IoT-SDL\figure\C__Users_user_Desktop_NB-IoT-SDLProcedurecomputeRIV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NB-IoT-SDL\figure\C__Users_user_Desktop_NB-IoT-SDLProcedurecomputeRIV1.emf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844D" w14:textId="3959BD66" w:rsidR="00D60070" w:rsidRDefault="00F12DC6" w:rsidP="00F12DC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86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</w:t>
      </w:r>
      <w:r w:rsidR="00D60070" w:rsidRPr="006420D6">
        <w:t xml:space="preserve"> computeRIV</w:t>
      </w:r>
      <w:r w:rsidR="00D60070">
        <w:t>.</w:t>
      </w:r>
    </w:p>
    <w:p w14:paraId="317285F8" w14:textId="77777777" w:rsidR="00D60070" w:rsidRPr="006420D6" w:rsidRDefault="00D60070" w:rsidP="00D60070">
      <w:pPr>
        <w:jc w:val="center"/>
        <w:rPr>
          <w:rFonts w:cs="Times New Roman"/>
        </w:rPr>
      </w:pPr>
    </w:p>
    <w:p w14:paraId="118A48A6" w14:textId="13FA275D" w:rsidR="00D60070" w:rsidRPr="006420D6" w:rsidRDefault="00F12DC6" w:rsidP="00F12D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86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 w:rsidRPr="006420D6">
        <w:t>computeRIV</w:t>
      </w:r>
      <w:r w:rsidR="00D60070">
        <w:t>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2579"/>
        <w:gridCol w:w="1984"/>
        <w:gridCol w:w="2552"/>
        <w:gridCol w:w="3512"/>
      </w:tblGrid>
      <w:tr w:rsidR="00D60070" w:rsidRPr="000A00EB" w14:paraId="3A7479CC" w14:textId="77777777" w:rsidTr="00F12DC6">
        <w:trPr>
          <w:jc w:val="center"/>
        </w:trPr>
        <w:tc>
          <w:tcPr>
            <w:tcW w:w="2579" w:type="dxa"/>
            <w:shd w:val="clear" w:color="auto" w:fill="D9D9D9" w:themeFill="background1" w:themeFillShade="D9"/>
            <w:vAlign w:val="center"/>
          </w:tcPr>
          <w:p w14:paraId="0111BBB6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205AD976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58553B04" w14:textId="77777777" w:rsidR="00D60070" w:rsidRPr="000A00EB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512" w:type="dxa"/>
            <w:shd w:val="clear" w:color="auto" w:fill="D9D9D9" w:themeFill="background1" w:themeFillShade="D9"/>
            <w:vAlign w:val="center"/>
          </w:tcPr>
          <w:p w14:paraId="58C5E1CE" w14:textId="77777777" w:rsidR="00D60070" w:rsidRDefault="00D60070" w:rsidP="00F12DC6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78265204" w14:textId="77777777" w:rsidTr="00F12DC6">
        <w:trPr>
          <w:jc w:val="center"/>
        </w:trPr>
        <w:tc>
          <w:tcPr>
            <w:tcW w:w="2579" w:type="dxa"/>
            <w:vAlign w:val="center"/>
          </w:tcPr>
          <w:p w14:paraId="21715869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325297">
              <w:rPr>
                <w:rFonts w:cs="Times New Roman"/>
              </w:rPr>
              <w:t>N_RB_DL</w:t>
            </w:r>
          </w:p>
        </w:tc>
        <w:tc>
          <w:tcPr>
            <w:tcW w:w="1984" w:type="dxa"/>
            <w:vAlign w:val="center"/>
          </w:tcPr>
          <w:p w14:paraId="14596AB2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325297">
              <w:rPr>
                <w:rFonts w:cs="Times New Roman"/>
              </w:rPr>
              <w:t>uint16_t</w:t>
            </w:r>
          </w:p>
        </w:tc>
        <w:tc>
          <w:tcPr>
            <w:tcW w:w="2552" w:type="dxa"/>
            <w:vMerge w:val="restart"/>
            <w:vAlign w:val="center"/>
          </w:tcPr>
          <w:p w14:paraId="455EEB22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325297">
              <w:rPr>
                <w:rFonts w:cs="Times New Roman"/>
              </w:rPr>
              <w:t>RIV</w:t>
            </w:r>
          </w:p>
        </w:tc>
        <w:tc>
          <w:tcPr>
            <w:tcW w:w="3512" w:type="dxa"/>
            <w:vMerge w:val="restart"/>
            <w:vAlign w:val="center"/>
          </w:tcPr>
          <w:p w14:paraId="656F413B" w14:textId="77777777" w:rsidR="00D60070" w:rsidRDefault="00D60070" w:rsidP="00F12DC6">
            <w:pPr>
              <w:jc w:val="both"/>
              <w:rPr>
                <w:rFonts w:cs="Times New Roman"/>
              </w:rPr>
            </w:pPr>
            <w:r w:rsidRPr="00632408">
              <w:rPr>
                <w:rFonts w:cs="Times New Roman"/>
              </w:rPr>
              <w:t>RIV computation from PHY</w:t>
            </w:r>
          </w:p>
        </w:tc>
      </w:tr>
      <w:tr w:rsidR="00D60070" w14:paraId="46214F06" w14:textId="77777777" w:rsidTr="00F12DC6">
        <w:trPr>
          <w:jc w:val="center"/>
        </w:trPr>
        <w:tc>
          <w:tcPr>
            <w:tcW w:w="2579" w:type="dxa"/>
            <w:vAlign w:val="center"/>
          </w:tcPr>
          <w:p w14:paraId="71255EA2" w14:textId="77777777" w:rsidR="00D60070" w:rsidRPr="00325297" w:rsidRDefault="00D60070" w:rsidP="00F12DC6">
            <w:pPr>
              <w:jc w:val="both"/>
              <w:rPr>
                <w:rFonts w:cs="Times New Roman"/>
              </w:rPr>
            </w:pPr>
            <w:r w:rsidRPr="00325297">
              <w:rPr>
                <w:rFonts w:cs="Times New Roman"/>
              </w:rPr>
              <w:t>RBstart</w:t>
            </w:r>
          </w:p>
        </w:tc>
        <w:tc>
          <w:tcPr>
            <w:tcW w:w="1984" w:type="dxa"/>
            <w:vAlign w:val="center"/>
          </w:tcPr>
          <w:p w14:paraId="41AC5E5E" w14:textId="77777777" w:rsidR="00D60070" w:rsidRPr="00325297" w:rsidRDefault="00D60070" w:rsidP="00F12DC6">
            <w:pPr>
              <w:jc w:val="both"/>
              <w:rPr>
                <w:rFonts w:cs="Times New Roman"/>
              </w:rPr>
            </w:pPr>
            <w:r w:rsidRPr="00325297">
              <w:rPr>
                <w:rFonts w:cs="Times New Roman"/>
              </w:rPr>
              <w:t>uint16_t</w:t>
            </w:r>
          </w:p>
        </w:tc>
        <w:tc>
          <w:tcPr>
            <w:tcW w:w="2552" w:type="dxa"/>
            <w:vMerge/>
            <w:vAlign w:val="center"/>
          </w:tcPr>
          <w:p w14:paraId="0CAD1D2F" w14:textId="77777777" w:rsidR="00D60070" w:rsidRPr="00325297" w:rsidRDefault="00D60070" w:rsidP="00F12DC6">
            <w:pPr>
              <w:jc w:val="both"/>
              <w:rPr>
                <w:rFonts w:cs="Times New Roman"/>
              </w:rPr>
            </w:pPr>
          </w:p>
        </w:tc>
        <w:tc>
          <w:tcPr>
            <w:tcW w:w="3512" w:type="dxa"/>
            <w:vMerge/>
            <w:vAlign w:val="center"/>
          </w:tcPr>
          <w:p w14:paraId="6845502A" w14:textId="77777777" w:rsidR="00D60070" w:rsidRPr="001101A4" w:rsidRDefault="00D60070" w:rsidP="00F12DC6">
            <w:pPr>
              <w:jc w:val="both"/>
              <w:rPr>
                <w:rFonts w:cs="Times New Roman"/>
              </w:rPr>
            </w:pPr>
          </w:p>
        </w:tc>
      </w:tr>
      <w:tr w:rsidR="00D60070" w14:paraId="774CE6C6" w14:textId="77777777" w:rsidTr="00F12DC6">
        <w:trPr>
          <w:jc w:val="center"/>
        </w:trPr>
        <w:tc>
          <w:tcPr>
            <w:tcW w:w="2579" w:type="dxa"/>
            <w:vAlign w:val="center"/>
          </w:tcPr>
          <w:p w14:paraId="06E16503" w14:textId="77777777" w:rsidR="00D60070" w:rsidRPr="00325297" w:rsidRDefault="00D60070" w:rsidP="00F12DC6">
            <w:pPr>
              <w:jc w:val="both"/>
              <w:rPr>
                <w:rFonts w:cs="Times New Roman"/>
              </w:rPr>
            </w:pPr>
            <w:r w:rsidRPr="00325297">
              <w:rPr>
                <w:rFonts w:cs="Times New Roman"/>
              </w:rPr>
              <w:lastRenderedPageBreak/>
              <w:t>Lcrbs</w:t>
            </w:r>
          </w:p>
        </w:tc>
        <w:tc>
          <w:tcPr>
            <w:tcW w:w="1984" w:type="dxa"/>
            <w:vAlign w:val="center"/>
          </w:tcPr>
          <w:p w14:paraId="0FECD0AD" w14:textId="77777777" w:rsidR="00D60070" w:rsidRPr="00325297" w:rsidRDefault="00D60070" w:rsidP="00F12DC6">
            <w:pPr>
              <w:jc w:val="both"/>
              <w:rPr>
                <w:rFonts w:cs="Times New Roman"/>
              </w:rPr>
            </w:pPr>
            <w:r w:rsidRPr="00325297">
              <w:rPr>
                <w:rFonts w:cs="Times New Roman"/>
              </w:rPr>
              <w:t>uint16_t</w:t>
            </w:r>
          </w:p>
        </w:tc>
        <w:tc>
          <w:tcPr>
            <w:tcW w:w="2552" w:type="dxa"/>
            <w:vMerge/>
            <w:vAlign w:val="center"/>
          </w:tcPr>
          <w:p w14:paraId="0B0E3340" w14:textId="77777777" w:rsidR="00D60070" w:rsidRPr="00325297" w:rsidRDefault="00D60070" w:rsidP="00F12DC6">
            <w:pPr>
              <w:jc w:val="both"/>
              <w:rPr>
                <w:rFonts w:cs="Times New Roman"/>
              </w:rPr>
            </w:pPr>
          </w:p>
        </w:tc>
        <w:tc>
          <w:tcPr>
            <w:tcW w:w="3512" w:type="dxa"/>
            <w:vMerge/>
            <w:vAlign w:val="center"/>
          </w:tcPr>
          <w:p w14:paraId="3AD0CCC8" w14:textId="77777777" w:rsidR="00D60070" w:rsidRPr="001101A4" w:rsidRDefault="00D60070" w:rsidP="00F12DC6">
            <w:pPr>
              <w:jc w:val="both"/>
              <w:rPr>
                <w:rFonts w:cs="Times New Roman"/>
              </w:rPr>
            </w:pPr>
          </w:p>
        </w:tc>
      </w:tr>
    </w:tbl>
    <w:p w14:paraId="55803840" w14:textId="77777777" w:rsidR="00F12DC6" w:rsidRDefault="00F12DC6" w:rsidP="00F12DC6"/>
    <w:p w14:paraId="5C3E3D21" w14:textId="51E4E709" w:rsidR="00D60070" w:rsidRDefault="00D60070" w:rsidP="00D60070">
      <w:pPr>
        <w:pStyle w:val="6"/>
        <w:ind w:left="480"/>
      </w:pPr>
      <w:r>
        <w:rPr>
          <w:rFonts w:hint="eastAsia"/>
        </w:rPr>
        <w:t>7.1</w:t>
      </w:r>
      <w:r w:rsidR="00AA4404">
        <w:t>.1</w:t>
      </w:r>
      <w:r>
        <w:rPr>
          <w:rFonts w:hint="eastAsia"/>
        </w:rPr>
        <w:t>.4.</w:t>
      </w:r>
      <w:r w:rsidR="00AA4404">
        <w:t>4</w:t>
      </w:r>
      <w:r>
        <w:t>.</w:t>
      </w:r>
      <w:r>
        <w:rPr>
          <w:rFonts w:hint="eastAsia"/>
        </w:rPr>
        <w:t>5</w:t>
      </w:r>
      <w:r>
        <w:t xml:space="preserve"> </w:t>
      </w:r>
      <w:r w:rsidRPr="004A0848">
        <w:t>add_common_dci</w:t>
      </w:r>
    </w:p>
    <w:p w14:paraId="5ABBF6ED" w14:textId="47098E84" w:rsidR="00D60070" w:rsidRDefault="00AD493C" w:rsidP="00AD493C">
      <w:pPr>
        <w:jc w:val="center"/>
      </w:pPr>
      <w:r>
        <w:rPr>
          <w:noProof/>
        </w:rPr>
        <w:drawing>
          <wp:inline distT="0" distB="0" distL="0" distR="0" wp14:anchorId="708E6373" wp14:editId="35978DC1">
            <wp:extent cx="5638800" cy="6818123"/>
            <wp:effectExtent l="0" t="0" r="0" b="190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45" cy="682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B710" w14:textId="0DD1A3B2" w:rsidR="00D60070" w:rsidRDefault="00F12DC6" w:rsidP="00F12DC6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87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</w:t>
      </w:r>
      <w:r w:rsidR="00D60070" w:rsidRPr="00C36525">
        <w:t xml:space="preserve"> add_common_dci</w:t>
      </w:r>
      <w:r w:rsidR="00D60070">
        <w:t>.</w:t>
      </w:r>
      <w:r w:rsidR="00D60070" w:rsidRPr="006420D6">
        <w:rPr>
          <w:rFonts w:hint="eastAsia"/>
        </w:rPr>
        <w:t xml:space="preserve"> </w:t>
      </w:r>
    </w:p>
    <w:p w14:paraId="3507E044" w14:textId="77777777" w:rsidR="00D60070" w:rsidRPr="006420D6" w:rsidRDefault="00D60070" w:rsidP="00D60070">
      <w:pPr>
        <w:jc w:val="center"/>
        <w:rPr>
          <w:rFonts w:cs="Times New Roman"/>
        </w:rPr>
      </w:pPr>
    </w:p>
    <w:p w14:paraId="0A33697F" w14:textId="3C2C9D8D" w:rsidR="00D60070" w:rsidRDefault="00F12DC6" w:rsidP="00F12D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87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 w:rsidRPr="00C36525">
        <w:t>add_common_dci</w:t>
      </w:r>
      <w:r w:rsidR="00D60070">
        <w:t>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3146"/>
        <w:gridCol w:w="2977"/>
        <w:gridCol w:w="2693"/>
        <w:gridCol w:w="1811"/>
      </w:tblGrid>
      <w:tr w:rsidR="00D60070" w:rsidRPr="000A00EB" w14:paraId="3F5F4CC2" w14:textId="77777777" w:rsidTr="009B6861">
        <w:trPr>
          <w:jc w:val="center"/>
        </w:trPr>
        <w:tc>
          <w:tcPr>
            <w:tcW w:w="3146" w:type="dxa"/>
            <w:shd w:val="clear" w:color="auto" w:fill="D9D9D9" w:themeFill="background1" w:themeFillShade="D9"/>
            <w:vAlign w:val="center"/>
          </w:tcPr>
          <w:p w14:paraId="7162E9FA" w14:textId="77777777" w:rsidR="00D60070" w:rsidRPr="000A00EB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Input Parameter</w:t>
            </w:r>
          </w:p>
        </w:tc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7AB7088A" w14:textId="77777777" w:rsidR="00D60070" w:rsidRPr="000A00EB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5ACF858D" w14:textId="77777777" w:rsidR="00D60070" w:rsidRPr="000A00EB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811" w:type="dxa"/>
            <w:shd w:val="clear" w:color="auto" w:fill="D9D9D9" w:themeFill="background1" w:themeFillShade="D9"/>
            <w:vAlign w:val="center"/>
          </w:tcPr>
          <w:p w14:paraId="66434FF5" w14:textId="77777777" w:rsidR="00D60070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1AB97DD8" w14:textId="77777777" w:rsidTr="009B6861">
        <w:trPr>
          <w:jc w:val="center"/>
        </w:trPr>
        <w:tc>
          <w:tcPr>
            <w:tcW w:w="3146" w:type="dxa"/>
            <w:vAlign w:val="center"/>
          </w:tcPr>
          <w:p w14:paraId="461097C0" w14:textId="77777777" w:rsidR="00D60070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DCI_pdu</w:t>
            </w:r>
          </w:p>
        </w:tc>
        <w:tc>
          <w:tcPr>
            <w:tcW w:w="2977" w:type="dxa"/>
            <w:vAlign w:val="center"/>
          </w:tcPr>
          <w:p w14:paraId="059A8276" w14:textId="77777777" w:rsidR="00D60070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DCI_PDU</w:t>
            </w:r>
          </w:p>
        </w:tc>
        <w:tc>
          <w:tcPr>
            <w:tcW w:w="2693" w:type="dxa"/>
            <w:vMerge w:val="restart"/>
            <w:vAlign w:val="center"/>
          </w:tcPr>
          <w:p w14:paraId="138B96F3" w14:textId="77777777" w:rsidR="00D60070" w:rsidRDefault="00D60070" w:rsidP="009B6861">
            <w:pPr>
              <w:jc w:val="both"/>
              <w:rPr>
                <w:rFonts w:cs="Times New Roman"/>
              </w:rPr>
            </w:pPr>
            <w:r w:rsidRPr="00B13344">
              <w:rPr>
                <w:rFonts w:cs="Times New Roman" w:hint="eastAsia"/>
              </w:rPr>
              <w:t>N/A</w:t>
            </w:r>
          </w:p>
        </w:tc>
        <w:tc>
          <w:tcPr>
            <w:tcW w:w="1811" w:type="dxa"/>
            <w:vMerge w:val="restart"/>
            <w:vAlign w:val="center"/>
          </w:tcPr>
          <w:p w14:paraId="6D2AB6F3" w14:textId="77777777" w:rsidR="00D60070" w:rsidRDefault="00D60070" w:rsidP="009B6861">
            <w:pPr>
              <w:jc w:val="both"/>
              <w:rPr>
                <w:rFonts w:cs="Times New Roman"/>
              </w:rPr>
            </w:pPr>
            <w:r w:rsidRPr="001101A4">
              <w:rPr>
                <w:rFonts w:cs="Times New Roman" w:hint="eastAsia"/>
              </w:rPr>
              <w:t>N/A</w:t>
            </w:r>
          </w:p>
        </w:tc>
      </w:tr>
      <w:tr w:rsidR="00D60070" w14:paraId="37DB5D88" w14:textId="77777777" w:rsidTr="009B6861">
        <w:trPr>
          <w:jc w:val="center"/>
        </w:trPr>
        <w:tc>
          <w:tcPr>
            <w:tcW w:w="3146" w:type="dxa"/>
            <w:vAlign w:val="center"/>
          </w:tcPr>
          <w:p w14:paraId="591D7ACB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pdu</w:t>
            </w:r>
          </w:p>
        </w:tc>
        <w:tc>
          <w:tcPr>
            <w:tcW w:w="2977" w:type="dxa"/>
            <w:vAlign w:val="center"/>
          </w:tcPr>
          <w:p w14:paraId="5AFCA7D8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void</w:t>
            </w:r>
          </w:p>
        </w:tc>
        <w:tc>
          <w:tcPr>
            <w:tcW w:w="2693" w:type="dxa"/>
            <w:vMerge/>
            <w:vAlign w:val="center"/>
          </w:tcPr>
          <w:p w14:paraId="29BFEB1A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1811" w:type="dxa"/>
            <w:vMerge/>
            <w:vAlign w:val="center"/>
          </w:tcPr>
          <w:p w14:paraId="42AB11EC" w14:textId="77777777" w:rsidR="00D60070" w:rsidRPr="001101A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38F7DDC8" w14:textId="77777777" w:rsidTr="009B6861">
        <w:trPr>
          <w:jc w:val="center"/>
        </w:trPr>
        <w:tc>
          <w:tcPr>
            <w:tcW w:w="3146" w:type="dxa"/>
            <w:vAlign w:val="center"/>
          </w:tcPr>
          <w:p w14:paraId="759FF93A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rnti</w:t>
            </w:r>
          </w:p>
        </w:tc>
        <w:tc>
          <w:tcPr>
            <w:tcW w:w="2977" w:type="dxa"/>
            <w:vAlign w:val="center"/>
          </w:tcPr>
          <w:p w14:paraId="15292993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rnti_t</w:t>
            </w:r>
          </w:p>
        </w:tc>
        <w:tc>
          <w:tcPr>
            <w:tcW w:w="2693" w:type="dxa"/>
            <w:vMerge/>
            <w:vAlign w:val="center"/>
          </w:tcPr>
          <w:p w14:paraId="672C977C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1811" w:type="dxa"/>
            <w:vMerge/>
            <w:vAlign w:val="center"/>
          </w:tcPr>
          <w:p w14:paraId="34BC5AE5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3899D238" w14:textId="77777777" w:rsidTr="009B6861">
        <w:trPr>
          <w:jc w:val="center"/>
        </w:trPr>
        <w:tc>
          <w:tcPr>
            <w:tcW w:w="3146" w:type="dxa"/>
            <w:vAlign w:val="center"/>
          </w:tcPr>
          <w:p w14:paraId="18040C4A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dci_size_bytes</w:t>
            </w:r>
          </w:p>
        </w:tc>
        <w:tc>
          <w:tcPr>
            <w:tcW w:w="2977" w:type="dxa"/>
            <w:vAlign w:val="center"/>
          </w:tcPr>
          <w:p w14:paraId="6E58230F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unsigned char</w:t>
            </w:r>
          </w:p>
        </w:tc>
        <w:tc>
          <w:tcPr>
            <w:tcW w:w="2693" w:type="dxa"/>
            <w:vMerge/>
            <w:vAlign w:val="center"/>
          </w:tcPr>
          <w:p w14:paraId="4645EEC9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1811" w:type="dxa"/>
            <w:vMerge/>
            <w:vAlign w:val="center"/>
          </w:tcPr>
          <w:p w14:paraId="03E66413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762E6CA8" w14:textId="77777777" w:rsidTr="009B6861">
        <w:trPr>
          <w:jc w:val="center"/>
        </w:trPr>
        <w:tc>
          <w:tcPr>
            <w:tcW w:w="3146" w:type="dxa"/>
            <w:vAlign w:val="center"/>
          </w:tcPr>
          <w:p w14:paraId="0022735B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aggregation</w:t>
            </w:r>
          </w:p>
        </w:tc>
        <w:tc>
          <w:tcPr>
            <w:tcW w:w="2977" w:type="dxa"/>
            <w:vAlign w:val="center"/>
          </w:tcPr>
          <w:p w14:paraId="44B028B3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unsigned char</w:t>
            </w:r>
          </w:p>
        </w:tc>
        <w:tc>
          <w:tcPr>
            <w:tcW w:w="2693" w:type="dxa"/>
            <w:vMerge/>
            <w:vAlign w:val="center"/>
          </w:tcPr>
          <w:p w14:paraId="35162F2D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1811" w:type="dxa"/>
            <w:vMerge/>
            <w:vAlign w:val="center"/>
          </w:tcPr>
          <w:p w14:paraId="2F1C9289" w14:textId="77777777" w:rsidR="00D60070" w:rsidRPr="001101A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01423703" w14:textId="77777777" w:rsidTr="009B6861">
        <w:trPr>
          <w:jc w:val="center"/>
        </w:trPr>
        <w:tc>
          <w:tcPr>
            <w:tcW w:w="3146" w:type="dxa"/>
            <w:vAlign w:val="center"/>
          </w:tcPr>
          <w:p w14:paraId="6E0B4F88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dci_size_bits</w:t>
            </w:r>
          </w:p>
        </w:tc>
        <w:tc>
          <w:tcPr>
            <w:tcW w:w="2977" w:type="dxa"/>
            <w:vAlign w:val="center"/>
          </w:tcPr>
          <w:p w14:paraId="42F700D4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unsigned char</w:t>
            </w:r>
          </w:p>
        </w:tc>
        <w:tc>
          <w:tcPr>
            <w:tcW w:w="2693" w:type="dxa"/>
            <w:vMerge/>
            <w:vAlign w:val="center"/>
          </w:tcPr>
          <w:p w14:paraId="18E79890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1811" w:type="dxa"/>
            <w:vMerge/>
            <w:vAlign w:val="center"/>
          </w:tcPr>
          <w:p w14:paraId="07D49419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2666561A" w14:textId="77777777" w:rsidTr="009B6861">
        <w:trPr>
          <w:jc w:val="center"/>
        </w:trPr>
        <w:tc>
          <w:tcPr>
            <w:tcW w:w="3146" w:type="dxa"/>
            <w:vAlign w:val="center"/>
          </w:tcPr>
          <w:p w14:paraId="64451CD8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dci_fmt</w:t>
            </w:r>
          </w:p>
        </w:tc>
        <w:tc>
          <w:tcPr>
            <w:tcW w:w="2977" w:type="dxa"/>
            <w:vAlign w:val="center"/>
          </w:tcPr>
          <w:p w14:paraId="4A70717F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unsigned char</w:t>
            </w:r>
          </w:p>
        </w:tc>
        <w:tc>
          <w:tcPr>
            <w:tcW w:w="2693" w:type="dxa"/>
            <w:vMerge/>
            <w:vAlign w:val="center"/>
          </w:tcPr>
          <w:p w14:paraId="56BEF113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1811" w:type="dxa"/>
            <w:vMerge/>
            <w:vAlign w:val="center"/>
          </w:tcPr>
          <w:p w14:paraId="76333ADE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26B0AF22" w14:textId="77777777" w:rsidTr="009B6861">
        <w:trPr>
          <w:jc w:val="center"/>
        </w:trPr>
        <w:tc>
          <w:tcPr>
            <w:tcW w:w="3146" w:type="dxa"/>
            <w:vAlign w:val="center"/>
          </w:tcPr>
          <w:p w14:paraId="3F01FC3C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DA1B95">
              <w:rPr>
                <w:rFonts w:cs="Times New Roman"/>
              </w:rPr>
              <w:t>ra_flag</w:t>
            </w:r>
          </w:p>
        </w:tc>
        <w:tc>
          <w:tcPr>
            <w:tcW w:w="2977" w:type="dxa"/>
            <w:vAlign w:val="center"/>
          </w:tcPr>
          <w:p w14:paraId="4A366D00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</w:t>
            </w:r>
            <w:r>
              <w:rPr>
                <w:rFonts w:cs="Times New Roman"/>
              </w:rPr>
              <w:t>_t</w:t>
            </w:r>
          </w:p>
        </w:tc>
        <w:tc>
          <w:tcPr>
            <w:tcW w:w="2693" w:type="dxa"/>
            <w:vMerge/>
            <w:vAlign w:val="center"/>
          </w:tcPr>
          <w:p w14:paraId="250085B9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1811" w:type="dxa"/>
            <w:vMerge/>
            <w:vAlign w:val="center"/>
          </w:tcPr>
          <w:p w14:paraId="2016D331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</w:tbl>
    <w:p w14:paraId="633B64E5" w14:textId="77777777" w:rsidR="00D60070" w:rsidRPr="00F17D4B" w:rsidRDefault="00D60070" w:rsidP="00D60070"/>
    <w:p w14:paraId="789A9235" w14:textId="38F4E8FD" w:rsidR="00D60070" w:rsidRDefault="00D60070" w:rsidP="00D60070">
      <w:pPr>
        <w:pStyle w:val="7"/>
        <w:ind w:left="960"/>
      </w:pPr>
      <w:r>
        <w:rPr>
          <w:rFonts w:hint="eastAsia"/>
        </w:rPr>
        <w:t>7.1</w:t>
      </w:r>
      <w:r w:rsidR="00AA4404">
        <w:t>.1</w:t>
      </w:r>
      <w:r>
        <w:rPr>
          <w:rFonts w:hint="eastAsia"/>
        </w:rPr>
        <w:t>.4.</w:t>
      </w:r>
      <w:r w:rsidR="00AA4404">
        <w:t>4</w:t>
      </w:r>
      <w:r>
        <w:t>.</w:t>
      </w:r>
      <w:r>
        <w:rPr>
          <w:rFonts w:hint="eastAsia"/>
        </w:rPr>
        <w:t>5.1</w:t>
      </w:r>
      <w:r>
        <w:t xml:space="preserve"> </w:t>
      </w:r>
      <w:r w:rsidRPr="00136DE8">
        <w:t>CCE_allocation_infeasible</w:t>
      </w:r>
    </w:p>
    <w:p w14:paraId="5CE80678" w14:textId="63A66195" w:rsidR="00D60070" w:rsidRDefault="00AD493C" w:rsidP="00AD493C">
      <w:pPr>
        <w:jc w:val="center"/>
      </w:pPr>
      <w:r>
        <w:rPr>
          <w:noProof/>
        </w:rPr>
        <w:drawing>
          <wp:inline distT="0" distB="0" distL="0" distR="0" wp14:anchorId="44FBFAD6" wp14:editId="70674893">
            <wp:extent cx="4639733" cy="5610107"/>
            <wp:effectExtent l="0" t="0" r="889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62" cy="56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1650" w14:textId="1FE74945" w:rsidR="00D60070" w:rsidRDefault="00F12DC6" w:rsidP="00F12DC6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88</w:t>
      </w:r>
      <w:r w:rsidR="00A53881">
        <w:rPr>
          <w:noProof/>
        </w:rPr>
        <w:fldChar w:fldCharType="end"/>
      </w:r>
      <w:r>
        <w:t xml:space="preserve"> </w:t>
      </w:r>
      <w:r w:rsidR="00D60070">
        <w:t>Procedure level of</w:t>
      </w:r>
      <w:r w:rsidR="00D60070" w:rsidRPr="00C36525">
        <w:t xml:space="preserve"> CCE_allocation_infeasible</w:t>
      </w:r>
      <w:r w:rsidR="00D60070">
        <w:t>.</w:t>
      </w:r>
      <w:r w:rsidR="00D60070" w:rsidRPr="006420D6">
        <w:rPr>
          <w:rFonts w:hint="eastAsia"/>
        </w:rPr>
        <w:t xml:space="preserve"> </w:t>
      </w:r>
    </w:p>
    <w:p w14:paraId="445DEA68" w14:textId="77777777" w:rsidR="00D60070" w:rsidRPr="006420D6" w:rsidRDefault="00D60070" w:rsidP="00D60070">
      <w:pPr>
        <w:jc w:val="center"/>
        <w:rPr>
          <w:rFonts w:cs="Times New Roman"/>
        </w:rPr>
      </w:pPr>
    </w:p>
    <w:p w14:paraId="61F66E79" w14:textId="7F1F176A" w:rsidR="00D60070" w:rsidRDefault="00F12DC6" w:rsidP="00F12D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88</w:t>
      </w:r>
      <w:r w:rsidR="00A53881">
        <w:rPr>
          <w:noProof/>
        </w:rPr>
        <w:fldChar w:fldCharType="end"/>
      </w:r>
      <w:r>
        <w:t xml:space="preserve"> </w:t>
      </w:r>
      <w:r w:rsidR="00D60070">
        <w:t>Parameters of</w:t>
      </w:r>
      <w:r w:rsidR="00D60070" w:rsidRPr="00602F35">
        <w:t xml:space="preserve"> </w:t>
      </w:r>
      <w:r w:rsidR="00D60070" w:rsidRPr="00C36525">
        <w:t>CCE_allocation_infeasible</w:t>
      </w:r>
      <w:r w:rsidR="00D60070">
        <w:t>.</w:t>
      </w:r>
    </w:p>
    <w:tbl>
      <w:tblPr>
        <w:tblStyle w:val="a3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3146"/>
        <w:gridCol w:w="1559"/>
        <w:gridCol w:w="3119"/>
        <w:gridCol w:w="2803"/>
      </w:tblGrid>
      <w:tr w:rsidR="00D60070" w:rsidRPr="000A00EB" w14:paraId="4244AEE0" w14:textId="77777777" w:rsidTr="009B6861">
        <w:trPr>
          <w:jc w:val="center"/>
        </w:trPr>
        <w:tc>
          <w:tcPr>
            <w:tcW w:w="3146" w:type="dxa"/>
            <w:shd w:val="clear" w:color="auto" w:fill="D9D9D9" w:themeFill="background1" w:themeFillShade="D9"/>
            <w:vAlign w:val="center"/>
          </w:tcPr>
          <w:p w14:paraId="45F8F7DD" w14:textId="77777777" w:rsidR="00D60070" w:rsidRPr="000A00EB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B49C64D" w14:textId="77777777" w:rsidR="00D60070" w:rsidRPr="000A00EB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14:paraId="58498330" w14:textId="77777777" w:rsidR="00D60070" w:rsidRPr="000A00EB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803" w:type="dxa"/>
            <w:shd w:val="clear" w:color="auto" w:fill="D9D9D9" w:themeFill="background1" w:themeFillShade="D9"/>
            <w:vAlign w:val="center"/>
          </w:tcPr>
          <w:p w14:paraId="173AB529" w14:textId="77777777" w:rsidR="00D60070" w:rsidRDefault="00D60070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60070" w14:paraId="1FB997FA" w14:textId="77777777" w:rsidTr="009B6861">
        <w:trPr>
          <w:jc w:val="center"/>
        </w:trPr>
        <w:tc>
          <w:tcPr>
            <w:tcW w:w="3146" w:type="dxa"/>
            <w:vAlign w:val="center"/>
          </w:tcPr>
          <w:p w14:paraId="5FF59E11" w14:textId="77777777" w:rsidR="00D60070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module_idP</w:t>
            </w:r>
          </w:p>
        </w:tc>
        <w:tc>
          <w:tcPr>
            <w:tcW w:w="1559" w:type="dxa"/>
            <w:vAlign w:val="center"/>
          </w:tcPr>
          <w:p w14:paraId="6CBDD215" w14:textId="77777777" w:rsidR="00D60070" w:rsidRDefault="00D60070" w:rsidP="009B6861">
            <w:pPr>
              <w:jc w:val="both"/>
              <w:rPr>
                <w:rFonts w:cs="Times New Roman"/>
              </w:rPr>
            </w:pPr>
            <w:r w:rsidRPr="00E13F24">
              <w:rPr>
                <w:rFonts w:cs="Times New Roman"/>
              </w:rPr>
              <w:t>int</w:t>
            </w:r>
          </w:p>
        </w:tc>
        <w:tc>
          <w:tcPr>
            <w:tcW w:w="3119" w:type="dxa"/>
            <w:vMerge w:val="restart"/>
            <w:vAlign w:val="center"/>
          </w:tcPr>
          <w:p w14:paraId="49315CA6" w14:textId="77777777" w:rsidR="00D60070" w:rsidRDefault="00D60070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is_CCE_allocation_infeasible</w:t>
            </w:r>
          </w:p>
        </w:tc>
        <w:tc>
          <w:tcPr>
            <w:tcW w:w="2803" w:type="dxa"/>
            <w:vMerge w:val="restart"/>
            <w:vAlign w:val="center"/>
          </w:tcPr>
          <w:p w14:paraId="05BC313D" w14:textId="77777777" w:rsidR="00D60070" w:rsidRDefault="00D60070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Indicate CCE is able to allocation or not</w:t>
            </w:r>
          </w:p>
        </w:tc>
      </w:tr>
      <w:tr w:rsidR="00D60070" w14:paraId="0F68E8B9" w14:textId="77777777" w:rsidTr="009B6861">
        <w:trPr>
          <w:jc w:val="center"/>
        </w:trPr>
        <w:tc>
          <w:tcPr>
            <w:tcW w:w="3146" w:type="dxa"/>
            <w:vAlign w:val="center"/>
          </w:tcPr>
          <w:p w14:paraId="2E0808BF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CC_idP</w:t>
            </w:r>
          </w:p>
        </w:tc>
        <w:tc>
          <w:tcPr>
            <w:tcW w:w="1559" w:type="dxa"/>
            <w:vAlign w:val="center"/>
          </w:tcPr>
          <w:p w14:paraId="05444056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int</w:t>
            </w:r>
          </w:p>
        </w:tc>
        <w:tc>
          <w:tcPr>
            <w:tcW w:w="3119" w:type="dxa"/>
            <w:vMerge/>
            <w:vAlign w:val="center"/>
          </w:tcPr>
          <w:p w14:paraId="2664D885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2803" w:type="dxa"/>
            <w:vMerge/>
            <w:vAlign w:val="center"/>
          </w:tcPr>
          <w:p w14:paraId="05D31F6A" w14:textId="77777777" w:rsidR="00D60070" w:rsidRPr="001101A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7BF0C8A7" w14:textId="77777777" w:rsidTr="009B6861">
        <w:trPr>
          <w:jc w:val="center"/>
        </w:trPr>
        <w:tc>
          <w:tcPr>
            <w:tcW w:w="3146" w:type="dxa"/>
            <w:vAlign w:val="center"/>
          </w:tcPr>
          <w:p w14:paraId="46B4B20F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common_flag</w:t>
            </w:r>
          </w:p>
        </w:tc>
        <w:tc>
          <w:tcPr>
            <w:tcW w:w="1559" w:type="dxa"/>
            <w:vAlign w:val="center"/>
          </w:tcPr>
          <w:p w14:paraId="1D1FD3C6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int</w:t>
            </w:r>
          </w:p>
        </w:tc>
        <w:tc>
          <w:tcPr>
            <w:tcW w:w="3119" w:type="dxa"/>
            <w:vMerge/>
            <w:vAlign w:val="center"/>
          </w:tcPr>
          <w:p w14:paraId="690C231A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2803" w:type="dxa"/>
            <w:vMerge/>
            <w:vAlign w:val="center"/>
          </w:tcPr>
          <w:p w14:paraId="11AB83ED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59A6D1B0" w14:textId="77777777" w:rsidTr="009B6861">
        <w:trPr>
          <w:jc w:val="center"/>
        </w:trPr>
        <w:tc>
          <w:tcPr>
            <w:tcW w:w="3146" w:type="dxa"/>
            <w:vAlign w:val="center"/>
          </w:tcPr>
          <w:p w14:paraId="5F4E994A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subframe</w:t>
            </w:r>
          </w:p>
        </w:tc>
        <w:tc>
          <w:tcPr>
            <w:tcW w:w="1559" w:type="dxa"/>
            <w:vAlign w:val="center"/>
          </w:tcPr>
          <w:p w14:paraId="655B9801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int</w:t>
            </w:r>
          </w:p>
        </w:tc>
        <w:tc>
          <w:tcPr>
            <w:tcW w:w="3119" w:type="dxa"/>
            <w:vMerge/>
            <w:vAlign w:val="center"/>
          </w:tcPr>
          <w:p w14:paraId="05E33C54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2803" w:type="dxa"/>
            <w:vMerge/>
            <w:vAlign w:val="center"/>
          </w:tcPr>
          <w:p w14:paraId="798E0D72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5ED6D039" w14:textId="77777777" w:rsidTr="009B6861">
        <w:trPr>
          <w:jc w:val="center"/>
        </w:trPr>
        <w:tc>
          <w:tcPr>
            <w:tcW w:w="3146" w:type="dxa"/>
            <w:vAlign w:val="center"/>
          </w:tcPr>
          <w:p w14:paraId="6FC72FC4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aggregation</w:t>
            </w:r>
          </w:p>
        </w:tc>
        <w:tc>
          <w:tcPr>
            <w:tcW w:w="1559" w:type="dxa"/>
            <w:vAlign w:val="center"/>
          </w:tcPr>
          <w:p w14:paraId="47806272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int</w:t>
            </w:r>
          </w:p>
        </w:tc>
        <w:tc>
          <w:tcPr>
            <w:tcW w:w="3119" w:type="dxa"/>
            <w:vMerge/>
            <w:vAlign w:val="center"/>
          </w:tcPr>
          <w:p w14:paraId="234D8D27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2803" w:type="dxa"/>
            <w:vMerge/>
            <w:vAlign w:val="center"/>
          </w:tcPr>
          <w:p w14:paraId="712CCD8F" w14:textId="77777777" w:rsidR="00D60070" w:rsidRPr="001101A4" w:rsidRDefault="00D60070" w:rsidP="009B6861">
            <w:pPr>
              <w:jc w:val="both"/>
              <w:rPr>
                <w:rFonts w:cs="Times New Roman"/>
              </w:rPr>
            </w:pPr>
          </w:p>
        </w:tc>
      </w:tr>
      <w:tr w:rsidR="00D60070" w14:paraId="7BF77641" w14:textId="77777777" w:rsidTr="009B6861">
        <w:trPr>
          <w:jc w:val="center"/>
        </w:trPr>
        <w:tc>
          <w:tcPr>
            <w:tcW w:w="3146" w:type="dxa"/>
            <w:vAlign w:val="center"/>
          </w:tcPr>
          <w:p w14:paraId="71FEFC7C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rnti</w:t>
            </w:r>
          </w:p>
        </w:tc>
        <w:tc>
          <w:tcPr>
            <w:tcW w:w="1559" w:type="dxa"/>
            <w:vAlign w:val="center"/>
          </w:tcPr>
          <w:p w14:paraId="5E2922D2" w14:textId="77777777" w:rsidR="00D60070" w:rsidRPr="00325297" w:rsidRDefault="00D60070" w:rsidP="009B6861">
            <w:pPr>
              <w:jc w:val="both"/>
              <w:rPr>
                <w:rFonts w:cs="Times New Roman"/>
              </w:rPr>
            </w:pPr>
            <w:r w:rsidRPr="00B71D45">
              <w:rPr>
                <w:rFonts w:cs="Times New Roman"/>
              </w:rPr>
              <w:t>int</w:t>
            </w:r>
          </w:p>
        </w:tc>
        <w:tc>
          <w:tcPr>
            <w:tcW w:w="3119" w:type="dxa"/>
            <w:vMerge/>
            <w:vAlign w:val="center"/>
          </w:tcPr>
          <w:p w14:paraId="6B29C334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2803" w:type="dxa"/>
            <w:vMerge/>
            <w:vAlign w:val="center"/>
          </w:tcPr>
          <w:p w14:paraId="3C3297D4" w14:textId="77777777" w:rsidR="00D60070" w:rsidRPr="00B13344" w:rsidRDefault="00D60070" w:rsidP="009B6861">
            <w:pPr>
              <w:jc w:val="both"/>
              <w:rPr>
                <w:rFonts w:cs="Times New Roman"/>
              </w:rPr>
            </w:pPr>
          </w:p>
        </w:tc>
      </w:tr>
    </w:tbl>
    <w:p w14:paraId="72114C61" w14:textId="77777777" w:rsidR="00D60070" w:rsidRDefault="00D60070" w:rsidP="00090FAA"/>
    <w:p w14:paraId="65402238" w14:textId="5B3960BA" w:rsidR="00512D40" w:rsidRDefault="002E140C" w:rsidP="00D60070">
      <w:pPr>
        <w:pStyle w:val="4"/>
      </w:pPr>
      <w:r>
        <w:t>7</w:t>
      </w:r>
      <w:r w:rsidR="00512D40">
        <w:rPr>
          <w:rFonts w:hint="eastAsia"/>
        </w:rPr>
        <w:t>.</w:t>
      </w:r>
      <w:r w:rsidR="00945FC0">
        <w:t>1.</w:t>
      </w:r>
      <w:r w:rsidR="005B33EB">
        <w:rPr>
          <w:rFonts w:hint="eastAsia"/>
        </w:rPr>
        <w:t>1.5</w:t>
      </w:r>
      <w:r w:rsidR="00512D40">
        <w:t xml:space="preserve"> </w:t>
      </w:r>
      <w:r w:rsidR="00512D40" w:rsidRPr="00C70EEB">
        <w:t>Loop_for_allocateCCEs</w:t>
      </w:r>
    </w:p>
    <w:p w14:paraId="686DAB4A" w14:textId="3DD4EC5C" w:rsidR="00512D40" w:rsidRDefault="00AD493C" w:rsidP="00AD493C">
      <w:pPr>
        <w:jc w:val="center"/>
      </w:pPr>
      <w:r>
        <w:rPr>
          <w:noProof/>
        </w:rPr>
        <w:drawing>
          <wp:inline distT="0" distB="0" distL="0" distR="0" wp14:anchorId="3C2432B0" wp14:editId="232AB102">
            <wp:extent cx="4588934" cy="5333085"/>
            <wp:effectExtent l="0" t="0" r="2540" b="127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16" cy="53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13C4" w14:textId="55767892" w:rsidR="00512D40" w:rsidRDefault="00F12DC6" w:rsidP="00F12DC6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89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512D40">
        <w:t xml:space="preserve"> level of</w:t>
      </w:r>
      <w:r w:rsidR="00512D40" w:rsidRPr="00C70EEB">
        <w:t xml:space="preserve"> Loop_for_allocateCCEs</w:t>
      </w:r>
    </w:p>
    <w:p w14:paraId="68E7EE77" w14:textId="1F593757" w:rsidR="00EB2DD6" w:rsidRDefault="00EB2DD6" w:rsidP="00D60070">
      <w:pPr>
        <w:jc w:val="center"/>
        <w:rPr>
          <w:rFonts w:cs="Times New Roman"/>
        </w:rPr>
      </w:pPr>
    </w:p>
    <w:p w14:paraId="3723299F" w14:textId="5054080F" w:rsidR="00EB2DD6" w:rsidRDefault="00F12DC6" w:rsidP="00F12DC6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89</w:t>
      </w:r>
      <w:r w:rsidR="00A53881">
        <w:rPr>
          <w:noProof/>
        </w:rPr>
        <w:fldChar w:fldCharType="end"/>
      </w:r>
      <w:r w:rsidR="00EB2DD6">
        <w:t xml:space="preserve"> Parameters of </w:t>
      </w:r>
      <w:r w:rsidR="00EB2DD6" w:rsidRPr="00C70EEB">
        <w:t>Loop_for_allocateCCEs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742EA7" w:rsidRPr="000A00EB" w14:paraId="3A4D868D" w14:textId="77777777" w:rsidTr="009B686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FEDCE59" w14:textId="77777777" w:rsidR="00742EA7" w:rsidRPr="000A00EB" w:rsidRDefault="00742EA7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111F2FE" w14:textId="77777777" w:rsidR="00742EA7" w:rsidRPr="000A00EB" w:rsidRDefault="00742EA7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8A3B8C4" w14:textId="77777777" w:rsidR="00742EA7" w:rsidRPr="000A00EB" w:rsidRDefault="00742EA7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BF3FD69" w14:textId="77777777" w:rsidR="00742EA7" w:rsidRDefault="00742EA7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1BFED9BA" w14:textId="77777777" w:rsidTr="009B6861">
        <w:trPr>
          <w:jc w:val="center"/>
        </w:trPr>
        <w:tc>
          <w:tcPr>
            <w:tcW w:w="2122" w:type="dxa"/>
            <w:vAlign w:val="center"/>
          </w:tcPr>
          <w:p w14:paraId="4B2FAE28" w14:textId="77777777" w:rsidR="00684E98" w:rsidRDefault="00684E98" w:rsidP="009B6861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7F3913B0" w14:textId="1282B43F" w:rsidR="00684E98" w:rsidRDefault="00684E98" w:rsidP="009B6861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 w:val="restart"/>
            <w:vAlign w:val="center"/>
          </w:tcPr>
          <w:p w14:paraId="4BB53B00" w14:textId="1419B3FB" w:rsidR="00684E98" w:rsidRDefault="00684E98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2A556C8" w14:textId="253EF998" w:rsidR="00684E98" w:rsidRDefault="00684E98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684E98" w14:paraId="4670A038" w14:textId="77777777" w:rsidTr="009B6861">
        <w:trPr>
          <w:jc w:val="center"/>
        </w:trPr>
        <w:tc>
          <w:tcPr>
            <w:tcW w:w="2122" w:type="dxa"/>
            <w:vAlign w:val="center"/>
          </w:tcPr>
          <w:p w14:paraId="1AF3685A" w14:textId="0ADA5124" w:rsidR="00684E98" w:rsidRDefault="00684E98" w:rsidP="009B6861">
            <w:pPr>
              <w:jc w:val="both"/>
              <w:rPr>
                <w:rFonts w:cs="Times New Roman"/>
              </w:rPr>
            </w:pPr>
            <w:r>
              <w:t>CC_idP,</w:t>
            </w:r>
          </w:p>
        </w:tc>
        <w:tc>
          <w:tcPr>
            <w:tcW w:w="2126" w:type="dxa"/>
            <w:vAlign w:val="center"/>
          </w:tcPr>
          <w:p w14:paraId="06F6FC85" w14:textId="25032DE7" w:rsidR="00684E98" w:rsidRPr="00742EA7" w:rsidRDefault="00684E98" w:rsidP="009B6861">
            <w:pPr>
              <w:jc w:val="both"/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4C423A28" w14:textId="1371C33B" w:rsidR="00684E98" w:rsidRDefault="00684E98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3BDE115" w14:textId="029C3197" w:rsidR="00684E98" w:rsidRPr="00E701CA" w:rsidRDefault="00684E98" w:rsidP="009B6861">
            <w:pPr>
              <w:jc w:val="both"/>
              <w:rPr>
                <w:rFonts w:cs="Times New Roman"/>
              </w:rPr>
            </w:pPr>
          </w:p>
        </w:tc>
      </w:tr>
      <w:tr w:rsidR="00684E98" w14:paraId="511CE83D" w14:textId="77777777" w:rsidTr="009B6861">
        <w:trPr>
          <w:jc w:val="center"/>
        </w:trPr>
        <w:tc>
          <w:tcPr>
            <w:tcW w:w="2122" w:type="dxa"/>
            <w:vAlign w:val="center"/>
          </w:tcPr>
          <w:p w14:paraId="69BF6A05" w14:textId="3947A25B" w:rsidR="00684E98" w:rsidRPr="00285D7B" w:rsidRDefault="00684E98" w:rsidP="009B6861">
            <w:pPr>
              <w:jc w:val="both"/>
              <w:rPr>
                <w:rFonts w:cs="Times New Roman"/>
              </w:rPr>
            </w:pPr>
            <w:r w:rsidRPr="00BB6884">
              <w:t>subframeP</w:t>
            </w:r>
          </w:p>
        </w:tc>
        <w:tc>
          <w:tcPr>
            <w:tcW w:w="2126" w:type="dxa"/>
            <w:vAlign w:val="center"/>
          </w:tcPr>
          <w:p w14:paraId="6F532E4F" w14:textId="2EBCD192" w:rsidR="00684E98" w:rsidRPr="00285D7B" w:rsidRDefault="00684E98" w:rsidP="009B6861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65248D80" w14:textId="64A90A3F" w:rsidR="00684E98" w:rsidRPr="00285D7B" w:rsidRDefault="00684E98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6554AA1" w14:textId="6D8342E7" w:rsidR="00684E98" w:rsidRPr="00285D7B" w:rsidRDefault="00684E98" w:rsidP="009B6861">
            <w:pPr>
              <w:jc w:val="both"/>
              <w:rPr>
                <w:rFonts w:cs="Times New Roman"/>
              </w:rPr>
            </w:pPr>
          </w:p>
        </w:tc>
      </w:tr>
      <w:tr w:rsidR="00684E98" w14:paraId="337D2CE5" w14:textId="77777777" w:rsidTr="009B6861">
        <w:trPr>
          <w:jc w:val="center"/>
        </w:trPr>
        <w:tc>
          <w:tcPr>
            <w:tcW w:w="2122" w:type="dxa"/>
            <w:vAlign w:val="center"/>
          </w:tcPr>
          <w:p w14:paraId="5D065FA0" w14:textId="13F52A3B" w:rsidR="00684E98" w:rsidRPr="00B84B61" w:rsidRDefault="00684E98" w:rsidP="009B6861">
            <w:pPr>
              <w:jc w:val="both"/>
            </w:pPr>
            <w:r>
              <w:t>test_onlyP</w:t>
            </w:r>
          </w:p>
        </w:tc>
        <w:tc>
          <w:tcPr>
            <w:tcW w:w="2126" w:type="dxa"/>
            <w:vAlign w:val="center"/>
          </w:tcPr>
          <w:p w14:paraId="588F5371" w14:textId="301A856A" w:rsidR="00684E98" w:rsidRDefault="00684E98" w:rsidP="009B6861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0D80F97C" w14:textId="436C7DE9" w:rsidR="00684E98" w:rsidRDefault="00684E98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7EFBEF3" w14:textId="6B60C572" w:rsidR="00684E98" w:rsidRDefault="00684E98" w:rsidP="009B6861">
            <w:pPr>
              <w:jc w:val="both"/>
              <w:rPr>
                <w:rFonts w:cs="Times New Roman"/>
              </w:rPr>
            </w:pPr>
          </w:p>
        </w:tc>
      </w:tr>
    </w:tbl>
    <w:p w14:paraId="4A735092" w14:textId="77777777" w:rsidR="00F12DC6" w:rsidRDefault="00F12DC6" w:rsidP="00F12DC6">
      <w:pPr>
        <w:pStyle w:val="af4"/>
      </w:pPr>
    </w:p>
    <w:p w14:paraId="36B30A81" w14:textId="023F1E20" w:rsidR="002D6D89" w:rsidRDefault="002D6D89" w:rsidP="00D60070">
      <w:pPr>
        <w:pStyle w:val="5"/>
        <w:ind w:left="480"/>
      </w:pPr>
      <w:r>
        <w:t>7</w:t>
      </w:r>
      <w:r>
        <w:rPr>
          <w:rFonts w:hint="eastAsia"/>
        </w:rPr>
        <w:t>.1</w:t>
      </w:r>
      <w:r w:rsidR="00183282">
        <w:t>.1</w:t>
      </w:r>
      <w:r>
        <w:rPr>
          <w:rFonts w:hint="eastAsia"/>
        </w:rPr>
        <w:t>.5</w:t>
      </w:r>
      <w:r>
        <w:t xml:space="preserve">.1 </w:t>
      </w:r>
      <w:r w:rsidR="001900D2" w:rsidRPr="001900D2">
        <w:t>allocateCCEs</w:t>
      </w:r>
    </w:p>
    <w:p w14:paraId="113BB073" w14:textId="3A49CCAB" w:rsidR="00512D40" w:rsidRDefault="00AD493C" w:rsidP="00AD493C">
      <w:pPr>
        <w:jc w:val="center"/>
      </w:pPr>
      <w:r>
        <w:rPr>
          <w:noProof/>
        </w:rPr>
        <w:drawing>
          <wp:inline distT="0" distB="0" distL="0" distR="0" wp14:anchorId="17E0C09E" wp14:editId="340689A6">
            <wp:extent cx="4857750" cy="5681345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68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AC8B" w14:textId="23BBE04A" w:rsidR="001900D2" w:rsidRDefault="009B6861" w:rsidP="009B6861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90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1900D2">
        <w:t xml:space="preserve"> level of</w:t>
      </w:r>
      <w:r w:rsidR="001900D2" w:rsidRPr="00C70EEB">
        <w:t xml:space="preserve"> allocateCCEs</w:t>
      </w:r>
    </w:p>
    <w:p w14:paraId="63AD7B92" w14:textId="77777777" w:rsidR="00C00CE6" w:rsidRDefault="00C00CE6" w:rsidP="00D60070">
      <w:pPr>
        <w:jc w:val="center"/>
        <w:rPr>
          <w:rFonts w:cs="Times New Roman"/>
        </w:rPr>
      </w:pPr>
    </w:p>
    <w:p w14:paraId="0E344524" w14:textId="43E6BAE7" w:rsidR="00EB2DD6" w:rsidRDefault="009B6861" w:rsidP="009B686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90</w:t>
      </w:r>
      <w:r w:rsidR="00A53881">
        <w:rPr>
          <w:noProof/>
        </w:rPr>
        <w:fldChar w:fldCharType="end"/>
      </w:r>
      <w:r>
        <w:t xml:space="preserve"> </w:t>
      </w:r>
      <w:r w:rsidR="00EB2DD6">
        <w:t xml:space="preserve">Parameters of </w:t>
      </w:r>
      <w:r w:rsidR="00EB2DD6" w:rsidRPr="00C70EEB">
        <w:t>allocateCCEs</w:t>
      </w:r>
    </w:p>
    <w:tbl>
      <w:tblPr>
        <w:tblStyle w:val="a3"/>
        <w:tblW w:w="10768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843"/>
        <w:gridCol w:w="2268"/>
        <w:gridCol w:w="4677"/>
      </w:tblGrid>
      <w:tr w:rsidR="00B01A6A" w:rsidRPr="000A00EB" w14:paraId="08C2C8BE" w14:textId="77777777" w:rsidTr="009B6861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21FE13EF" w14:textId="77777777" w:rsidR="00B01A6A" w:rsidRPr="000A00EB" w:rsidRDefault="00B01A6A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2B4F6B61" w14:textId="77777777" w:rsidR="00B01A6A" w:rsidRPr="000A00EB" w:rsidRDefault="00B01A6A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0D73185" w14:textId="77777777" w:rsidR="00B01A6A" w:rsidRPr="000A00EB" w:rsidRDefault="00B01A6A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4677" w:type="dxa"/>
            <w:shd w:val="clear" w:color="auto" w:fill="D9D9D9" w:themeFill="background1" w:themeFillShade="D9"/>
            <w:vAlign w:val="center"/>
          </w:tcPr>
          <w:p w14:paraId="7A938784" w14:textId="77777777" w:rsidR="00B01A6A" w:rsidRDefault="00B01A6A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B01A6A" w14:paraId="6A775CE9" w14:textId="77777777" w:rsidTr="009B6861">
        <w:trPr>
          <w:jc w:val="center"/>
        </w:trPr>
        <w:tc>
          <w:tcPr>
            <w:tcW w:w="1980" w:type="dxa"/>
            <w:vAlign w:val="center"/>
          </w:tcPr>
          <w:p w14:paraId="339BE92E" w14:textId="77777777" w:rsidR="00B01A6A" w:rsidRDefault="00B01A6A" w:rsidP="009B6861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1843" w:type="dxa"/>
            <w:vAlign w:val="center"/>
          </w:tcPr>
          <w:p w14:paraId="7F4D6079" w14:textId="77777777" w:rsidR="00B01A6A" w:rsidRDefault="00B01A6A" w:rsidP="009B6861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268" w:type="dxa"/>
            <w:vMerge w:val="restart"/>
            <w:vAlign w:val="center"/>
          </w:tcPr>
          <w:p w14:paraId="567B0F32" w14:textId="6BE2E2F0" w:rsidR="00B01A6A" w:rsidRDefault="00B01A6A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4677" w:type="dxa"/>
            <w:vMerge w:val="restart"/>
            <w:vAlign w:val="center"/>
          </w:tcPr>
          <w:p w14:paraId="1DDA8EA5" w14:textId="77777777" w:rsidR="00B01A6A" w:rsidRDefault="00B01A6A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If </w:t>
            </w:r>
          </w:p>
          <w:p w14:paraId="4A02DA23" w14:textId="29FF00C3" w:rsidR="00B01A6A" w:rsidRDefault="00B01A6A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i&gt;=Num_common_dci +N</w:t>
            </w:r>
            <w:r w:rsidRPr="00B01A6A">
              <w:rPr>
                <w:rFonts w:cs="Times New Roman"/>
              </w:rPr>
              <w:t>um_ue_spec_dci;</w:t>
            </w:r>
          </w:p>
        </w:tc>
      </w:tr>
      <w:tr w:rsidR="00B01A6A" w14:paraId="0F191196" w14:textId="77777777" w:rsidTr="009B6861">
        <w:trPr>
          <w:jc w:val="center"/>
        </w:trPr>
        <w:tc>
          <w:tcPr>
            <w:tcW w:w="1980" w:type="dxa"/>
            <w:vAlign w:val="center"/>
          </w:tcPr>
          <w:p w14:paraId="00343B94" w14:textId="77777777" w:rsidR="00B01A6A" w:rsidRDefault="00B01A6A" w:rsidP="009B6861">
            <w:pPr>
              <w:jc w:val="both"/>
              <w:rPr>
                <w:rFonts w:cs="Times New Roman"/>
              </w:rPr>
            </w:pPr>
            <w:r>
              <w:t>CC_idP,</w:t>
            </w:r>
          </w:p>
        </w:tc>
        <w:tc>
          <w:tcPr>
            <w:tcW w:w="1843" w:type="dxa"/>
            <w:vAlign w:val="center"/>
          </w:tcPr>
          <w:p w14:paraId="6EDE4393" w14:textId="77777777" w:rsidR="00B01A6A" w:rsidRPr="00742EA7" w:rsidRDefault="00B01A6A" w:rsidP="009B6861">
            <w:pPr>
              <w:jc w:val="both"/>
            </w:pPr>
            <w:r>
              <w:t>int</w:t>
            </w:r>
          </w:p>
        </w:tc>
        <w:tc>
          <w:tcPr>
            <w:tcW w:w="2268" w:type="dxa"/>
            <w:vMerge/>
            <w:vAlign w:val="center"/>
          </w:tcPr>
          <w:p w14:paraId="5FD3620D" w14:textId="04C37812" w:rsidR="00B01A6A" w:rsidRDefault="00B01A6A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4677" w:type="dxa"/>
            <w:vMerge/>
            <w:vAlign w:val="center"/>
          </w:tcPr>
          <w:p w14:paraId="4B657A7E" w14:textId="6C511072" w:rsidR="00B01A6A" w:rsidRPr="00E701CA" w:rsidRDefault="00B01A6A" w:rsidP="009B6861">
            <w:pPr>
              <w:jc w:val="both"/>
              <w:rPr>
                <w:rFonts w:cs="Times New Roman"/>
              </w:rPr>
            </w:pPr>
          </w:p>
        </w:tc>
      </w:tr>
      <w:tr w:rsidR="00B01A6A" w14:paraId="586EB564" w14:textId="77777777" w:rsidTr="009B6861">
        <w:trPr>
          <w:jc w:val="center"/>
        </w:trPr>
        <w:tc>
          <w:tcPr>
            <w:tcW w:w="1980" w:type="dxa"/>
            <w:vAlign w:val="center"/>
          </w:tcPr>
          <w:p w14:paraId="4FC46ADA" w14:textId="77777777" w:rsidR="00B01A6A" w:rsidRPr="00285D7B" w:rsidRDefault="00B01A6A" w:rsidP="009B6861">
            <w:pPr>
              <w:jc w:val="both"/>
              <w:rPr>
                <w:rFonts w:cs="Times New Roman"/>
              </w:rPr>
            </w:pPr>
            <w:r w:rsidRPr="00BB6884">
              <w:t>subframeP</w:t>
            </w:r>
          </w:p>
        </w:tc>
        <w:tc>
          <w:tcPr>
            <w:tcW w:w="1843" w:type="dxa"/>
            <w:vAlign w:val="center"/>
          </w:tcPr>
          <w:p w14:paraId="3D441259" w14:textId="77777777" w:rsidR="00B01A6A" w:rsidRPr="00285D7B" w:rsidRDefault="00B01A6A" w:rsidP="009B6861">
            <w:pPr>
              <w:jc w:val="both"/>
              <w:rPr>
                <w:rFonts w:cs="Times New Roman"/>
              </w:rPr>
            </w:pPr>
            <w:r w:rsidRPr="00BB6884">
              <w:t>sub_frame_t</w:t>
            </w:r>
          </w:p>
        </w:tc>
        <w:tc>
          <w:tcPr>
            <w:tcW w:w="2268" w:type="dxa"/>
            <w:vMerge w:val="restart"/>
            <w:vAlign w:val="center"/>
          </w:tcPr>
          <w:p w14:paraId="7780C269" w14:textId="33AC5C5D" w:rsidR="00B01A6A" w:rsidRPr="00285D7B" w:rsidRDefault="00B01A6A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-1</w:t>
            </w:r>
          </w:p>
        </w:tc>
        <w:tc>
          <w:tcPr>
            <w:tcW w:w="4677" w:type="dxa"/>
            <w:vMerge w:val="restart"/>
            <w:vAlign w:val="center"/>
          </w:tcPr>
          <w:p w14:paraId="21AF2D6F" w14:textId="4903CA97" w:rsidR="00B01A6A" w:rsidRPr="00285D7B" w:rsidRDefault="00B01A6A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If goto_failed</w:t>
            </w:r>
          </w:p>
        </w:tc>
      </w:tr>
      <w:tr w:rsidR="00B01A6A" w14:paraId="43AF548F" w14:textId="77777777" w:rsidTr="009B6861">
        <w:trPr>
          <w:jc w:val="center"/>
        </w:trPr>
        <w:tc>
          <w:tcPr>
            <w:tcW w:w="1980" w:type="dxa"/>
            <w:vAlign w:val="center"/>
          </w:tcPr>
          <w:p w14:paraId="2A31B4C4" w14:textId="77777777" w:rsidR="00B01A6A" w:rsidRPr="00B84B61" w:rsidRDefault="00B01A6A" w:rsidP="009B6861">
            <w:pPr>
              <w:jc w:val="both"/>
            </w:pPr>
            <w:r>
              <w:t>test_onlyP</w:t>
            </w:r>
          </w:p>
        </w:tc>
        <w:tc>
          <w:tcPr>
            <w:tcW w:w="1843" w:type="dxa"/>
            <w:vAlign w:val="center"/>
          </w:tcPr>
          <w:p w14:paraId="4FF08B35" w14:textId="77777777" w:rsidR="00B01A6A" w:rsidRDefault="00B01A6A" w:rsidP="009B6861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268" w:type="dxa"/>
            <w:vMerge/>
            <w:vAlign w:val="center"/>
          </w:tcPr>
          <w:p w14:paraId="5A195F72" w14:textId="258458D4" w:rsidR="00B01A6A" w:rsidRDefault="00B01A6A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4677" w:type="dxa"/>
            <w:vMerge/>
            <w:vAlign w:val="center"/>
          </w:tcPr>
          <w:p w14:paraId="1A6F8789" w14:textId="72DA20EC" w:rsidR="00B01A6A" w:rsidRDefault="00B01A6A" w:rsidP="009B6861">
            <w:pPr>
              <w:jc w:val="both"/>
              <w:rPr>
                <w:rFonts w:cs="Times New Roman"/>
              </w:rPr>
            </w:pPr>
          </w:p>
        </w:tc>
      </w:tr>
    </w:tbl>
    <w:p w14:paraId="546FCDCF" w14:textId="77777777" w:rsidR="009B6861" w:rsidRDefault="009B6861" w:rsidP="009B6861"/>
    <w:p w14:paraId="7D613BE7" w14:textId="26242A19" w:rsidR="00EB69DE" w:rsidRDefault="00EB69DE" w:rsidP="00D60070">
      <w:pPr>
        <w:pStyle w:val="6"/>
        <w:ind w:left="480"/>
      </w:pPr>
      <w:r>
        <w:t>7</w:t>
      </w:r>
      <w:r>
        <w:rPr>
          <w:rFonts w:hint="eastAsia"/>
        </w:rPr>
        <w:t>.1</w:t>
      </w:r>
      <w:r w:rsidR="00183282">
        <w:t>.1</w:t>
      </w:r>
      <w:r>
        <w:rPr>
          <w:rFonts w:hint="eastAsia"/>
        </w:rPr>
        <w:t>.5</w:t>
      </w:r>
      <w:r>
        <w:t xml:space="preserve">.1.1 </w:t>
      </w:r>
      <w:r w:rsidRPr="002D301B">
        <w:t>init_CCE_table</w:t>
      </w:r>
    </w:p>
    <w:p w14:paraId="1643F9F1" w14:textId="0199BF52" w:rsidR="00EB69DE" w:rsidRPr="002D301B" w:rsidRDefault="002D6EAB" w:rsidP="00D60070">
      <w:r>
        <w:rPr>
          <w:noProof/>
        </w:rPr>
        <w:pict w14:anchorId="202A0F57">
          <v:shape id="_x0000_i1077" type="#_x0000_t75" style="width:392.4pt;height:454.8pt">
            <v:imagedata r:id="rId132" o:title="C__Users_bmw_Desktop_BMW_Lab_NB_IoT_Project_目標產出_NB_IoT_SDL_NB_IoT_eNB_ReferenceProcedureinit_CCE_table1"/>
          </v:shape>
        </w:pict>
      </w:r>
    </w:p>
    <w:p w14:paraId="48D8511E" w14:textId="04BA14E7" w:rsidR="00EB69DE" w:rsidRDefault="009B6861" w:rsidP="009B6861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91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EB69DE">
        <w:t xml:space="preserve"> level of</w:t>
      </w:r>
      <w:r w:rsidR="00EB69DE" w:rsidRPr="00C70EEB">
        <w:t xml:space="preserve"> </w:t>
      </w:r>
      <w:r w:rsidR="00EB69DE" w:rsidRPr="002D301B">
        <w:t>init_CCE_table</w:t>
      </w:r>
    </w:p>
    <w:p w14:paraId="6555B3C3" w14:textId="2E15EC62" w:rsidR="00EB2DD6" w:rsidRDefault="00EB2DD6" w:rsidP="00D60070">
      <w:pPr>
        <w:jc w:val="center"/>
        <w:rPr>
          <w:rFonts w:cs="Times New Roman"/>
        </w:rPr>
      </w:pPr>
    </w:p>
    <w:p w14:paraId="2E6A65D2" w14:textId="397DDCFD" w:rsidR="000253D6" w:rsidRDefault="009B6861" w:rsidP="009B686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91</w:t>
      </w:r>
      <w:r w:rsidR="00A53881">
        <w:rPr>
          <w:noProof/>
        </w:rPr>
        <w:fldChar w:fldCharType="end"/>
      </w:r>
      <w:r>
        <w:t xml:space="preserve"> </w:t>
      </w:r>
      <w:r w:rsidR="000253D6">
        <w:t xml:space="preserve">Parameters of </w:t>
      </w:r>
      <w:r w:rsidR="000253D6" w:rsidRPr="002D301B">
        <w:t>init_CCE_table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0253D6" w:rsidRPr="000A00EB" w14:paraId="4EC493D4" w14:textId="77777777" w:rsidTr="009B686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2D0E4B5" w14:textId="77777777" w:rsidR="000253D6" w:rsidRPr="000A00EB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2E2CF2A" w14:textId="77777777" w:rsidR="000253D6" w:rsidRPr="000A00EB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2326F2D" w14:textId="77777777" w:rsidR="000253D6" w:rsidRPr="000A00EB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3DFE0EC" w14:textId="77777777" w:rsidR="000253D6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253D6" w14:paraId="5D9D2AC5" w14:textId="77777777" w:rsidTr="009B6861">
        <w:trPr>
          <w:jc w:val="center"/>
        </w:trPr>
        <w:tc>
          <w:tcPr>
            <w:tcW w:w="2122" w:type="dxa"/>
            <w:vAlign w:val="center"/>
          </w:tcPr>
          <w:p w14:paraId="6667FA8A" w14:textId="77777777" w:rsidR="000253D6" w:rsidRDefault="000253D6" w:rsidP="009B6861">
            <w:pPr>
              <w:jc w:val="both"/>
              <w:rPr>
                <w:rFonts w:cs="Times New Roman"/>
              </w:rPr>
            </w:pPr>
            <w:r w:rsidRPr="00CD46E0">
              <w:t>module_idP</w:t>
            </w:r>
          </w:p>
        </w:tc>
        <w:tc>
          <w:tcPr>
            <w:tcW w:w="2126" w:type="dxa"/>
            <w:vAlign w:val="center"/>
          </w:tcPr>
          <w:p w14:paraId="3E0367C2" w14:textId="77777777" w:rsidR="000253D6" w:rsidRDefault="000253D6" w:rsidP="009B6861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 w:val="restart"/>
            <w:vAlign w:val="center"/>
          </w:tcPr>
          <w:p w14:paraId="23B05F56" w14:textId="77777777" w:rsidR="000253D6" w:rsidRDefault="000253D6" w:rsidP="009B6861">
            <w:pPr>
              <w:jc w:val="both"/>
              <w:rPr>
                <w:rFonts w:cs="Times New Roman"/>
              </w:rPr>
            </w:pPr>
            <w:r w:rsidRPr="00FA185D">
              <w:rPr>
                <w:rFonts w:cs="Times New Roman"/>
              </w:rPr>
              <w:t>N/</w:t>
            </w:r>
            <w:r w:rsidRPr="00FA185D">
              <w:rPr>
                <w:rFonts w:cs="Times New Roman" w:hint="eastAsia"/>
              </w:rPr>
              <w:t>A</w:t>
            </w:r>
          </w:p>
        </w:tc>
        <w:tc>
          <w:tcPr>
            <w:tcW w:w="3260" w:type="dxa"/>
            <w:vMerge w:val="restart"/>
            <w:vAlign w:val="center"/>
          </w:tcPr>
          <w:p w14:paraId="40462243" w14:textId="77777777" w:rsidR="000253D6" w:rsidRDefault="000253D6" w:rsidP="009B6861">
            <w:pPr>
              <w:jc w:val="both"/>
              <w:rPr>
                <w:rFonts w:cs="Times New Roman"/>
              </w:rPr>
            </w:pPr>
            <w:r w:rsidRPr="00FA185D">
              <w:rPr>
                <w:rFonts w:cs="Times New Roman"/>
              </w:rPr>
              <w:t>N/</w:t>
            </w:r>
            <w:r w:rsidRPr="00FA185D">
              <w:rPr>
                <w:rFonts w:cs="Times New Roman" w:hint="eastAsia"/>
              </w:rPr>
              <w:t>A</w:t>
            </w:r>
          </w:p>
        </w:tc>
      </w:tr>
      <w:tr w:rsidR="000253D6" w14:paraId="0FF3709B" w14:textId="77777777" w:rsidTr="009B6861">
        <w:trPr>
          <w:jc w:val="center"/>
        </w:trPr>
        <w:tc>
          <w:tcPr>
            <w:tcW w:w="2122" w:type="dxa"/>
            <w:vAlign w:val="center"/>
          </w:tcPr>
          <w:p w14:paraId="717EBDE0" w14:textId="77777777" w:rsidR="000253D6" w:rsidRDefault="000253D6" w:rsidP="009B6861">
            <w:pPr>
              <w:jc w:val="both"/>
              <w:rPr>
                <w:rFonts w:cs="Times New Roman"/>
              </w:rPr>
            </w:pPr>
            <w:r>
              <w:t>CC_idP,</w:t>
            </w:r>
          </w:p>
        </w:tc>
        <w:tc>
          <w:tcPr>
            <w:tcW w:w="2126" w:type="dxa"/>
            <w:vAlign w:val="center"/>
          </w:tcPr>
          <w:p w14:paraId="26473350" w14:textId="77777777" w:rsidR="000253D6" w:rsidRDefault="000253D6" w:rsidP="009B6861">
            <w:pPr>
              <w:jc w:val="both"/>
              <w:rPr>
                <w:rFonts w:cs="Times New Roman"/>
              </w:rPr>
            </w:pPr>
            <w:r>
              <w:t>int</w:t>
            </w:r>
          </w:p>
        </w:tc>
        <w:tc>
          <w:tcPr>
            <w:tcW w:w="2410" w:type="dxa"/>
            <w:vMerge/>
            <w:vAlign w:val="center"/>
          </w:tcPr>
          <w:p w14:paraId="14883E23" w14:textId="77777777" w:rsidR="000253D6" w:rsidRDefault="000253D6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9C46F6C" w14:textId="77777777" w:rsidR="000253D6" w:rsidRPr="00E701CA" w:rsidRDefault="000253D6" w:rsidP="009B6861">
            <w:pPr>
              <w:jc w:val="both"/>
              <w:rPr>
                <w:rFonts w:cs="Times New Roman"/>
              </w:rPr>
            </w:pPr>
          </w:p>
        </w:tc>
      </w:tr>
    </w:tbl>
    <w:p w14:paraId="1A1A3C74" w14:textId="3D55B8B0" w:rsidR="00EB2DD6" w:rsidRDefault="00EB2DD6" w:rsidP="00D60070">
      <w:pPr>
        <w:jc w:val="center"/>
        <w:rPr>
          <w:rFonts w:cs="Times New Roman"/>
        </w:rPr>
      </w:pPr>
    </w:p>
    <w:p w14:paraId="40AF0224" w14:textId="7B90DDCA" w:rsidR="000253D6" w:rsidRDefault="000253D6" w:rsidP="00D60070">
      <w:pPr>
        <w:pStyle w:val="7"/>
        <w:ind w:left="960"/>
      </w:pPr>
      <w:r>
        <w:t>7</w:t>
      </w:r>
      <w:r>
        <w:rPr>
          <w:rFonts w:hint="eastAsia"/>
        </w:rPr>
        <w:t>.1</w:t>
      </w:r>
      <w:r w:rsidR="00183282">
        <w:t>.1</w:t>
      </w:r>
      <w:r>
        <w:rPr>
          <w:rFonts w:hint="eastAsia"/>
        </w:rPr>
        <w:t>.5</w:t>
      </w:r>
      <w:r>
        <w:t xml:space="preserve">.1.1.1 </w:t>
      </w:r>
      <w:r w:rsidRPr="00B33F0A">
        <w:t>memset</w:t>
      </w:r>
    </w:p>
    <w:p w14:paraId="00FDD392" w14:textId="544E8E38" w:rsidR="000253D6" w:rsidRDefault="000253D6" w:rsidP="00D60070">
      <w:r>
        <w:rPr>
          <w:noProof/>
        </w:rPr>
        <w:drawing>
          <wp:inline distT="0" distB="0" distL="0" distR="0" wp14:anchorId="298C2896" wp14:editId="1888D48B">
            <wp:extent cx="5772150" cy="6638925"/>
            <wp:effectExtent l="0" t="0" r="0" b="9525"/>
            <wp:docPr id="19" name="圖片 19" descr="C__Users_bmw_Desktop_BMW_Lab_NB_IoT_Project_目標產出_NB_IoT_SDL_NB_IoT_eNB_ReferenceProcedurememse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__Users_bmw_Desktop_BMW_Lab_NB_IoT_Project_目標產出_NB_IoT_SDL_NB_IoT_eNB_ReferenceProcedurememset1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29AF" w14:textId="376249CA" w:rsidR="000253D6" w:rsidRDefault="001E363F" w:rsidP="001E363F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92</w:t>
      </w:r>
      <w:r w:rsidR="00A53881">
        <w:rPr>
          <w:noProof/>
        </w:rPr>
        <w:fldChar w:fldCharType="end"/>
      </w:r>
      <w:r>
        <w:t xml:space="preserve"> </w:t>
      </w:r>
      <w:r w:rsidR="000253D6">
        <w:t>Proceudre level of</w:t>
      </w:r>
      <w:r w:rsidR="000253D6" w:rsidRPr="00C70EEB">
        <w:t xml:space="preserve"> </w:t>
      </w:r>
      <w:r w:rsidR="000253D6" w:rsidRPr="00B33F0A">
        <w:t>memset</w:t>
      </w:r>
    </w:p>
    <w:p w14:paraId="3FD70222" w14:textId="57A69548" w:rsidR="001E363F" w:rsidRDefault="001E363F" w:rsidP="00D60070">
      <w:pPr>
        <w:jc w:val="center"/>
        <w:rPr>
          <w:rFonts w:cs="Times New Roman"/>
        </w:rPr>
      </w:pPr>
    </w:p>
    <w:p w14:paraId="7D0FE503" w14:textId="177BC642" w:rsidR="001E363F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92</w:t>
      </w:r>
      <w:r w:rsidR="00A53881">
        <w:rPr>
          <w:noProof/>
        </w:rPr>
        <w:fldChar w:fldCharType="end"/>
      </w:r>
      <w:r>
        <w:t xml:space="preserve"> Parameters of </w:t>
      </w:r>
      <w:r w:rsidRPr="00B33F0A">
        <w:t>memset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127"/>
        <w:gridCol w:w="3260"/>
      </w:tblGrid>
      <w:tr w:rsidR="000253D6" w:rsidRPr="000A00EB" w14:paraId="359071AA" w14:textId="77777777" w:rsidTr="009B6861">
        <w:trPr>
          <w:jc w:val="center"/>
        </w:trPr>
        <w:tc>
          <w:tcPr>
            <w:tcW w:w="2547" w:type="dxa"/>
            <w:shd w:val="clear" w:color="auto" w:fill="D9D9D9" w:themeFill="background1" w:themeFillShade="D9"/>
            <w:vAlign w:val="center"/>
          </w:tcPr>
          <w:p w14:paraId="2F0DE768" w14:textId="77777777" w:rsidR="000253D6" w:rsidRPr="000A00EB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4373550A" w14:textId="77777777" w:rsidR="000253D6" w:rsidRPr="000A00EB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3A923112" w14:textId="77777777" w:rsidR="000253D6" w:rsidRPr="000A00EB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57145D3" w14:textId="77777777" w:rsidR="000253D6" w:rsidRDefault="000253D6" w:rsidP="009B686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9B6861" w14:paraId="1D79E6AB" w14:textId="77777777" w:rsidTr="009B6861">
        <w:trPr>
          <w:jc w:val="center"/>
        </w:trPr>
        <w:tc>
          <w:tcPr>
            <w:tcW w:w="2547" w:type="dxa"/>
            <w:vAlign w:val="center"/>
          </w:tcPr>
          <w:p w14:paraId="01656193" w14:textId="77777777" w:rsidR="009B6861" w:rsidRDefault="009B6861" w:rsidP="009B6861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&amp;dummy_gps_data</w:t>
            </w:r>
          </w:p>
        </w:tc>
        <w:tc>
          <w:tcPr>
            <w:tcW w:w="1984" w:type="dxa"/>
            <w:vAlign w:val="center"/>
          </w:tcPr>
          <w:p w14:paraId="295CFD93" w14:textId="77777777" w:rsidR="009B6861" w:rsidRDefault="009B6861" w:rsidP="009B6861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struct gps_fix_t</w:t>
            </w:r>
          </w:p>
        </w:tc>
        <w:tc>
          <w:tcPr>
            <w:tcW w:w="2127" w:type="dxa"/>
            <w:vMerge w:val="restart"/>
            <w:vAlign w:val="center"/>
          </w:tcPr>
          <w:p w14:paraId="6F78BA94" w14:textId="77777777" w:rsidR="009B6861" w:rsidRDefault="009B6861" w:rsidP="009B6861">
            <w:pPr>
              <w:jc w:val="both"/>
              <w:rPr>
                <w:rFonts w:cs="Times New Roman"/>
              </w:rPr>
            </w:pPr>
            <w:r w:rsidRPr="003C3A54">
              <w:rPr>
                <w:rFonts w:cs="Times New Roman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59AC4BB" w14:textId="77777777" w:rsidR="009B6861" w:rsidRDefault="009B6861" w:rsidP="009B6861">
            <w:pPr>
              <w:jc w:val="both"/>
              <w:rPr>
                <w:rFonts w:cs="Times New Roman"/>
              </w:rPr>
            </w:pPr>
            <w:r w:rsidRPr="003C3A54">
              <w:rPr>
                <w:rFonts w:cs="Times New Roman"/>
              </w:rPr>
              <w:t>N/A</w:t>
            </w:r>
          </w:p>
        </w:tc>
      </w:tr>
      <w:tr w:rsidR="009B6861" w14:paraId="440055A2" w14:textId="77777777" w:rsidTr="009B6861">
        <w:trPr>
          <w:jc w:val="center"/>
        </w:trPr>
        <w:tc>
          <w:tcPr>
            <w:tcW w:w="2547" w:type="dxa"/>
            <w:vAlign w:val="center"/>
          </w:tcPr>
          <w:p w14:paraId="6892F274" w14:textId="77777777" w:rsidR="009B6861" w:rsidRDefault="009B6861" w:rsidP="009B6861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0</w:t>
            </w:r>
          </w:p>
        </w:tc>
        <w:tc>
          <w:tcPr>
            <w:tcW w:w="1984" w:type="dxa"/>
            <w:vAlign w:val="center"/>
          </w:tcPr>
          <w:p w14:paraId="686C3F27" w14:textId="77777777" w:rsidR="009B6861" w:rsidRDefault="009B6861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int</w:t>
            </w:r>
          </w:p>
        </w:tc>
        <w:tc>
          <w:tcPr>
            <w:tcW w:w="2127" w:type="dxa"/>
            <w:vMerge/>
            <w:vAlign w:val="center"/>
          </w:tcPr>
          <w:p w14:paraId="1BBFB468" w14:textId="7FF166E6" w:rsidR="009B6861" w:rsidRDefault="009B6861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478A936" w14:textId="237FFBF3" w:rsidR="009B6861" w:rsidRPr="00E701CA" w:rsidRDefault="009B6861" w:rsidP="009B6861">
            <w:pPr>
              <w:jc w:val="both"/>
              <w:rPr>
                <w:rFonts w:cs="Times New Roman"/>
              </w:rPr>
            </w:pPr>
          </w:p>
        </w:tc>
      </w:tr>
      <w:tr w:rsidR="009B6861" w14:paraId="6D4B0B59" w14:textId="77777777" w:rsidTr="009B6861">
        <w:trPr>
          <w:jc w:val="center"/>
        </w:trPr>
        <w:tc>
          <w:tcPr>
            <w:tcW w:w="2547" w:type="dxa"/>
            <w:vAlign w:val="center"/>
          </w:tcPr>
          <w:p w14:paraId="5BE1F999" w14:textId="77777777" w:rsidR="009B6861" w:rsidRPr="00285D7B" w:rsidRDefault="009B6861" w:rsidP="009B6861">
            <w:pPr>
              <w:jc w:val="both"/>
              <w:rPr>
                <w:rFonts w:cs="Times New Roman"/>
              </w:rPr>
            </w:pPr>
            <w:r w:rsidRPr="00B546AF">
              <w:rPr>
                <w:rFonts w:cs="Times New Roman"/>
              </w:rPr>
              <w:t>sizeof(struct gps_fix_t)</w:t>
            </w:r>
          </w:p>
        </w:tc>
        <w:tc>
          <w:tcPr>
            <w:tcW w:w="1984" w:type="dxa"/>
            <w:vAlign w:val="center"/>
          </w:tcPr>
          <w:p w14:paraId="073142F2" w14:textId="77777777" w:rsidR="009B6861" w:rsidRPr="00285D7B" w:rsidRDefault="009B6861" w:rsidP="009B686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int</w:t>
            </w:r>
          </w:p>
        </w:tc>
        <w:tc>
          <w:tcPr>
            <w:tcW w:w="2127" w:type="dxa"/>
            <w:vMerge/>
            <w:vAlign w:val="center"/>
          </w:tcPr>
          <w:p w14:paraId="07E1E1A9" w14:textId="4EF1A953" w:rsidR="009B6861" w:rsidRPr="00285D7B" w:rsidRDefault="009B6861" w:rsidP="009B686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F9AB628" w14:textId="6B058CA6" w:rsidR="009B6861" w:rsidRPr="00285D7B" w:rsidRDefault="009B6861" w:rsidP="009B6861">
            <w:pPr>
              <w:jc w:val="both"/>
              <w:rPr>
                <w:rFonts w:cs="Times New Roman"/>
              </w:rPr>
            </w:pPr>
          </w:p>
        </w:tc>
      </w:tr>
    </w:tbl>
    <w:p w14:paraId="1C9B1347" w14:textId="77777777" w:rsidR="000253D6" w:rsidRDefault="000253D6" w:rsidP="00D60070">
      <w:pPr>
        <w:jc w:val="center"/>
        <w:rPr>
          <w:rFonts w:cs="Times New Roman"/>
        </w:rPr>
      </w:pPr>
    </w:p>
    <w:p w14:paraId="4977E55C" w14:textId="04E93CB4" w:rsidR="007C0682" w:rsidRDefault="007C0682" w:rsidP="00D60070">
      <w:pPr>
        <w:pStyle w:val="6"/>
        <w:ind w:left="480"/>
      </w:pPr>
      <w:r>
        <w:lastRenderedPageBreak/>
        <w:t>7</w:t>
      </w:r>
      <w:r>
        <w:rPr>
          <w:rFonts w:hint="eastAsia"/>
        </w:rPr>
        <w:t>.</w:t>
      </w:r>
      <w:r w:rsidR="00183282">
        <w:t>1.</w:t>
      </w:r>
      <w:r>
        <w:rPr>
          <w:rFonts w:hint="eastAsia"/>
        </w:rPr>
        <w:t>1.5</w:t>
      </w:r>
      <w:r w:rsidR="000A6022">
        <w:t>.1.</w:t>
      </w:r>
      <w:r w:rsidR="00B4043B">
        <w:t>2</w:t>
      </w:r>
      <w:r>
        <w:t xml:space="preserve"> </w:t>
      </w:r>
      <w:r w:rsidR="00C8120C" w:rsidRPr="00C8120C">
        <w:t>get_nCCE_offset</w:t>
      </w:r>
    </w:p>
    <w:p w14:paraId="28A40612" w14:textId="5545DA7D" w:rsidR="00D30F74" w:rsidRPr="007C0682" w:rsidRDefault="002D6EAB" w:rsidP="00D60070">
      <w:r>
        <w:rPr>
          <w:noProof/>
        </w:rPr>
        <w:pict w14:anchorId="6DD72088">
          <v:shape id="_x0000_i1078" type="#_x0000_t75" style="width:492pt;height:611.4pt">
            <v:imagedata r:id="rId134" o:title="C__Users_bmw_Desktop_BMW_Lab_NB_IoT_Project_目標產出_NB_IoT_SDL_NB_IoT_eNB_ReferenceProcedureget_nCCE_offset1"/>
          </v:shape>
        </w:pict>
      </w:r>
    </w:p>
    <w:p w14:paraId="72F6AC01" w14:textId="4292FFAB" w:rsidR="00D30F74" w:rsidRDefault="001E363F" w:rsidP="001E363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93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C8120C">
        <w:t xml:space="preserve"> level of</w:t>
      </w:r>
      <w:r w:rsidR="00C8120C" w:rsidRPr="00C70EEB">
        <w:t xml:space="preserve"> </w:t>
      </w:r>
      <w:r w:rsidR="00C8120C" w:rsidRPr="00C8120C">
        <w:t>get_nCCE_offset</w:t>
      </w:r>
    </w:p>
    <w:p w14:paraId="4EFF4A3F" w14:textId="77777777" w:rsidR="001E363F" w:rsidRDefault="001E363F" w:rsidP="001E363F">
      <w:pPr>
        <w:pStyle w:val="Figure"/>
      </w:pPr>
    </w:p>
    <w:p w14:paraId="6D2C3F81" w14:textId="6D537A99" w:rsidR="00EB2DD6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93</w:t>
      </w:r>
      <w:r w:rsidR="00A53881">
        <w:rPr>
          <w:noProof/>
        </w:rPr>
        <w:fldChar w:fldCharType="end"/>
      </w:r>
      <w:r>
        <w:t xml:space="preserve"> </w:t>
      </w:r>
      <w:r w:rsidR="00EB2DD6">
        <w:t xml:space="preserve">Parameters of </w:t>
      </w:r>
      <w:r w:rsidR="00EB2DD6" w:rsidRPr="00C8120C">
        <w:t>get_nCCE_offset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410"/>
        <w:gridCol w:w="2693"/>
        <w:gridCol w:w="2835"/>
      </w:tblGrid>
      <w:tr w:rsidR="00003E09" w:rsidRPr="000A00EB" w14:paraId="12DBB9BF" w14:textId="77777777" w:rsidTr="001E363F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2DEA3C07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E0DB336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3EA0C9DA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396C829E" w14:textId="77777777" w:rsidR="00003E09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413A83D5" w14:textId="77777777" w:rsidTr="001E363F">
        <w:trPr>
          <w:jc w:val="center"/>
        </w:trPr>
        <w:tc>
          <w:tcPr>
            <w:tcW w:w="1980" w:type="dxa"/>
            <w:vAlign w:val="center"/>
          </w:tcPr>
          <w:p w14:paraId="12719FC5" w14:textId="450FC75F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CCE_table</w:t>
            </w:r>
          </w:p>
        </w:tc>
        <w:tc>
          <w:tcPr>
            <w:tcW w:w="2410" w:type="dxa"/>
            <w:vAlign w:val="center"/>
          </w:tcPr>
          <w:p w14:paraId="2C0AF1B4" w14:textId="37B30782" w:rsidR="00684E98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int *</w:t>
            </w:r>
          </w:p>
        </w:tc>
        <w:tc>
          <w:tcPr>
            <w:tcW w:w="2693" w:type="dxa"/>
            <w:vMerge w:val="restart"/>
            <w:vAlign w:val="center"/>
          </w:tcPr>
          <w:p w14:paraId="3AE75584" w14:textId="63743C1D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-1</w:t>
            </w:r>
          </w:p>
        </w:tc>
        <w:tc>
          <w:tcPr>
            <w:tcW w:w="2835" w:type="dxa"/>
            <w:vMerge w:val="restart"/>
            <w:vAlign w:val="center"/>
          </w:tcPr>
          <w:p w14:paraId="525CD30F" w14:textId="598616E8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If </w:t>
            </w:r>
            <w:r w:rsidRPr="00B01A6A">
              <w:rPr>
                <w:rFonts w:cs="Times New Roman"/>
              </w:rPr>
              <w:t>m &gt;=0</w:t>
            </w:r>
          </w:p>
          <w:p w14:paraId="08299DD9" w14:textId="7F4891E3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or</w:t>
            </w:r>
          </w:p>
          <w:p w14:paraId="57C87B99" w14:textId="4E19B799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If m &gt;=</w:t>
            </w:r>
            <w:r w:rsidRPr="003C089A">
              <w:rPr>
                <w:rFonts w:cs="Times New Roman"/>
              </w:rPr>
              <w:t xml:space="preserve"> nb_candidates</w:t>
            </w:r>
          </w:p>
        </w:tc>
      </w:tr>
      <w:tr w:rsidR="00684E98" w14:paraId="385BAF3E" w14:textId="77777777" w:rsidTr="001E363F">
        <w:trPr>
          <w:jc w:val="center"/>
        </w:trPr>
        <w:tc>
          <w:tcPr>
            <w:tcW w:w="1980" w:type="dxa"/>
            <w:vAlign w:val="center"/>
          </w:tcPr>
          <w:p w14:paraId="7CE067C1" w14:textId="6EA5E6C3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</w:p>
        </w:tc>
        <w:tc>
          <w:tcPr>
            <w:tcW w:w="2410" w:type="dxa"/>
            <w:vAlign w:val="center"/>
          </w:tcPr>
          <w:p w14:paraId="47F94E19" w14:textId="367BA918" w:rsidR="00684E98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const unsigned char</w:t>
            </w:r>
          </w:p>
        </w:tc>
        <w:tc>
          <w:tcPr>
            <w:tcW w:w="2693" w:type="dxa"/>
            <w:vMerge/>
            <w:vAlign w:val="center"/>
          </w:tcPr>
          <w:p w14:paraId="42360001" w14:textId="6A69AEEB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2CAB07EC" w14:textId="6F6D6231" w:rsidR="00684E98" w:rsidRPr="00E701CA" w:rsidRDefault="00684E98" w:rsidP="001E363F">
            <w:pPr>
              <w:jc w:val="both"/>
              <w:rPr>
                <w:rFonts w:cs="Times New Roman"/>
              </w:rPr>
            </w:pPr>
          </w:p>
        </w:tc>
      </w:tr>
      <w:tr w:rsidR="00684E98" w14:paraId="090D9D3D" w14:textId="77777777" w:rsidTr="001E363F">
        <w:trPr>
          <w:jc w:val="center"/>
        </w:trPr>
        <w:tc>
          <w:tcPr>
            <w:tcW w:w="1980" w:type="dxa"/>
            <w:vAlign w:val="center"/>
          </w:tcPr>
          <w:p w14:paraId="305EB471" w14:textId="632AD002" w:rsidR="00684E98" w:rsidRPr="00285D7B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nCCE</w:t>
            </w:r>
          </w:p>
        </w:tc>
        <w:tc>
          <w:tcPr>
            <w:tcW w:w="2410" w:type="dxa"/>
            <w:vAlign w:val="center"/>
          </w:tcPr>
          <w:p w14:paraId="3C3D2180" w14:textId="44F44E47" w:rsidR="00684E98" w:rsidRPr="00285D7B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const int</w:t>
            </w:r>
          </w:p>
        </w:tc>
        <w:tc>
          <w:tcPr>
            <w:tcW w:w="2693" w:type="dxa"/>
            <w:vMerge w:val="restart"/>
            <w:vAlign w:val="center"/>
          </w:tcPr>
          <w:p w14:paraId="103B0C29" w14:textId="4F88F5E0" w:rsidR="00684E98" w:rsidRPr="00285D7B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*</w:t>
            </w:r>
            <w:r>
              <w:rPr>
                <w:rFonts w:cs="Times New Roman"/>
              </w:rPr>
              <w:t>L</w:t>
            </w:r>
          </w:p>
        </w:tc>
        <w:tc>
          <w:tcPr>
            <w:tcW w:w="2835" w:type="dxa"/>
            <w:vMerge w:val="restart"/>
            <w:vAlign w:val="center"/>
          </w:tcPr>
          <w:p w14:paraId="444E4082" w14:textId="39BEA5D5" w:rsidR="00684E98" w:rsidRPr="00285D7B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if </w:t>
            </w:r>
            <w:r w:rsidRPr="00B01A6A">
              <w:rPr>
                <w:rFonts w:cs="Times New Roman"/>
              </w:rPr>
              <w:t>search_space_free == 1</w:t>
            </w:r>
          </w:p>
        </w:tc>
      </w:tr>
      <w:tr w:rsidR="00684E98" w14:paraId="5621CA3B" w14:textId="77777777" w:rsidTr="001E363F">
        <w:trPr>
          <w:jc w:val="center"/>
        </w:trPr>
        <w:tc>
          <w:tcPr>
            <w:tcW w:w="1980" w:type="dxa"/>
            <w:vAlign w:val="center"/>
          </w:tcPr>
          <w:p w14:paraId="23C5C13E" w14:textId="3399BEB8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common_dci</w:t>
            </w:r>
          </w:p>
        </w:tc>
        <w:tc>
          <w:tcPr>
            <w:tcW w:w="2410" w:type="dxa"/>
            <w:vAlign w:val="center"/>
          </w:tcPr>
          <w:p w14:paraId="74932F9A" w14:textId="5405D850" w:rsidR="00684E98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const int</w:t>
            </w:r>
          </w:p>
        </w:tc>
        <w:tc>
          <w:tcPr>
            <w:tcW w:w="2693" w:type="dxa"/>
            <w:vMerge/>
            <w:vAlign w:val="center"/>
          </w:tcPr>
          <w:p w14:paraId="4D961D1B" w14:textId="1A626B54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12E77FE2" w14:textId="5C36E71A" w:rsidR="00684E98" w:rsidRDefault="00684E98" w:rsidP="001E363F">
            <w:pPr>
              <w:jc w:val="both"/>
              <w:rPr>
                <w:rFonts w:cs="Times New Roman"/>
              </w:rPr>
            </w:pPr>
          </w:p>
        </w:tc>
      </w:tr>
      <w:tr w:rsidR="00684E98" w14:paraId="002BE50E" w14:textId="77777777" w:rsidTr="001E363F">
        <w:trPr>
          <w:jc w:val="center"/>
        </w:trPr>
        <w:tc>
          <w:tcPr>
            <w:tcW w:w="1980" w:type="dxa"/>
            <w:vAlign w:val="center"/>
          </w:tcPr>
          <w:p w14:paraId="78A96207" w14:textId="6A46F982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rnti</w:t>
            </w:r>
          </w:p>
        </w:tc>
        <w:tc>
          <w:tcPr>
            <w:tcW w:w="2410" w:type="dxa"/>
            <w:vAlign w:val="center"/>
          </w:tcPr>
          <w:p w14:paraId="1522A8D9" w14:textId="0D4A0164" w:rsidR="00684E98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const unsigned short</w:t>
            </w:r>
          </w:p>
        </w:tc>
        <w:tc>
          <w:tcPr>
            <w:tcW w:w="2693" w:type="dxa"/>
            <w:vMerge w:val="restart"/>
            <w:vAlign w:val="center"/>
          </w:tcPr>
          <w:p w14:paraId="6DB43B83" w14:textId="75AD6444" w:rsidR="00684E98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((Yk+m)%(nCCE/L))*L</w:t>
            </w:r>
          </w:p>
        </w:tc>
        <w:tc>
          <w:tcPr>
            <w:tcW w:w="2835" w:type="dxa"/>
            <w:vMerge w:val="restart"/>
            <w:vAlign w:val="center"/>
          </w:tcPr>
          <w:p w14:paraId="63835A57" w14:textId="77777777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>
              <w:rPr>
                <w:rFonts w:cs="Times New Roman" w:hint="eastAsia"/>
              </w:rPr>
              <w:t xml:space="preserve">f </w:t>
            </w:r>
            <w:r w:rsidRPr="003C089A">
              <w:rPr>
                <w:rFonts w:cs="Times New Roman"/>
              </w:rPr>
              <w:t>m &lt; nb_candidates</w:t>
            </w:r>
            <w:r>
              <w:rPr>
                <w:rFonts w:cs="Times New Roman"/>
              </w:rPr>
              <w:t xml:space="preserve"> </w:t>
            </w:r>
          </w:p>
          <w:p w14:paraId="412DA58E" w14:textId="710B5E85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and</w:t>
            </w:r>
          </w:p>
          <w:p w14:paraId="365BF0A6" w14:textId="0F350C49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search_space_free == 1</w:t>
            </w:r>
          </w:p>
        </w:tc>
      </w:tr>
      <w:tr w:rsidR="00684E98" w14:paraId="46F402A6" w14:textId="77777777" w:rsidTr="001E363F">
        <w:trPr>
          <w:jc w:val="center"/>
        </w:trPr>
        <w:tc>
          <w:tcPr>
            <w:tcW w:w="1980" w:type="dxa"/>
            <w:vAlign w:val="center"/>
          </w:tcPr>
          <w:p w14:paraId="6773CB0F" w14:textId="43846E5F" w:rsidR="00684E98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subframe</w:t>
            </w:r>
          </w:p>
        </w:tc>
        <w:tc>
          <w:tcPr>
            <w:tcW w:w="2410" w:type="dxa"/>
            <w:vAlign w:val="center"/>
          </w:tcPr>
          <w:p w14:paraId="6041E33A" w14:textId="0BBBA0C0" w:rsidR="00684E98" w:rsidRDefault="00684E98" w:rsidP="001E363F">
            <w:pPr>
              <w:jc w:val="both"/>
              <w:rPr>
                <w:rFonts w:cs="Times New Roman"/>
              </w:rPr>
            </w:pPr>
            <w:r w:rsidRPr="00B01A6A">
              <w:rPr>
                <w:rFonts w:cs="Times New Roman"/>
              </w:rPr>
              <w:t>const unsigned char</w:t>
            </w:r>
          </w:p>
        </w:tc>
        <w:tc>
          <w:tcPr>
            <w:tcW w:w="2693" w:type="dxa"/>
            <w:vMerge/>
            <w:vAlign w:val="center"/>
          </w:tcPr>
          <w:p w14:paraId="5AB70DAC" w14:textId="472B402D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2835" w:type="dxa"/>
            <w:vMerge/>
            <w:vAlign w:val="center"/>
          </w:tcPr>
          <w:p w14:paraId="3B946503" w14:textId="3B553240" w:rsidR="00684E98" w:rsidRDefault="00684E98" w:rsidP="001E363F">
            <w:pPr>
              <w:jc w:val="both"/>
              <w:rPr>
                <w:rFonts w:cs="Times New Roman"/>
              </w:rPr>
            </w:pPr>
          </w:p>
        </w:tc>
      </w:tr>
    </w:tbl>
    <w:p w14:paraId="25A6CCDD" w14:textId="77777777" w:rsidR="001E363F" w:rsidRDefault="001E363F" w:rsidP="001E363F"/>
    <w:p w14:paraId="35552ED8" w14:textId="32CAB5A2" w:rsidR="00C8120C" w:rsidRDefault="00C8120C" w:rsidP="00D60070">
      <w:pPr>
        <w:pStyle w:val="6"/>
        <w:ind w:left="480"/>
      </w:pPr>
      <w:r>
        <w:t>7</w:t>
      </w:r>
      <w:r>
        <w:rPr>
          <w:rFonts w:hint="eastAsia"/>
        </w:rPr>
        <w:t>.1</w:t>
      </w:r>
      <w:r w:rsidR="00183282">
        <w:t>.1</w:t>
      </w:r>
      <w:r>
        <w:rPr>
          <w:rFonts w:hint="eastAsia"/>
        </w:rPr>
        <w:t>.5</w:t>
      </w:r>
      <w:r>
        <w:t>.1.</w:t>
      </w:r>
      <w:r w:rsidR="00B4043B">
        <w:t>3</w:t>
      </w:r>
      <w:r>
        <w:t xml:space="preserve"> </w:t>
      </w:r>
      <w:r w:rsidRPr="00C8120C">
        <w:t>get_nCCE_max</w:t>
      </w:r>
    </w:p>
    <w:p w14:paraId="075F1E84" w14:textId="26319A2E" w:rsidR="00D30F74" w:rsidRDefault="00AD493C" w:rsidP="00AD493C">
      <w:pPr>
        <w:jc w:val="center"/>
      </w:pPr>
      <w:r>
        <w:rPr>
          <w:noProof/>
        </w:rPr>
        <w:drawing>
          <wp:inline distT="0" distB="0" distL="0" distR="0" wp14:anchorId="1F05DCCA" wp14:editId="2358CD62">
            <wp:extent cx="4962525" cy="5052753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38" cy="505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4B0E" w14:textId="7F2F0822" w:rsidR="00C8120C" w:rsidRDefault="001E363F" w:rsidP="001E363F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94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C8120C">
        <w:t xml:space="preserve"> level of</w:t>
      </w:r>
      <w:r w:rsidR="00C8120C" w:rsidRPr="00C70EEB">
        <w:t xml:space="preserve"> </w:t>
      </w:r>
      <w:r w:rsidR="00C8120C" w:rsidRPr="00C8120C">
        <w:t>get_nCCE_max</w:t>
      </w:r>
    </w:p>
    <w:p w14:paraId="6AAE8D80" w14:textId="77777777" w:rsidR="001E363F" w:rsidRDefault="001E363F" w:rsidP="00D60070">
      <w:pPr>
        <w:jc w:val="center"/>
        <w:rPr>
          <w:rFonts w:cs="Times New Roman"/>
        </w:rPr>
      </w:pPr>
    </w:p>
    <w:p w14:paraId="0829D8AE" w14:textId="7BCED73E" w:rsidR="00EB2DD6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94</w:t>
      </w:r>
      <w:r w:rsidR="00A53881">
        <w:rPr>
          <w:noProof/>
        </w:rPr>
        <w:fldChar w:fldCharType="end"/>
      </w:r>
      <w:r>
        <w:t xml:space="preserve"> </w:t>
      </w:r>
      <w:r w:rsidR="00EB2DD6">
        <w:t xml:space="preserve">Parameters of </w:t>
      </w:r>
      <w:r w:rsidR="00EB2DD6" w:rsidRPr="00C8120C">
        <w:t>get_nCCE_max</w:t>
      </w:r>
    </w:p>
    <w:tbl>
      <w:tblPr>
        <w:tblStyle w:val="a3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2410"/>
        <w:gridCol w:w="3827"/>
      </w:tblGrid>
      <w:tr w:rsidR="00003E09" w:rsidRPr="000A00EB" w14:paraId="3B46B9A7" w14:textId="77777777" w:rsidTr="001E363F">
        <w:trPr>
          <w:jc w:val="center"/>
        </w:trPr>
        <w:tc>
          <w:tcPr>
            <w:tcW w:w="2405" w:type="dxa"/>
            <w:shd w:val="clear" w:color="auto" w:fill="D9D9D9" w:themeFill="background1" w:themeFillShade="D9"/>
            <w:vAlign w:val="center"/>
          </w:tcPr>
          <w:p w14:paraId="46164628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F8E5475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24AE3DE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14:paraId="3E14B3E9" w14:textId="77777777" w:rsidR="00003E09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3C089A" w14:paraId="368B3312" w14:textId="77777777" w:rsidTr="001E363F">
        <w:trPr>
          <w:jc w:val="center"/>
        </w:trPr>
        <w:tc>
          <w:tcPr>
            <w:tcW w:w="2405" w:type="dxa"/>
            <w:vAlign w:val="center"/>
          </w:tcPr>
          <w:p w14:paraId="234D0480" w14:textId="033F8B97" w:rsidR="003C089A" w:rsidRDefault="003C089A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</w:t>
            </w:r>
          </w:p>
        </w:tc>
        <w:tc>
          <w:tcPr>
            <w:tcW w:w="1843" w:type="dxa"/>
            <w:vAlign w:val="center"/>
          </w:tcPr>
          <w:p w14:paraId="5CB26B41" w14:textId="560934AC" w:rsidR="003C089A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43C984C4" w14:textId="3D4EF19B" w:rsidR="003C089A" w:rsidRDefault="003C089A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get_nCCE</w:t>
            </w:r>
          </w:p>
        </w:tc>
        <w:tc>
          <w:tcPr>
            <w:tcW w:w="3827" w:type="dxa"/>
            <w:vMerge w:val="restart"/>
            <w:vAlign w:val="center"/>
          </w:tcPr>
          <w:p w14:paraId="24F7191D" w14:textId="57F1C1C5" w:rsidR="003C089A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Function to retrieve number of CCE</w:t>
            </w:r>
          </w:p>
        </w:tc>
      </w:tr>
      <w:tr w:rsidR="003C089A" w14:paraId="63B6B53B" w14:textId="77777777" w:rsidTr="001E363F">
        <w:trPr>
          <w:jc w:val="center"/>
        </w:trPr>
        <w:tc>
          <w:tcPr>
            <w:tcW w:w="2405" w:type="dxa"/>
            <w:vAlign w:val="center"/>
          </w:tcPr>
          <w:p w14:paraId="15330299" w14:textId="7320E2AD" w:rsidR="003C089A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CC_id</w:t>
            </w:r>
          </w:p>
        </w:tc>
        <w:tc>
          <w:tcPr>
            <w:tcW w:w="1843" w:type="dxa"/>
            <w:vAlign w:val="center"/>
          </w:tcPr>
          <w:p w14:paraId="60F75EE1" w14:textId="260F7CAD" w:rsidR="003C089A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0CFFB987" w14:textId="32106FE6" w:rsidR="003C089A" w:rsidRDefault="003C089A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827" w:type="dxa"/>
            <w:vMerge/>
            <w:vAlign w:val="center"/>
          </w:tcPr>
          <w:p w14:paraId="497D3713" w14:textId="2182AEAB" w:rsidR="003C089A" w:rsidRPr="00E701CA" w:rsidRDefault="003C089A" w:rsidP="001E363F">
            <w:pPr>
              <w:jc w:val="both"/>
              <w:rPr>
                <w:rFonts w:cs="Times New Roman"/>
              </w:rPr>
            </w:pPr>
          </w:p>
        </w:tc>
      </w:tr>
      <w:tr w:rsidR="003C089A" w14:paraId="606EE270" w14:textId="77777777" w:rsidTr="001E363F">
        <w:trPr>
          <w:jc w:val="center"/>
        </w:trPr>
        <w:tc>
          <w:tcPr>
            <w:tcW w:w="2405" w:type="dxa"/>
            <w:vAlign w:val="center"/>
          </w:tcPr>
          <w:p w14:paraId="735396C3" w14:textId="79DBF038" w:rsidR="003C089A" w:rsidRPr="00285D7B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num_pdcch_symbols</w:t>
            </w:r>
          </w:p>
        </w:tc>
        <w:tc>
          <w:tcPr>
            <w:tcW w:w="1843" w:type="dxa"/>
            <w:vAlign w:val="center"/>
          </w:tcPr>
          <w:p w14:paraId="68CB9A1E" w14:textId="3F581E32" w:rsidR="003C089A" w:rsidRPr="00285D7B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65E464A9" w14:textId="73E3509A" w:rsidR="003C089A" w:rsidRPr="00285D7B" w:rsidRDefault="003C089A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827" w:type="dxa"/>
            <w:vMerge/>
            <w:vAlign w:val="center"/>
          </w:tcPr>
          <w:p w14:paraId="05F69997" w14:textId="4C2FC7BC" w:rsidR="003C089A" w:rsidRPr="00285D7B" w:rsidRDefault="003C089A" w:rsidP="001E363F">
            <w:pPr>
              <w:jc w:val="both"/>
              <w:rPr>
                <w:rFonts w:cs="Times New Roman"/>
              </w:rPr>
            </w:pPr>
          </w:p>
        </w:tc>
      </w:tr>
      <w:tr w:rsidR="003C089A" w14:paraId="26E0E85C" w14:textId="77777777" w:rsidTr="001E363F">
        <w:trPr>
          <w:jc w:val="center"/>
        </w:trPr>
        <w:tc>
          <w:tcPr>
            <w:tcW w:w="2405" w:type="dxa"/>
            <w:vAlign w:val="center"/>
          </w:tcPr>
          <w:p w14:paraId="6E17B42F" w14:textId="354A0752" w:rsidR="003C089A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subframe</w:t>
            </w:r>
          </w:p>
        </w:tc>
        <w:tc>
          <w:tcPr>
            <w:tcW w:w="1843" w:type="dxa"/>
            <w:vAlign w:val="center"/>
          </w:tcPr>
          <w:p w14:paraId="1E685953" w14:textId="638A32A9" w:rsidR="003C089A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24378E82" w14:textId="77777777" w:rsidR="003C089A" w:rsidRDefault="003C089A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827" w:type="dxa"/>
            <w:vMerge/>
            <w:vAlign w:val="center"/>
          </w:tcPr>
          <w:p w14:paraId="0262E467" w14:textId="77777777" w:rsidR="003C089A" w:rsidRDefault="003C089A" w:rsidP="001E363F">
            <w:pPr>
              <w:jc w:val="both"/>
              <w:rPr>
                <w:rFonts w:cs="Times New Roman"/>
              </w:rPr>
            </w:pPr>
          </w:p>
        </w:tc>
      </w:tr>
    </w:tbl>
    <w:p w14:paraId="5760DA9D" w14:textId="77777777" w:rsidR="001E363F" w:rsidRDefault="001E363F" w:rsidP="001E363F"/>
    <w:p w14:paraId="1330EBB8" w14:textId="52425FC5" w:rsidR="00C8120C" w:rsidRDefault="00C8120C" w:rsidP="00D60070">
      <w:pPr>
        <w:pStyle w:val="7"/>
        <w:ind w:left="960"/>
      </w:pPr>
      <w:r>
        <w:t>7</w:t>
      </w:r>
      <w:r>
        <w:rPr>
          <w:rFonts w:hint="eastAsia"/>
        </w:rPr>
        <w:t>.1</w:t>
      </w:r>
      <w:r w:rsidR="00183282">
        <w:t>.1</w:t>
      </w:r>
      <w:r>
        <w:rPr>
          <w:rFonts w:hint="eastAsia"/>
        </w:rPr>
        <w:t>.5</w:t>
      </w:r>
      <w:r>
        <w:t>.1</w:t>
      </w:r>
      <w:r w:rsidR="002B7AD5">
        <w:t>.</w:t>
      </w:r>
      <w:r w:rsidR="00B4043B">
        <w:t>3</w:t>
      </w:r>
      <w:r>
        <w:t xml:space="preserve">.1 </w:t>
      </w:r>
      <w:r w:rsidRPr="00C8120C">
        <w:t>get_nCCE</w:t>
      </w:r>
    </w:p>
    <w:p w14:paraId="1960A521" w14:textId="68CADAE1" w:rsidR="00D30F74" w:rsidRDefault="00AD493C" w:rsidP="00AD493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3780FA" wp14:editId="6F4073B8">
            <wp:extent cx="5172075" cy="5807242"/>
            <wp:effectExtent l="0" t="0" r="0" b="317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13" cy="5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AA95" w14:textId="666CD9F3" w:rsidR="00C8120C" w:rsidRDefault="001E363F" w:rsidP="001E363F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95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C8120C">
        <w:t xml:space="preserve"> level of</w:t>
      </w:r>
      <w:r w:rsidR="00C8120C" w:rsidRPr="00C70EEB">
        <w:t xml:space="preserve"> </w:t>
      </w:r>
      <w:r w:rsidR="00C8120C">
        <w:t>get_nCCE</w:t>
      </w:r>
    </w:p>
    <w:p w14:paraId="26823B95" w14:textId="77777777" w:rsidR="001E363F" w:rsidRDefault="001E363F" w:rsidP="00D60070">
      <w:pPr>
        <w:jc w:val="center"/>
        <w:rPr>
          <w:rFonts w:cs="Times New Roman"/>
        </w:rPr>
      </w:pPr>
    </w:p>
    <w:p w14:paraId="4F56BE2E" w14:textId="1011C15B" w:rsidR="00EB2DD6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95</w:t>
      </w:r>
      <w:r w:rsidR="00A53881">
        <w:rPr>
          <w:noProof/>
        </w:rPr>
        <w:fldChar w:fldCharType="end"/>
      </w:r>
      <w:r>
        <w:t xml:space="preserve"> </w:t>
      </w:r>
      <w:r w:rsidR="00EB2DD6">
        <w:t>Parameters of get_nCCE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2410"/>
        <w:gridCol w:w="3260"/>
      </w:tblGrid>
      <w:tr w:rsidR="00003E09" w:rsidRPr="000A00EB" w14:paraId="3C4E8B59" w14:textId="77777777" w:rsidTr="001E363F">
        <w:trPr>
          <w:jc w:val="center"/>
        </w:trPr>
        <w:tc>
          <w:tcPr>
            <w:tcW w:w="2405" w:type="dxa"/>
            <w:shd w:val="clear" w:color="auto" w:fill="D9D9D9" w:themeFill="background1" w:themeFillShade="D9"/>
            <w:vAlign w:val="center"/>
          </w:tcPr>
          <w:p w14:paraId="71F783C4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3F86E6D2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551E06E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211BA325" w14:textId="77777777" w:rsidR="00003E09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039072CF" w14:textId="77777777" w:rsidTr="001E363F">
        <w:trPr>
          <w:jc w:val="center"/>
        </w:trPr>
        <w:tc>
          <w:tcPr>
            <w:tcW w:w="2405" w:type="dxa"/>
            <w:vAlign w:val="center"/>
          </w:tcPr>
          <w:p w14:paraId="2C44A50F" w14:textId="58F4574A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</w:t>
            </w:r>
          </w:p>
        </w:tc>
        <w:tc>
          <w:tcPr>
            <w:tcW w:w="1843" w:type="dxa"/>
            <w:vAlign w:val="center"/>
          </w:tcPr>
          <w:p w14:paraId="607CEE1D" w14:textId="2366BE54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 w:val="restart"/>
            <w:vAlign w:val="center"/>
          </w:tcPr>
          <w:p w14:paraId="33C7BB2F" w14:textId="254623B9" w:rsidR="00684E98" w:rsidRDefault="00684E98" w:rsidP="001E363F">
            <w:pPr>
              <w:jc w:val="both"/>
              <w:rPr>
                <w:rFonts w:cs="Times New Roman"/>
              </w:rPr>
            </w:pPr>
            <w:r w:rsidRPr="007E49A4">
              <w:rPr>
                <w:rFonts w:cs="Times New Roman"/>
              </w:rPr>
              <w:t>N/</w:t>
            </w:r>
            <w:r w:rsidRPr="007E49A4">
              <w:rPr>
                <w:rFonts w:cs="Times New Roman" w:hint="eastAsia"/>
              </w:rPr>
              <w:t>A</w:t>
            </w:r>
          </w:p>
        </w:tc>
        <w:tc>
          <w:tcPr>
            <w:tcW w:w="3260" w:type="dxa"/>
            <w:vMerge w:val="restart"/>
            <w:vAlign w:val="center"/>
          </w:tcPr>
          <w:p w14:paraId="1064BC17" w14:textId="41174603" w:rsidR="00684E98" w:rsidRDefault="00684E98" w:rsidP="001E363F">
            <w:pPr>
              <w:jc w:val="both"/>
              <w:rPr>
                <w:rFonts w:cs="Times New Roman"/>
              </w:rPr>
            </w:pPr>
            <w:r w:rsidRPr="007E49A4">
              <w:rPr>
                <w:rFonts w:cs="Times New Roman"/>
              </w:rPr>
              <w:t>N/</w:t>
            </w:r>
            <w:r w:rsidRPr="007E49A4">
              <w:rPr>
                <w:rFonts w:cs="Times New Roman" w:hint="eastAsia"/>
              </w:rPr>
              <w:t>A</w:t>
            </w:r>
          </w:p>
        </w:tc>
      </w:tr>
      <w:tr w:rsidR="00684E98" w14:paraId="5EA808D9" w14:textId="77777777" w:rsidTr="001E363F">
        <w:trPr>
          <w:jc w:val="center"/>
        </w:trPr>
        <w:tc>
          <w:tcPr>
            <w:tcW w:w="2405" w:type="dxa"/>
            <w:vAlign w:val="center"/>
          </w:tcPr>
          <w:p w14:paraId="5791285E" w14:textId="6D13195F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</w:t>
            </w:r>
          </w:p>
        </w:tc>
        <w:tc>
          <w:tcPr>
            <w:tcW w:w="1843" w:type="dxa"/>
            <w:vAlign w:val="center"/>
          </w:tcPr>
          <w:p w14:paraId="76C68EB0" w14:textId="199F43F4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3A5CEF66" w14:textId="4C238A01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A58E078" w14:textId="00B2758F" w:rsidR="00684E98" w:rsidRPr="00E701CA" w:rsidRDefault="00684E98" w:rsidP="001E363F">
            <w:pPr>
              <w:jc w:val="both"/>
              <w:rPr>
                <w:rFonts w:cs="Times New Roman"/>
              </w:rPr>
            </w:pPr>
          </w:p>
        </w:tc>
      </w:tr>
      <w:tr w:rsidR="00684E98" w14:paraId="1DA44338" w14:textId="77777777" w:rsidTr="001E363F">
        <w:trPr>
          <w:jc w:val="center"/>
        </w:trPr>
        <w:tc>
          <w:tcPr>
            <w:tcW w:w="2405" w:type="dxa"/>
            <w:vAlign w:val="center"/>
          </w:tcPr>
          <w:p w14:paraId="6F6861F1" w14:textId="1DD90A85" w:rsidR="00684E98" w:rsidRPr="00285D7B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num_pdcch_symbols</w:t>
            </w:r>
          </w:p>
        </w:tc>
        <w:tc>
          <w:tcPr>
            <w:tcW w:w="1843" w:type="dxa"/>
            <w:vAlign w:val="center"/>
          </w:tcPr>
          <w:p w14:paraId="12825716" w14:textId="2479F80F" w:rsidR="00684E98" w:rsidRPr="00285D7B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2D539646" w14:textId="0DA4501D" w:rsidR="00684E98" w:rsidRPr="00285D7B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AB8C681" w14:textId="1135DFFD" w:rsidR="00684E98" w:rsidRPr="00285D7B" w:rsidRDefault="00684E98" w:rsidP="001E363F">
            <w:pPr>
              <w:jc w:val="both"/>
              <w:rPr>
                <w:rFonts w:cs="Times New Roman"/>
              </w:rPr>
            </w:pPr>
          </w:p>
        </w:tc>
      </w:tr>
      <w:tr w:rsidR="00684E98" w14:paraId="399FB08A" w14:textId="77777777" w:rsidTr="001E363F">
        <w:trPr>
          <w:jc w:val="center"/>
        </w:trPr>
        <w:tc>
          <w:tcPr>
            <w:tcW w:w="2405" w:type="dxa"/>
            <w:vAlign w:val="center"/>
          </w:tcPr>
          <w:p w14:paraId="77C089E9" w14:textId="5C2CA9DA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subframe</w:t>
            </w:r>
          </w:p>
        </w:tc>
        <w:tc>
          <w:tcPr>
            <w:tcW w:w="1843" w:type="dxa"/>
            <w:vAlign w:val="center"/>
          </w:tcPr>
          <w:p w14:paraId="3077A908" w14:textId="2DF8B92E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99C5545" w14:textId="27B8AE5B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D802F33" w14:textId="0B512A41" w:rsidR="00684E98" w:rsidRDefault="00684E98" w:rsidP="001E363F">
            <w:pPr>
              <w:jc w:val="both"/>
              <w:rPr>
                <w:rFonts w:cs="Times New Roman"/>
              </w:rPr>
            </w:pPr>
          </w:p>
        </w:tc>
      </w:tr>
    </w:tbl>
    <w:p w14:paraId="31210BD1" w14:textId="77777777" w:rsidR="001E363F" w:rsidRDefault="001E363F" w:rsidP="001E363F"/>
    <w:p w14:paraId="3C5A7FB4" w14:textId="7FFD3D2E" w:rsidR="00C8120C" w:rsidRDefault="00C8120C" w:rsidP="00D60070">
      <w:pPr>
        <w:pStyle w:val="8"/>
        <w:ind w:left="960"/>
      </w:pPr>
      <w:r>
        <w:lastRenderedPageBreak/>
        <w:t>7</w:t>
      </w:r>
      <w:r>
        <w:rPr>
          <w:rFonts w:hint="eastAsia"/>
        </w:rPr>
        <w:t>.</w:t>
      </w:r>
      <w:r w:rsidR="00183282">
        <w:t>1.</w:t>
      </w:r>
      <w:r>
        <w:rPr>
          <w:rFonts w:hint="eastAsia"/>
        </w:rPr>
        <w:t>1.5</w:t>
      </w:r>
      <w:r>
        <w:t>.1.</w:t>
      </w:r>
      <w:r w:rsidR="00B4043B">
        <w:t>3</w:t>
      </w:r>
      <w:r w:rsidR="00031A8B">
        <w:t>.</w:t>
      </w:r>
      <w:r w:rsidR="00183282">
        <w:t>1.1</w:t>
      </w:r>
      <w:r>
        <w:t xml:space="preserve"> </w:t>
      </w:r>
      <w:r w:rsidR="00031A8B" w:rsidRPr="00031A8B">
        <w:t>get_nquad</w:t>
      </w:r>
    </w:p>
    <w:p w14:paraId="5F0EF20F" w14:textId="7330C972" w:rsidR="00D30F74" w:rsidRPr="00C8120C" w:rsidRDefault="002D6EAB" w:rsidP="00D60070">
      <w:r>
        <w:rPr>
          <w:noProof/>
        </w:rPr>
        <w:pict w14:anchorId="71ECF58E">
          <v:shape id="_x0000_i1079" type="#_x0000_t75" style="width:493.8pt;height:606pt">
            <v:imagedata r:id="rId137" o:title="C__Users_bmw_Desktop_BMW_Lab_NB_IoT_Project_目標產出_NB_IoT_SDL_NB_IoT_eNB_ReferenceProcedureget_nquad1"/>
          </v:shape>
        </w:pict>
      </w:r>
    </w:p>
    <w:p w14:paraId="12C9B8FB" w14:textId="7308C229" w:rsidR="00031A8B" w:rsidRDefault="001E363F" w:rsidP="001E363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96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031A8B">
        <w:t xml:space="preserve"> level of</w:t>
      </w:r>
      <w:r w:rsidR="00031A8B" w:rsidRPr="00C70EEB">
        <w:t xml:space="preserve"> </w:t>
      </w:r>
      <w:r w:rsidR="00031A8B">
        <w:t>g</w:t>
      </w:r>
      <w:r w:rsidR="00031A8B" w:rsidRPr="00031A8B">
        <w:t>et_nquad</w:t>
      </w:r>
    </w:p>
    <w:p w14:paraId="2DAECD4B" w14:textId="77777777" w:rsidR="001E363F" w:rsidRDefault="001E363F" w:rsidP="00D60070">
      <w:pPr>
        <w:jc w:val="center"/>
        <w:rPr>
          <w:rFonts w:cs="Times New Roman"/>
        </w:rPr>
      </w:pPr>
    </w:p>
    <w:p w14:paraId="3D2D1393" w14:textId="7588F0A3" w:rsidR="00EB2DD6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96</w:t>
      </w:r>
      <w:r w:rsidR="00A53881">
        <w:rPr>
          <w:noProof/>
        </w:rPr>
        <w:fldChar w:fldCharType="end"/>
      </w:r>
      <w:r>
        <w:t xml:space="preserve"> </w:t>
      </w:r>
      <w:r w:rsidR="00EB2DD6">
        <w:t>Parameters of g</w:t>
      </w:r>
      <w:r w:rsidR="00EB2DD6" w:rsidRPr="00031A8B">
        <w:t>et_nquad</w:t>
      </w:r>
    </w:p>
    <w:tbl>
      <w:tblPr>
        <w:tblStyle w:val="a3"/>
        <w:tblW w:w="11194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3119"/>
        <w:gridCol w:w="1417"/>
        <w:gridCol w:w="4395"/>
      </w:tblGrid>
      <w:tr w:rsidR="00003E09" w:rsidRPr="000A00EB" w14:paraId="39636FBD" w14:textId="77777777" w:rsidTr="001E363F">
        <w:trPr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12542C70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14:paraId="42397085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309E821F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4395" w:type="dxa"/>
            <w:shd w:val="clear" w:color="auto" w:fill="D9D9D9" w:themeFill="background1" w:themeFillShade="D9"/>
            <w:vAlign w:val="center"/>
          </w:tcPr>
          <w:p w14:paraId="4BF2B701" w14:textId="77777777" w:rsidR="00003E09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003E09" w14:paraId="39293776" w14:textId="77777777" w:rsidTr="001E363F">
        <w:trPr>
          <w:jc w:val="center"/>
        </w:trPr>
        <w:tc>
          <w:tcPr>
            <w:tcW w:w="2263" w:type="dxa"/>
            <w:vAlign w:val="center"/>
          </w:tcPr>
          <w:p w14:paraId="36C27F5A" w14:textId="0B5079EB" w:rsidR="00003E09" w:rsidRDefault="003C089A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num_pdcch_symbols</w:t>
            </w:r>
          </w:p>
        </w:tc>
        <w:tc>
          <w:tcPr>
            <w:tcW w:w="3119" w:type="dxa"/>
            <w:vAlign w:val="center"/>
          </w:tcPr>
          <w:p w14:paraId="5E9C636E" w14:textId="289A29E7" w:rsidR="00003E09" w:rsidRDefault="003C089A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uint8_t</w:t>
            </w:r>
          </w:p>
        </w:tc>
        <w:tc>
          <w:tcPr>
            <w:tcW w:w="1417" w:type="dxa"/>
            <w:vAlign w:val="center"/>
          </w:tcPr>
          <w:p w14:paraId="309F5498" w14:textId="29392FAA" w:rsidR="00003E09" w:rsidRDefault="003C089A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Nreg</w:t>
            </w:r>
          </w:p>
        </w:tc>
        <w:tc>
          <w:tcPr>
            <w:tcW w:w="4395" w:type="dxa"/>
            <w:vAlign w:val="center"/>
          </w:tcPr>
          <w:p w14:paraId="6B7D18B1" w14:textId="5CBF6DC2" w:rsidR="00003E09" w:rsidRDefault="003C089A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If </w:t>
            </w:r>
            <w:r w:rsidRPr="003C089A">
              <w:rPr>
                <w:rFonts w:cs="Times New Roman"/>
              </w:rPr>
              <w:t>frame_parms-&gt;N_RB_DL</w:t>
            </w:r>
            <w:r>
              <w:rPr>
                <w:rFonts w:cs="Times New Roman"/>
              </w:rPr>
              <w:t>=6,25,50,100</w:t>
            </w:r>
          </w:p>
        </w:tc>
      </w:tr>
      <w:tr w:rsidR="00684E98" w14:paraId="4033D4BF" w14:textId="77777777" w:rsidTr="001E363F">
        <w:trPr>
          <w:jc w:val="center"/>
        </w:trPr>
        <w:tc>
          <w:tcPr>
            <w:tcW w:w="2263" w:type="dxa"/>
            <w:vAlign w:val="center"/>
          </w:tcPr>
          <w:p w14:paraId="7D4178C3" w14:textId="285A2314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frame_parms</w:t>
            </w:r>
          </w:p>
        </w:tc>
        <w:tc>
          <w:tcPr>
            <w:tcW w:w="3119" w:type="dxa"/>
            <w:vAlign w:val="center"/>
          </w:tcPr>
          <w:p w14:paraId="53C2DB4E" w14:textId="58366DC2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LTE_DL_FRAME_PARMS *</w:t>
            </w:r>
          </w:p>
        </w:tc>
        <w:tc>
          <w:tcPr>
            <w:tcW w:w="1417" w:type="dxa"/>
            <w:vMerge w:val="restart"/>
            <w:vAlign w:val="center"/>
          </w:tcPr>
          <w:p w14:paraId="756432F3" w14:textId="535A6D28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4395" w:type="dxa"/>
            <w:vMerge w:val="restart"/>
            <w:vAlign w:val="center"/>
          </w:tcPr>
          <w:p w14:paraId="20037889" w14:textId="7BE84ADC" w:rsidR="00684E98" w:rsidRPr="00E701CA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If </w:t>
            </w:r>
            <w:r w:rsidRPr="003C089A">
              <w:rPr>
                <w:rFonts w:cs="Times New Roman"/>
              </w:rPr>
              <w:t>frame_parms-&gt;N_RB_DL</w:t>
            </w:r>
            <w:r>
              <w:rPr>
                <w:rFonts w:cs="Times New Roman"/>
              </w:rPr>
              <w:t xml:space="preserve"> = else case</w:t>
            </w:r>
          </w:p>
        </w:tc>
      </w:tr>
      <w:tr w:rsidR="00684E98" w14:paraId="18480476" w14:textId="77777777" w:rsidTr="001E363F">
        <w:trPr>
          <w:jc w:val="center"/>
        </w:trPr>
        <w:tc>
          <w:tcPr>
            <w:tcW w:w="2263" w:type="dxa"/>
            <w:vAlign w:val="center"/>
          </w:tcPr>
          <w:p w14:paraId="1F7566F9" w14:textId="7862F019" w:rsidR="00684E98" w:rsidRPr="00285D7B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mi</w:t>
            </w:r>
          </w:p>
        </w:tc>
        <w:tc>
          <w:tcPr>
            <w:tcW w:w="3119" w:type="dxa"/>
            <w:vAlign w:val="center"/>
          </w:tcPr>
          <w:p w14:paraId="75FC3226" w14:textId="6B4445B9" w:rsidR="00684E98" w:rsidRPr="00285D7B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uint8_t</w:t>
            </w:r>
          </w:p>
        </w:tc>
        <w:tc>
          <w:tcPr>
            <w:tcW w:w="1417" w:type="dxa"/>
            <w:vMerge/>
            <w:vAlign w:val="center"/>
          </w:tcPr>
          <w:p w14:paraId="671CD7E2" w14:textId="1C3589C6" w:rsidR="00684E98" w:rsidRPr="00285D7B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4395" w:type="dxa"/>
            <w:vMerge/>
            <w:vAlign w:val="center"/>
          </w:tcPr>
          <w:p w14:paraId="5892F183" w14:textId="6799B3DD" w:rsidR="00684E98" w:rsidRPr="00285D7B" w:rsidRDefault="00684E98" w:rsidP="001E363F">
            <w:pPr>
              <w:jc w:val="both"/>
              <w:rPr>
                <w:rFonts w:cs="Times New Roman"/>
              </w:rPr>
            </w:pPr>
          </w:p>
        </w:tc>
      </w:tr>
    </w:tbl>
    <w:p w14:paraId="585C7D42" w14:textId="5E67AB14" w:rsidR="003C089A" w:rsidRDefault="003C089A" w:rsidP="00D60070"/>
    <w:p w14:paraId="6F654373" w14:textId="69DE55C3" w:rsidR="00D30F74" w:rsidRDefault="0059585F" w:rsidP="00D60070">
      <w:pPr>
        <w:pStyle w:val="6"/>
        <w:ind w:left="480"/>
      </w:pPr>
      <w:r>
        <w:t>7</w:t>
      </w:r>
      <w:r>
        <w:rPr>
          <w:rFonts w:hint="eastAsia"/>
        </w:rPr>
        <w:t>.1</w:t>
      </w:r>
      <w:r w:rsidR="00183282">
        <w:t>.1</w:t>
      </w:r>
      <w:r>
        <w:rPr>
          <w:rFonts w:hint="eastAsia"/>
        </w:rPr>
        <w:t>.5</w:t>
      </w:r>
      <w:r>
        <w:t>.1.</w:t>
      </w:r>
      <w:r w:rsidR="00B4043B">
        <w:t>4</w:t>
      </w:r>
      <w:r>
        <w:t xml:space="preserve"> </w:t>
      </w:r>
      <w:r w:rsidRPr="0059585F">
        <w:t>dump_CCE_table</w:t>
      </w:r>
    </w:p>
    <w:p w14:paraId="20EFD602" w14:textId="2218492A" w:rsidR="00D30F74" w:rsidRDefault="002D6EAB" w:rsidP="00512D40">
      <w:r>
        <w:rPr>
          <w:noProof/>
        </w:rPr>
        <w:pict w14:anchorId="44547AD9">
          <v:shape id="_x0000_i1080" type="#_x0000_t75" style="width:390.6pt;height:460.2pt">
            <v:imagedata r:id="rId138" o:title="C__Users_bmw_Desktop_BMW_Lab_NB_IoT_Project_目標產出_NB_IoT_SDL_NB_IoT_eNB_ReferenceProceduredump_CCE_table1"/>
          </v:shape>
        </w:pict>
      </w:r>
    </w:p>
    <w:p w14:paraId="31C1AD0E" w14:textId="13885552" w:rsidR="0059585F" w:rsidRDefault="001E363F" w:rsidP="001E363F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97</w:t>
      </w:r>
      <w:r w:rsidR="00A53881">
        <w:rPr>
          <w:noProof/>
        </w:rPr>
        <w:fldChar w:fldCharType="end"/>
      </w:r>
      <w:r>
        <w:t xml:space="preserve"> </w:t>
      </w:r>
      <w:r w:rsidR="00EB2DD6">
        <w:t>Procedure</w:t>
      </w:r>
      <w:r w:rsidR="0059585F">
        <w:t xml:space="preserve"> level of</w:t>
      </w:r>
      <w:r w:rsidR="0059585F" w:rsidRPr="00C70EEB">
        <w:t xml:space="preserve"> </w:t>
      </w:r>
      <w:r w:rsidR="0059585F" w:rsidRPr="0059585F">
        <w:t>dump_CCE_table</w:t>
      </w:r>
    </w:p>
    <w:p w14:paraId="256FE644" w14:textId="2F9E0990" w:rsidR="00EB2DD6" w:rsidRDefault="00EB2DD6" w:rsidP="0059585F">
      <w:pPr>
        <w:jc w:val="center"/>
        <w:rPr>
          <w:rFonts w:cs="Times New Roman"/>
        </w:rPr>
      </w:pPr>
    </w:p>
    <w:p w14:paraId="191766AC" w14:textId="4091E541" w:rsidR="00EB2DD6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97</w:t>
      </w:r>
      <w:r w:rsidR="00A53881">
        <w:rPr>
          <w:noProof/>
        </w:rPr>
        <w:fldChar w:fldCharType="end"/>
      </w:r>
      <w:r>
        <w:t xml:space="preserve"> </w:t>
      </w:r>
      <w:r w:rsidR="00EB2DD6">
        <w:t xml:space="preserve">Parameters of </w:t>
      </w:r>
      <w:r w:rsidR="00EB2DD6" w:rsidRPr="0059585F">
        <w:t>dump_CCE_table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268"/>
        <w:gridCol w:w="2268"/>
        <w:gridCol w:w="3260"/>
      </w:tblGrid>
      <w:tr w:rsidR="00003E09" w:rsidRPr="000A00EB" w14:paraId="10CF5B4D" w14:textId="77777777" w:rsidTr="001E363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F73A3F8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02661B2B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22CEB55" w14:textId="77777777" w:rsidR="00003E09" w:rsidRPr="000A00EB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04CE3E3" w14:textId="77777777" w:rsidR="00003E09" w:rsidRDefault="00003E0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84E98" w14:paraId="073288A0" w14:textId="77777777" w:rsidTr="001E363F">
        <w:trPr>
          <w:jc w:val="center"/>
        </w:trPr>
        <w:tc>
          <w:tcPr>
            <w:tcW w:w="2122" w:type="dxa"/>
            <w:vAlign w:val="center"/>
          </w:tcPr>
          <w:p w14:paraId="7DEE58A9" w14:textId="467AC914" w:rsidR="00684E98" w:rsidRDefault="00684E98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CCE_table</w:t>
            </w:r>
          </w:p>
        </w:tc>
        <w:tc>
          <w:tcPr>
            <w:tcW w:w="2268" w:type="dxa"/>
            <w:vAlign w:val="center"/>
          </w:tcPr>
          <w:p w14:paraId="3BCC345F" w14:textId="0FB66317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int *</w:t>
            </w:r>
          </w:p>
        </w:tc>
        <w:tc>
          <w:tcPr>
            <w:tcW w:w="2268" w:type="dxa"/>
            <w:vMerge w:val="restart"/>
            <w:vAlign w:val="center"/>
          </w:tcPr>
          <w:p w14:paraId="2401E66C" w14:textId="2FAA4364" w:rsidR="00684E98" w:rsidRDefault="00684E98" w:rsidP="001E363F">
            <w:pPr>
              <w:jc w:val="both"/>
              <w:rPr>
                <w:rFonts w:cs="Times New Roman"/>
              </w:rPr>
            </w:pPr>
            <w:r w:rsidRPr="003B218D"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77F182C4" w14:textId="0F4733F5" w:rsidR="00684E98" w:rsidRDefault="00684E98" w:rsidP="001E363F">
            <w:pPr>
              <w:jc w:val="both"/>
              <w:rPr>
                <w:rFonts w:cs="Times New Roman"/>
              </w:rPr>
            </w:pPr>
            <w:r w:rsidRPr="003B218D">
              <w:rPr>
                <w:rFonts w:cs="Times New Roman" w:hint="eastAsia"/>
              </w:rPr>
              <w:t>N/A</w:t>
            </w:r>
          </w:p>
        </w:tc>
      </w:tr>
      <w:tr w:rsidR="00684E98" w14:paraId="09B2A69E" w14:textId="77777777" w:rsidTr="001E363F">
        <w:trPr>
          <w:jc w:val="center"/>
        </w:trPr>
        <w:tc>
          <w:tcPr>
            <w:tcW w:w="2122" w:type="dxa"/>
            <w:vAlign w:val="center"/>
          </w:tcPr>
          <w:p w14:paraId="38B0197F" w14:textId="57270B60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nCCE</w:t>
            </w:r>
          </w:p>
        </w:tc>
        <w:tc>
          <w:tcPr>
            <w:tcW w:w="2268" w:type="dxa"/>
            <w:vAlign w:val="center"/>
          </w:tcPr>
          <w:p w14:paraId="56CEFFE4" w14:textId="669C41E0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const int</w:t>
            </w:r>
          </w:p>
        </w:tc>
        <w:tc>
          <w:tcPr>
            <w:tcW w:w="2268" w:type="dxa"/>
            <w:vMerge/>
            <w:vAlign w:val="center"/>
          </w:tcPr>
          <w:p w14:paraId="5E3BB71A" w14:textId="41E68121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3EC4227" w14:textId="02303416" w:rsidR="00684E98" w:rsidRPr="00E701CA" w:rsidRDefault="00684E98" w:rsidP="001E363F">
            <w:pPr>
              <w:jc w:val="both"/>
              <w:rPr>
                <w:rFonts w:cs="Times New Roman"/>
              </w:rPr>
            </w:pPr>
          </w:p>
        </w:tc>
      </w:tr>
      <w:tr w:rsidR="00684E98" w14:paraId="1CAFD998" w14:textId="77777777" w:rsidTr="001E363F">
        <w:trPr>
          <w:jc w:val="center"/>
        </w:trPr>
        <w:tc>
          <w:tcPr>
            <w:tcW w:w="2122" w:type="dxa"/>
            <w:vAlign w:val="center"/>
          </w:tcPr>
          <w:p w14:paraId="25AEA3B6" w14:textId="4F660083" w:rsidR="00684E98" w:rsidRPr="00285D7B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rnti</w:t>
            </w:r>
          </w:p>
        </w:tc>
        <w:tc>
          <w:tcPr>
            <w:tcW w:w="2268" w:type="dxa"/>
            <w:vAlign w:val="center"/>
          </w:tcPr>
          <w:p w14:paraId="37CB4C51" w14:textId="30D6004C" w:rsidR="00684E98" w:rsidRPr="00285D7B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const unsigned short</w:t>
            </w:r>
          </w:p>
        </w:tc>
        <w:tc>
          <w:tcPr>
            <w:tcW w:w="2268" w:type="dxa"/>
            <w:vMerge/>
            <w:vAlign w:val="center"/>
          </w:tcPr>
          <w:p w14:paraId="0D3B990B" w14:textId="0ED3ECB1" w:rsidR="00684E98" w:rsidRPr="00285D7B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26AF7C3" w14:textId="657E6FA8" w:rsidR="00684E98" w:rsidRPr="00285D7B" w:rsidRDefault="00684E98" w:rsidP="001E363F">
            <w:pPr>
              <w:jc w:val="both"/>
              <w:rPr>
                <w:rFonts w:cs="Times New Roman"/>
              </w:rPr>
            </w:pPr>
          </w:p>
        </w:tc>
      </w:tr>
      <w:tr w:rsidR="00684E98" w14:paraId="2B3CA37D" w14:textId="77777777" w:rsidTr="001E363F">
        <w:trPr>
          <w:jc w:val="center"/>
        </w:trPr>
        <w:tc>
          <w:tcPr>
            <w:tcW w:w="2122" w:type="dxa"/>
            <w:vAlign w:val="center"/>
          </w:tcPr>
          <w:p w14:paraId="690A5FCA" w14:textId="0A24B00C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subframe</w:t>
            </w:r>
          </w:p>
        </w:tc>
        <w:tc>
          <w:tcPr>
            <w:tcW w:w="2268" w:type="dxa"/>
            <w:vAlign w:val="center"/>
          </w:tcPr>
          <w:p w14:paraId="4E09C776" w14:textId="18067E8A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const int</w:t>
            </w:r>
          </w:p>
        </w:tc>
        <w:tc>
          <w:tcPr>
            <w:tcW w:w="2268" w:type="dxa"/>
            <w:vMerge/>
            <w:vAlign w:val="center"/>
          </w:tcPr>
          <w:p w14:paraId="6835D61A" w14:textId="57EF92E0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4639449" w14:textId="5437B54C" w:rsidR="00684E98" w:rsidRDefault="00684E98" w:rsidP="001E363F">
            <w:pPr>
              <w:jc w:val="both"/>
              <w:rPr>
                <w:rFonts w:cs="Times New Roman"/>
              </w:rPr>
            </w:pPr>
          </w:p>
        </w:tc>
      </w:tr>
      <w:tr w:rsidR="00684E98" w14:paraId="7F1BABB5" w14:textId="77777777" w:rsidTr="001E363F">
        <w:trPr>
          <w:jc w:val="center"/>
        </w:trPr>
        <w:tc>
          <w:tcPr>
            <w:tcW w:w="2122" w:type="dxa"/>
            <w:vAlign w:val="center"/>
          </w:tcPr>
          <w:p w14:paraId="51EA926C" w14:textId="6C0C0AA8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L</w:t>
            </w:r>
          </w:p>
        </w:tc>
        <w:tc>
          <w:tcPr>
            <w:tcW w:w="2268" w:type="dxa"/>
            <w:vAlign w:val="center"/>
          </w:tcPr>
          <w:p w14:paraId="2F001C37" w14:textId="23CFE38A" w:rsidR="00684E98" w:rsidRDefault="00684E98" w:rsidP="001E363F">
            <w:pPr>
              <w:jc w:val="both"/>
              <w:rPr>
                <w:rFonts w:cs="Times New Roman"/>
              </w:rPr>
            </w:pPr>
            <w:r w:rsidRPr="003C089A">
              <w:rPr>
                <w:rFonts w:cs="Times New Roman"/>
              </w:rPr>
              <w:t>,int</w:t>
            </w:r>
          </w:p>
        </w:tc>
        <w:tc>
          <w:tcPr>
            <w:tcW w:w="2268" w:type="dxa"/>
            <w:vMerge/>
            <w:vAlign w:val="center"/>
          </w:tcPr>
          <w:p w14:paraId="324741CC" w14:textId="2D0B4602" w:rsidR="00684E98" w:rsidRDefault="00684E98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2B40473" w14:textId="48CCEEC1" w:rsidR="00684E98" w:rsidRDefault="00684E98" w:rsidP="001E363F">
            <w:pPr>
              <w:jc w:val="both"/>
              <w:rPr>
                <w:rFonts w:cs="Times New Roman"/>
              </w:rPr>
            </w:pPr>
          </w:p>
        </w:tc>
      </w:tr>
    </w:tbl>
    <w:p w14:paraId="351BB460" w14:textId="77777777" w:rsidR="001E363F" w:rsidRDefault="001E363F" w:rsidP="001E363F">
      <w:bookmarkStart w:id="198" w:name="_Toc473244999"/>
    </w:p>
    <w:p w14:paraId="1639287B" w14:textId="7E1CE21F" w:rsidR="00192333" w:rsidRDefault="007863D4" w:rsidP="007863D4">
      <w:pPr>
        <w:pStyle w:val="2"/>
      </w:pPr>
      <w:r>
        <w:rPr>
          <w:rFonts w:hint="eastAsia"/>
        </w:rPr>
        <w:lastRenderedPageBreak/>
        <w:t xml:space="preserve">7.2 </w:t>
      </w:r>
      <w:r w:rsidR="006C7BA7">
        <w:t>P</w:t>
      </w:r>
      <w:r>
        <w:rPr>
          <w:rFonts w:hint="eastAsia"/>
        </w:rPr>
        <w:t xml:space="preserve">rocedure </w:t>
      </w:r>
      <w:r w:rsidR="00C11F67">
        <w:rPr>
          <w:rFonts w:hint="eastAsia"/>
        </w:rPr>
        <w:t>of process rx_sdu</w:t>
      </w:r>
      <w:bookmarkEnd w:id="198"/>
    </w:p>
    <w:p w14:paraId="08ACD397" w14:textId="6427CAED" w:rsidR="00167849" w:rsidRDefault="00167849" w:rsidP="00183282">
      <w:pPr>
        <w:pStyle w:val="3"/>
        <w:rPr>
          <w:ins w:id="199" w:author="Nick" w:date="2016-12-28T12:54:00Z"/>
        </w:rPr>
      </w:pPr>
      <w:bookmarkStart w:id="200" w:name="_Toc473245000"/>
      <w:ins w:id="201" w:author="Nick" w:date="2016-12-28T12:38:00Z">
        <w:r>
          <w:rPr>
            <w:rFonts w:hint="eastAsia"/>
          </w:rPr>
          <w:t>7.2</w:t>
        </w:r>
      </w:ins>
      <w:r w:rsidR="00183282">
        <w:t>.1</w:t>
      </w:r>
      <w:ins w:id="202" w:author="Nick" w:date="2016-12-28T12:38:00Z">
        <w:r>
          <w:rPr>
            <w:rFonts w:hint="eastAsia"/>
          </w:rPr>
          <w:t xml:space="preserve"> </w:t>
        </w:r>
      </w:ins>
      <w:ins w:id="203" w:author="Nick" w:date="2016-12-28T12:40:00Z">
        <w:r>
          <w:t>mac_eNB_rrc_ul_in_sync</w:t>
        </w:r>
      </w:ins>
      <w:bookmarkEnd w:id="200"/>
    </w:p>
    <w:p w14:paraId="693DF63C" w14:textId="77777777" w:rsidR="00167849" w:rsidRDefault="00167849" w:rsidP="00167849">
      <w:pPr>
        <w:rPr>
          <w:ins w:id="204" w:author="Nick" w:date="2016-12-28T12:55:00Z"/>
        </w:rPr>
      </w:pPr>
      <w:r>
        <w:rPr>
          <w:noProof/>
        </w:rPr>
        <w:drawing>
          <wp:inline distT="0" distB="0" distL="0" distR="0" wp14:anchorId="3104A80D" wp14:editId="1AAFC0A2">
            <wp:extent cx="5255260" cy="6356985"/>
            <wp:effectExtent l="0" t="0" r="2540" b="5715"/>
            <wp:docPr id="68" name="圖片 68" descr="C:\Users\binju_X240\Desktop\0117\C__Users_binju_X240_Desktop_NB_IoT_eNB_Reference_NB_IoT_eNB_Reference_NB_IoT_eNB_ReferenceProceduremac_eNB_rrc_ul_in_sync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inju_X240\Desktop\0117\C__Users_binju_X240_Desktop_NB_IoT_eNB_Reference_NB_IoT_eNB_Reference_NB_IoT_eNB_ReferenceProceduremac_eNB_rrc_ul_in_sync1.emf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4659" w14:textId="7D161ED8" w:rsidR="00167849" w:rsidRDefault="001E363F">
      <w:pPr>
        <w:pStyle w:val="Figure"/>
        <w:pPrChange w:id="205" w:author="Nick" w:date="2016-12-28T12:55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98</w:t>
      </w:r>
      <w:r w:rsidR="00A53881">
        <w:rPr>
          <w:noProof/>
        </w:rPr>
        <w:fldChar w:fldCharType="end"/>
      </w:r>
      <w:r>
        <w:t xml:space="preserve"> </w:t>
      </w:r>
      <w:ins w:id="206" w:author="Nick" w:date="2016-12-28T12:55:00Z">
        <w:r w:rsidR="00167849">
          <w:t>Procedure level of mac_eNB_rrc_ul_in_sync</w:t>
        </w:r>
      </w:ins>
    </w:p>
    <w:p w14:paraId="1CC3830D" w14:textId="77777777" w:rsidR="00167849" w:rsidRDefault="00167849" w:rsidP="00167849">
      <w:pPr>
        <w:jc w:val="center"/>
      </w:pPr>
    </w:p>
    <w:p w14:paraId="13873E7A" w14:textId="6A566D8D" w:rsidR="00167849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98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mac_eNB_rrc_ul_in_sync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1CF86294" w14:textId="77777777" w:rsidTr="001E363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6747D00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DEC490E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CBB990A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73EB17AE" w14:textId="77777777" w:rsidR="00167849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6DFF9149" w14:textId="77777777" w:rsidTr="001E363F">
        <w:trPr>
          <w:jc w:val="center"/>
        </w:trPr>
        <w:tc>
          <w:tcPr>
            <w:tcW w:w="2122" w:type="dxa"/>
            <w:vAlign w:val="center"/>
          </w:tcPr>
          <w:p w14:paraId="7FEA7EAF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lastRenderedPageBreak/>
              <w:t>Mod_instP</w:t>
            </w:r>
          </w:p>
        </w:tc>
        <w:tc>
          <w:tcPr>
            <w:tcW w:w="2126" w:type="dxa"/>
            <w:vAlign w:val="center"/>
          </w:tcPr>
          <w:p w14:paraId="620B053F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5BD51D86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19DA7D24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5829DC08" w14:textId="77777777" w:rsidTr="001E363F">
        <w:trPr>
          <w:jc w:val="center"/>
        </w:trPr>
        <w:tc>
          <w:tcPr>
            <w:tcW w:w="2122" w:type="dxa"/>
            <w:vAlign w:val="center"/>
          </w:tcPr>
          <w:p w14:paraId="00759B1B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CC_idP</w:t>
            </w:r>
          </w:p>
        </w:tc>
        <w:tc>
          <w:tcPr>
            <w:tcW w:w="2126" w:type="dxa"/>
            <w:vAlign w:val="center"/>
          </w:tcPr>
          <w:p w14:paraId="3ACBF868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3E057DF5" w14:textId="77777777" w:rsidR="00167849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3BDEC94" w14:textId="77777777" w:rsidR="00167849" w:rsidRPr="00E701CA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2EDFEA5F" w14:textId="77777777" w:rsidTr="001E363F">
        <w:trPr>
          <w:jc w:val="center"/>
        </w:trPr>
        <w:tc>
          <w:tcPr>
            <w:tcW w:w="2122" w:type="dxa"/>
            <w:vAlign w:val="center"/>
          </w:tcPr>
          <w:p w14:paraId="58EAF8E5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495B48CD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4E04B19F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51EEFBD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2AB7CAE4" w14:textId="77777777" w:rsidTr="001E363F">
        <w:trPr>
          <w:jc w:val="center"/>
        </w:trPr>
        <w:tc>
          <w:tcPr>
            <w:tcW w:w="2122" w:type="dxa"/>
            <w:vAlign w:val="center"/>
          </w:tcPr>
          <w:p w14:paraId="5F2F07A4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subframeP</w:t>
            </w:r>
          </w:p>
        </w:tc>
        <w:tc>
          <w:tcPr>
            <w:tcW w:w="2126" w:type="dxa"/>
            <w:vAlign w:val="center"/>
          </w:tcPr>
          <w:p w14:paraId="2A450335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3498DFEC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7D32824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3B798A9B" w14:textId="77777777" w:rsidTr="001E363F">
        <w:trPr>
          <w:jc w:val="center"/>
        </w:trPr>
        <w:tc>
          <w:tcPr>
            <w:tcW w:w="2122" w:type="dxa"/>
            <w:vAlign w:val="center"/>
          </w:tcPr>
          <w:p w14:paraId="67EF5030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rntiP</w:t>
            </w:r>
          </w:p>
        </w:tc>
        <w:tc>
          <w:tcPr>
            <w:tcW w:w="2126" w:type="dxa"/>
            <w:vAlign w:val="center"/>
          </w:tcPr>
          <w:p w14:paraId="62E42697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rnti_t</w:t>
            </w:r>
          </w:p>
        </w:tc>
        <w:tc>
          <w:tcPr>
            <w:tcW w:w="2410" w:type="dxa"/>
            <w:vMerge/>
            <w:vAlign w:val="center"/>
          </w:tcPr>
          <w:p w14:paraId="65A950EF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B92D81D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</w:tbl>
    <w:p w14:paraId="40C72D62" w14:textId="77777777" w:rsidR="00167849" w:rsidRPr="00826816" w:rsidRDefault="00167849" w:rsidP="00167849">
      <w:pPr>
        <w:jc w:val="center"/>
        <w:rPr>
          <w:ins w:id="207" w:author="Nick" w:date="2016-12-28T12:40:00Z"/>
          <w:b/>
        </w:rPr>
      </w:pPr>
    </w:p>
    <w:p w14:paraId="3424D09C" w14:textId="3D8E37C7" w:rsidR="00167849" w:rsidRDefault="00167849" w:rsidP="00183282">
      <w:pPr>
        <w:pStyle w:val="3"/>
        <w:rPr>
          <w:ins w:id="208" w:author="Nick" w:date="2016-12-28T12:41:00Z"/>
        </w:rPr>
      </w:pPr>
      <w:bookmarkStart w:id="209" w:name="_Toc473245001"/>
      <w:commentRangeStart w:id="210"/>
      <w:ins w:id="211" w:author="Nick" w:date="2016-12-28T12:40:00Z">
        <w:r>
          <w:rPr>
            <w:rFonts w:hint="eastAsia"/>
          </w:rPr>
          <w:t>7.</w:t>
        </w:r>
      </w:ins>
      <w:r w:rsidR="00183282">
        <w:t>2.</w:t>
      </w:r>
      <w:r w:rsidR="00183282">
        <w:rPr>
          <w:rFonts w:hint="eastAsia"/>
        </w:rPr>
        <w:t xml:space="preserve">2 </w:t>
      </w:r>
      <w:ins w:id="212" w:author="Nick" w:date="2016-12-28T12:40:00Z">
        <w:r>
          <w:rPr>
            <w:rFonts w:hint="eastAsia"/>
          </w:rPr>
          <w:t>parse_ulsch_header</w:t>
        </w:r>
      </w:ins>
      <w:commentRangeEnd w:id="210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10"/>
      </w:r>
      <w:bookmarkEnd w:id="209"/>
    </w:p>
    <w:p w14:paraId="0363B982" w14:textId="77777777" w:rsidR="00167849" w:rsidRDefault="00167849" w:rsidP="00167849">
      <w:pPr>
        <w:rPr>
          <w:ins w:id="213" w:author="Nick" w:date="2016-12-28T12:41:00Z"/>
        </w:rPr>
      </w:pPr>
      <w:r>
        <w:rPr>
          <w:noProof/>
        </w:rPr>
        <w:drawing>
          <wp:inline distT="0" distB="0" distL="0" distR="0" wp14:anchorId="637DCC62" wp14:editId="6C16BB04">
            <wp:extent cx="5255260" cy="5255260"/>
            <wp:effectExtent l="0" t="0" r="2540" b="2540"/>
            <wp:docPr id="10" name="圖片 10" descr="C:\Users\binju_X240\Desktop\0119\C__Users_binju_X240_Desktop_NB_IoT_eNB_Reference_NB_IoT_eNB_Reference_NB_IoT_eNB_ReferenceProcedureparse_ulsch_header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nju_X240\Desktop\0119\C__Users_binju_X240_Desktop_NB_IoT_eNB_Reference_NB_IoT_eNB_Reference_NB_IoT_eNB_ReferenceProcedureparse_ulsch_header1.emf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529F" w14:textId="7F95C7DF" w:rsidR="00167849" w:rsidRDefault="001E363F">
      <w:pPr>
        <w:pStyle w:val="Figure"/>
        <w:pPrChange w:id="214" w:author="Nick" w:date="2016-12-28T12:41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99</w:t>
      </w:r>
      <w:r w:rsidR="00A53881">
        <w:rPr>
          <w:noProof/>
        </w:rPr>
        <w:fldChar w:fldCharType="end"/>
      </w:r>
      <w:r>
        <w:t xml:space="preserve"> </w:t>
      </w:r>
      <w:ins w:id="215" w:author="Nick" w:date="2016-12-28T12:41:00Z">
        <w:r w:rsidR="00167849">
          <w:t>Procedure level of parse_ulsch_heade</w:t>
        </w:r>
      </w:ins>
      <w:ins w:id="216" w:author="binju_X240" w:date="2016-12-31T15:02:00Z">
        <w:r w:rsidR="00167849">
          <w:t>r</w:t>
        </w:r>
      </w:ins>
      <w:ins w:id="217" w:author="Nick" w:date="2016-12-28T12:41:00Z">
        <w:del w:id="218" w:author="binju_X240" w:date="2016-12-31T15:02:00Z">
          <w:r w:rsidR="00167849" w:rsidDel="00A25B0C">
            <w:delText>r</w:delText>
          </w:r>
        </w:del>
      </w:ins>
    </w:p>
    <w:p w14:paraId="09FE5F8D" w14:textId="77777777" w:rsidR="00167849" w:rsidRDefault="00167849" w:rsidP="00167849">
      <w:pPr>
        <w:jc w:val="center"/>
      </w:pPr>
    </w:p>
    <w:p w14:paraId="7EA46A21" w14:textId="5D788F67" w:rsidR="00167849" w:rsidRDefault="001E363F" w:rsidP="001E363F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99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parse_ulsch_header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6CDCA471" w14:textId="77777777" w:rsidTr="001E363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4885FE4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ED35084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BC4DBFB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A37E1C3" w14:textId="77777777" w:rsidR="00167849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795F8446" w14:textId="77777777" w:rsidTr="001E363F">
        <w:trPr>
          <w:jc w:val="center"/>
        </w:trPr>
        <w:tc>
          <w:tcPr>
            <w:tcW w:w="2122" w:type="dxa"/>
            <w:vAlign w:val="center"/>
          </w:tcPr>
          <w:p w14:paraId="679D8280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mac_header</w:t>
            </w:r>
          </w:p>
        </w:tc>
        <w:tc>
          <w:tcPr>
            <w:tcW w:w="2126" w:type="dxa"/>
            <w:vAlign w:val="center"/>
          </w:tcPr>
          <w:p w14:paraId="20A467A8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char</w:t>
            </w:r>
          </w:p>
        </w:tc>
        <w:tc>
          <w:tcPr>
            <w:tcW w:w="2410" w:type="dxa"/>
            <w:vMerge w:val="restart"/>
            <w:vAlign w:val="center"/>
          </w:tcPr>
          <w:p w14:paraId="5E2954DF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mac_header_ptr</w:t>
            </w:r>
          </w:p>
        </w:tc>
        <w:tc>
          <w:tcPr>
            <w:tcW w:w="3260" w:type="dxa"/>
            <w:vMerge w:val="restart"/>
            <w:vAlign w:val="center"/>
          </w:tcPr>
          <w:p w14:paraId="72A9DBBB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Pointer to mac header</w:t>
            </w:r>
          </w:p>
        </w:tc>
      </w:tr>
      <w:tr w:rsidR="00167849" w14:paraId="1BD5EB67" w14:textId="77777777" w:rsidTr="001E363F">
        <w:trPr>
          <w:jc w:val="center"/>
        </w:trPr>
        <w:tc>
          <w:tcPr>
            <w:tcW w:w="2122" w:type="dxa"/>
            <w:vAlign w:val="center"/>
          </w:tcPr>
          <w:p w14:paraId="60626EA2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num_ce</w:t>
            </w:r>
          </w:p>
        </w:tc>
        <w:tc>
          <w:tcPr>
            <w:tcW w:w="2126" w:type="dxa"/>
            <w:vAlign w:val="center"/>
          </w:tcPr>
          <w:p w14:paraId="3B3B2AC6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67E4B350" w14:textId="77777777" w:rsidR="00167849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4BBFE58B" w14:textId="77777777" w:rsidR="00167849" w:rsidRPr="00E701CA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39AFC757" w14:textId="77777777" w:rsidTr="001E363F">
        <w:trPr>
          <w:jc w:val="center"/>
        </w:trPr>
        <w:tc>
          <w:tcPr>
            <w:tcW w:w="2122" w:type="dxa"/>
            <w:vAlign w:val="center"/>
          </w:tcPr>
          <w:p w14:paraId="78B48317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lastRenderedPageBreak/>
              <w:t>num_sdu</w:t>
            </w:r>
          </w:p>
        </w:tc>
        <w:tc>
          <w:tcPr>
            <w:tcW w:w="2126" w:type="dxa"/>
            <w:vAlign w:val="center"/>
          </w:tcPr>
          <w:p w14:paraId="4015FDCB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26B63914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7B8700F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1CD4DAF3" w14:textId="77777777" w:rsidTr="001E363F">
        <w:trPr>
          <w:jc w:val="center"/>
        </w:trPr>
        <w:tc>
          <w:tcPr>
            <w:tcW w:w="2122" w:type="dxa"/>
            <w:vAlign w:val="center"/>
          </w:tcPr>
          <w:p w14:paraId="277F30EB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rx_ces</w:t>
            </w:r>
          </w:p>
        </w:tc>
        <w:tc>
          <w:tcPr>
            <w:tcW w:w="2126" w:type="dxa"/>
            <w:vAlign w:val="center"/>
          </w:tcPr>
          <w:p w14:paraId="558478D1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561BD4C6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4BE8A86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50870E07" w14:textId="77777777" w:rsidTr="001E363F">
        <w:trPr>
          <w:jc w:val="center"/>
        </w:trPr>
        <w:tc>
          <w:tcPr>
            <w:tcW w:w="2122" w:type="dxa"/>
            <w:vAlign w:val="center"/>
          </w:tcPr>
          <w:p w14:paraId="2CE04C75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rx_lcids</w:t>
            </w:r>
          </w:p>
        </w:tc>
        <w:tc>
          <w:tcPr>
            <w:tcW w:w="2126" w:type="dxa"/>
            <w:vAlign w:val="center"/>
          </w:tcPr>
          <w:p w14:paraId="33E1F67A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7EB97537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BD2C973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5443B8FF" w14:textId="77777777" w:rsidTr="001E363F">
        <w:trPr>
          <w:jc w:val="center"/>
        </w:trPr>
        <w:tc>
          <w:tcPr>
            <w:tcW w:w="2122" w:type="dxa"/>
            <w:vAlign w:val="center"/>
          </w:tcPr>
          <w:p w14:paraId="683206CB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rx_lengths</w:t>
            </w:r>
          </w:p>
        </w:tc>
        <w:tc>
          <w:tcPr>
            <w:tcW w:w="2126" w:type="dxa"/>
            <w:vAlign w:val="center"/>
          </w:tcPr>
          <w:p w14:paraId="623B9B4C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short</w:t>
            </w:r>
          </w:p>
        </w:tc>
        <w:tc>
          <w:tcPr>
            <w:tcW w:w="2410" w:type="dxa"/>
            <w:vMerge/>
            <w:vAlign w:val="center"/>
          </w:tcPr>
          <w:p w14:paraId="23C18EA0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38945B3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286ED226" w14:textId="77777777" w:rsidTr="001E363F">
        <w:trPr>
          <w:jc w:val="center"/>
        </w:trPr>
        <w:tc>
          <w:tcPr>
            <w:tcW w:w="2122" w:type="dxa"/>
            <w:vAlign w:val="center"/>
          </w:tcPr>
          <w:p w14:paraId="451CE7BA" w14:textId="77777777" w:rsidR="00167849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tb_length</w:t>
            </w:r>
          </w:p>
        </w:tc>
        <w:tc>
          <w:tcPr>
            <w:tcW w:w="2126" w:type="dxa"/>
            <w:vAlign w:val="center"/>
          </w:tcPr>
          <w:p w14:paraId="00F2A34A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short</w:t>
            </w:r>
          </w:p>
        </w:tc>
        <w:tc>
          <w:tcPr>
            <w:tcW w:w="2410" w:type="dxa"/>
            <w:vMerge/>
            <w:vAlign w:val="center"/>
          </w:tcPr>
          <w:p w14:paraId="776F03C1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8EFF3F4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</w:tbl>
    <w:p w14:paraId="3E80D50B" w14:textId="77777777" w:rsidR="00167849" w:rsidRPr="00826816" w:rsidRDefault="00167849" w:rsidP="00167849">
      <w:pPr>
        <w:jc w:val="center"/>
        <w:rPr>
          <w:ins w:id="219" w:author="Nick" w:date="2016-12-28T12:40:00Z"/>
          <w:b/>
        </w:rPr>
      </w:pPr>
    </w:p>
    <w:p w14:paraId="6F79EDA5" w14:textId="622E8CC3" w:rsidR="00167849" w:rsidRDefault="00167849">
      <w:pPr>
        <w:pStyle w:val="3"/>
        <w:rPr>
          <w:ins w:id="220" w:author="Nick" w:date="2016-12-28T12:42:00Z"/>
        </w:rPr>
        <w:pPrChange w:id="221" w:author="Nick" w:date="2016-12-28T12:41:00Z">
          <w:pPr/>
        </w:pPrChange>
      </w:pPr>
      <w:bookmarkStart w:id="222" w:name="_Toc473245002"/>
      <w:ins w:id="223" w:author="Nick" w:date="2016-12-28T12:40:00Z">
        <w:r>
          <w:t>7.</w:t>
        </w:r>
      </w:ins>
      <w:r w:rsidR="00183282">
        <w:t>2.3</w:t>
      </w:r>
      <w:ins w:id="224" w:author="Nick" w:date="2016-12-28T12:40:00Z">
        <w:r>
          <w:t xml:space="preserve"> Receive_CE</w:t>
        </w:r>
      </w:ins>
      <w:bookmarkEnd w:id="222"/>
    </w:p>
    <w:p w14:paraId="339ECD4D" w14:textId="77777777" w:rsidR="00167849" w:rsidRDefault="00167849" w:rsidP="00167849">
      <w:pPr>
        <w:rPr>
          <w:ins w:id="225" w:author="Nick" w:date="2016-12-28T12:42:00Z"/>
        </w:rPr>
      </w:pPr>
      <w:r>
        <w:rPr>
          <w:noProof/>
        </w:rPr>
        <w:drawing>
          <wp:inline distT="0" distB="0" distL="0" distR="0" wp14:anchorId="3F118C7A" wp14:editId="1F470042">
            <wp:extent cx="5255260" cy="6621145"/>
            <wp:effectExtent l="0" t="0" r="2540" b="8255"/>
            <wp:docPr id="11" name="圖片 11" descr="C:\Users\binju_X240\Desktop\0119\C__Users_binju_X240_Desktop_NB_IoT_eNB_Reference_NB_IoT_eNB_Reference_NB_IoT_eNB_ReferenceProcedureReceive_CE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nju_X240\Desktop\0119\C__Users_binju_X240_Desktop_NB_IoT_eNB_Reference_NB_IoT_eNB_Reference_NB_IoT_eNB_ReferenceProcedureReceive_CE1.emf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6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CE46" w14:textId="48EEBBF2" w:rsidR="00167849" w:rsidRDefault="001E363F">
      <w:pPr>
        <w:pStyle w:val="Figure"/>
        <w:pPrChange w:id="226" w:author="Nick" w:date="2016-12-28T12:42:00Z">
          <w:pPr/>
        </w:pPrChange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100</w:t>
      </w:r>
      <w:r w:rsidR="00A53881">
        <w:rPr>
          <w:noProof/>
        </w:rPr>
        <w:fldChar w:fldCharType="end"/>
      </w:r>
      <w:r>
        <w:t xml:space="preserve"> </w:t>
      </w:r>
      <w:ins w:id="227" w:author="Nick" w:date="2016-12-28T12:42:00Z">
        <w:r w:rsidR="00167849">
          <w:t>Procedure level of Receive_CE</w:t>
        </w:r>
      </w:ins>
    </w:p>
    <w:p w14:paraId="47944253" w14:textId="77777777" w:rsidR="00167849" w:rsidRDefault="00167849" w:rsidP="00167849">
      <w:pPr>
        <w:jc w:val="center"/>
      </w:pPr>
    </w:p>
    <w:p w14:paraId="1DC13D66" w14:textId="3E039652" w:rsidR="00167849" w:rsidRDefault="001E363F" w:rsidP="001E363F">
      <w:pPr>
        <w:pStyle w:val="Table"/>
        <w:rPr>
          <w:ins w:id="228" w:author="Nick" w:date="2016-12-28T12:42:00Z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100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Receive_CE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4E62B202" w14:textId="77777777" w:rsidTr="001E363F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38306DB8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4EDFA98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8B36F63" w14:textId="77777777" w:rsidR="00167849" w:rsidRPr="000A00EB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6C4FE76" w14:textId="77777777" w:rsidR="00167849" w:rsidRDefault="00167849" w:rsidP="001E363F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21AA2568" w14:textId="77777777" w:rsidTr="001E363F">
        <w:trPr>
          <w:jc w:val="center"/>
        </w:trPr>
        <w:tc>
          <w:tcPr>
            <w:tcW w:w="2122" w:type="dxa"/>
            <w:vAlign w:val="center"/>
          </w:tcPr>
          <w:p w14:paraId="3B53D8F5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x_</w:t>
            </w:r>
            <w:r>
              <w:rPr>
                <w:rFonts w:cs="Times New Roman"/>
              </w:rPr>
              <w:t>ces</w:t>
            </w:r>
          </w:p>
        </w:tc>
        <w:tc>
          <w:tcPr>
            <w:tcW w:w="2126" w:type="dxa"/>
            <w:vAlign w:val="center"/>
          </w:tcPr>
          <w:p w14:paraId="1AB70DDE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nsigned </w:t>
            </w:r>
            <w:r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 w:val="restart"/>
            <w:vAlign w:val="center"/>
          </w:tcPr>
          <w:p w14:paraId="7B9BAF79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1EA7AD25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4605B8CC" w14:textId="77777777" w:rsidTr="001E363F">
        <w:trPr>
          <w:jc w:val="center"/>
        </w:trPr>
        <w:tc>
          <w:tcPr>
            <w:tcW w:w="2122" w:type="dxa"/>
            <w:vAlign w:val="center"/>
          </w:tcPr>
          <w:p w14:paraId="1769CCC4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UE_template</w:t>
            </w:r>
          </w:p>
        </w:tc>
        <w:tc>
          <w:tcPr>
            <w:tcW w:w="2126" w:type="dxa"/>
            <w:vAlign w:val="center"/>
          </w:tcPr>
          <w:p w14:paraId="50E147B4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UE_TEMPLATE</w:t>
            </w:r>
          </w:p>
        </w:tc>
        <w:tc>
          <w:tcPr>
            <w:tcW w:w="2410" w:type="dxa"/>
            <w:vMerge/>
            <w:vAlign w:val="center"/>
          </w:tcPr>
          <w:p w14:paraId="6D88AFAF" w14:textId="77777777" w:rsidR="00167849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FC8D0F9" w14:textId="77777777" w:rsidR="00167849" w:rsidRPr="00E701CA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2924033D" w14:textId="77777777" w:rsidTr="001E363F">
        <w:trPr>
          <w:jc w:val="center"/>
        </w:trPr>
        <w:tc>
          <w:tcPr>
            <w:tcW w:w="2122" w:type="dxa"/>
            <w:vAlign w:val="center"/>
          </w:tcPr>
          <w:p w14:paraId="648F49DE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E_sched_ctrl</w:t>
            </w:r>
          </w:p>
        </w:tc>
        <w:tc>
          <w:tcPr>
            <w:tcW w:w="2126" w:type="dxa"/>
            <w:vAlign w:val="center"/>
          </w:tcPr>
          <w:p w14:paraId="6811A8BB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UE_sched_ctrl</w:t>
            </w:r>
          </w:p>
        </w:tc>
        <w:tc>
          <w:tcPr>
            <w:tcW w:w="2410" w:type="dxa"/>
            <w:vMerge/>
            <w:vAlign w:val="center"/>
          </w:tcPr>
          <w:p w14:paraId="0882FB08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3E5275E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65EFE3E2" w14:textId="77777777" w:rsidTr="001E363F">
        <w:trPr>
          <w:jc w:val="center"/>
        </w:trPr>
        <w:tc>
          <w:tcPr>
            <w:tcW w:w="2122" w:type="dxa"/>
            <w:vAlign w:val="center"/>
          </w:tcPr>
          <w:p w14:paraId="659CF694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sg3</w:t>
            </w:r>
            <w:r>
              <w:rPr>
                <w:rFonts w:cs="Times New Roman"/>
              </w:rPr>
              <w:t>_flagP</w:t>
            </w:r>
          </w:p>
        </w:tc>
        <w:tc>
          <w:tcPr>
            <w:tcW w:w="2126" w:type="dxa"/>
            <w:vAlign w:val="center"/>
          </w:tcPr>
          <w:p w14:paraId="51AC672D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</w:t>
            </w:r>
            <w:r>
              <w:rPr>
                <w:rFonts w:cs="Times New Roman"/>
              </w:rPr>
              <w:t>_t</w:t>
            </w:r>
          </w:p>
        </w:tc>
        <w:tc>
          <w:tcPr>
            <w:tcW w:w="2410" w:type="dxa"/>
            <w:vMerge/>
            <w:vAlign w:val="center"/>
          </w:tcPr>
          <w:p w14:paraId="5DFF1A43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E9F7248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58B90C66" w14:textId="77777777" w:rsidTr="001E363F">
        <w:trPr>
          <w:jc w:val="center"/>
        </w:trPr>
        <w:tc>
          <w:tcPr>
            <w:tcW w:w="2122" w:type="dxa"/>
            <w:vAlign w:val="center"/>
          </w:tcPr>
          <w:p w14:paraId="3F0649FD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>
              <w:rPr>
                <w:rFonts w:cs="Times New Roman" w:hint="eastAsia"/>
              </w:rPr>
              <w:t>cgid</w:t>
            </w:r>
          </w:p>
        </w:tc>
        <w:tc>
          <w:tcPr>
            <w:tcW w:w="2126" w:type="dxa"/>
            <w:vAlign w:val="center"/>
          </w:tcPr>
          <w:p w14:paraId="6F515689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</w:t>
            </w:r>
            <w:r>
              <w:rPr>
                <w:rFonts w:cs="Times New Roman"/>
              </w:rPr>
              <w:t>_t</w:t>
            </w:r>
          </w:p>
        </w:tc>
        <w:tc>
          <w:tcPr>
            <w:tcW w:w="2410" w:type="dxa"/>
            <w:vMerge/>
            <w:vAlign w:val="center"/>
          </w:tcPr>
          <w:p w14:paraId="1E71A7A1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93887A9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093A304A" w14:textId="77777777" w:rsidTr="001E363F">
        <w:trPr>
          <w:jc w:val="center"/>
        </w:trPr>
        <w:tc>
          <w:tcPr>
            <w:tcW w:w="2122" w:type="dxa"/>
            <w:vAlign w:val="center"/>
          </w:tcPr>
          <w:p w14:paraId="4E1D9320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payload_ptr</w:t>
            </w:r>
          </w:p>
        </w:tc>
        <w:tc>
          <w:tcPr>
            <w:tcW w:w="2126" w:type="dxa"/>
            <w:vAlign w:val="center"/>
          </w:tcPr>
          <w:p w14:paraId="5FA205F2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nsigned </w:t>
            </w:r>
            <w:r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/>
            <w:vAlign w:val="center"/>
          </w:tcPr>
          <w:p w14:paraId="65CAEE27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51F34D2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444BAA98" w14:textId="77777777" w:rsidTr="001E363F">
        <w:trPr>
          <w:jc w:val="center"/>
        </w:trPr>
        <w:tc>
          <w:tcPr>
            <w:tcW w:w="2122" w:type="dxa"/>
            <w:vAlign w:val="center"/>
          </w:tcPr>
          <w:p w14:paraId="185B2BC0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</w:t>
            </w:r>
            <w:r>
              <w:rPr>
                <w:rFonts w:cs="Times New Roman" w:hint="eastAsia"/>
              </w:rPr>
              <w:t>nb_</w:t>
            </w:r>
            <w:r>
              <w:rPr>
                <w:rFonts w:cs="Times New Roman"/>
              </w:rPr>
              <w:t>mod_idP</w:t>
            </w:r>
          </w:p>
        </w:tc>
        <w:tc>
          <w:tcPr>
            <w:tcW w:w="2126" w:type="dxa"/>
            <w:vAlign w:val="center"/>
          </w:tcPr>
          <w:p w14:paraId="7CAA264F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/>
            <w:vAlign w:val="center"/>
          </w:tcPr>
          <w:p w14:paraId="268CA26E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C402801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3342E1F1" w14:textId="77777777" w:rsidTr="001E363F">
        <w:trPr>
          <w:jc w:val="center"/>
        </w:trPr>
        <w:tc>
          <w:tcPr>
            <w:tcW w:w="2122" w:type="dxa"/>
            <w:vAlign w:val="center"/>
          </w:tcPr>
          <w:p w14:paraId="25DC695B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frameP</w:t>
            </w:r>
          </w:p>
        </w:tc>
        <w:tc>
          <w:tcPr>
            <w:tcW w:w="2126" w:type="dxa"/>
            <w:vAlign w:val="center"/>
          </w:tcPr>
          <w:p w14:paraId="13C27D43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274C2578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F4633ED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2D8FB2F0" w14:textId="77777777" w:rsidTr="001E363F">
        <w:trPr>
          <w:jc w:val="center"/>
        </w:trPr>
        <w:tc>
          <w:tcPr>
            <w:tcW w:w="2122" w:type="dxa"/>
            <w:vAlign w:val="center"/>
          </w:tcPr>
          <w:p w14:paraId="27E2A209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6" w:type="dxa"/>
            <w:vAlign w:val="center"/>
          </w:tcPr>
          <w:p w14:paraId="3C6EF1AF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ub_</w:t>
            </w:r>
            <w:r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073AAC2E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0EC1FDF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  <w:tr w:rsidR="00167849" w14:paraId="2AAB9B8D" w14:textId="77777777" w:rsidTr="001E363F">
        <w:trPr>
          <w:jc w:val="center"/>
        </w:trPr>
        <w:tc>
          <w:tcPr>
            <w:tcW w:w="2122" w:type="dxa"/>
            <w:vAlign w:val="center"/>
          </w:tcPr>
          <w:p w14:paraId="7CD05DA7" w14:textId="77777777" w:rsidR="00167849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</w:t>
            </w:r>
            <w:r>
              <w:rPr>
                <w:rFonts w:cs="Times New Roman" w:hint="eastAsia"/>
              </w:rPr>
              <w:t>um_</w:t>
            </w:r>
            <w:r>
              <w:rPr>
                <w:rFonts w:cs="Times New Roman"/>
              </w:rPr>
              <w:t>ce</w:t>
            </w:r>
          </w:p>
        </w:tc>
        <w:tc>
          <w:tcPr>
            <w:tcW w:w="2126" w:type="dxa"/>
            <w:vAlign w:val="center"/>
          </w:tcPr>
          <w:p w14:paraId="60A5BFE9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nsigned </w:t>
            </w:r>
            <w:r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/>
            <w:vAlign w:val="center"/>
          </w:tcPr>
          <w:p w14:paraId="51C02B61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44D0AFE" w14:textId="77777777" w:rsidR="00167849" w:rsidRPr="00285D7B" w:rsidRDefault="00167849" w:rsidP="001E363F">
            <w:pPr>
              <w:jc w:val="both"/>
              <w:rPr>
                <w:rFonts w:cs="Times New Roman"/>
              </w:rPr>
            </w:pPr>
          </w:p>
        </w:tc>
      </w:tr>
    </w:tbl>
    <w:p w14:paraId="147B2B92" w14:textId="77777777" w:rsidR="00167849" w:rsidRPr="006B2E8D" w:rsidRDefault="00167849" w:rsidP="00167849">
      <w:pPr>
        <w:rPr>
          <w:ins w:id="229" w:author="Nick" w:date="2016-12-28T12:40:00Z"/>
        </w:rPr>
      </w:pPr>
    </w:p>
    <w:p w14:paraId="54432E1E" w14:textId="4C54D6CB" w:rsidR="00167849" w:rsidRDefault="00167849">
      <w:pPr>
        <w:pStyle w:val="3"/>
        <w:rPr>
          <w:ins w:id="230" w:author="Nick" w:date="2016-12-28T12:43:00Z"/>
        </w:rPr>
        <w:pPrChange w:id="231" w:author="Nick" w:date="2016-12-28T12:41:00Z">
          <w:pPr/>
        </w:pPrChange>
      </w:pPr>
      <w:bookmarkStart w:id="232" w:name="_Toc473245003"/>
      <w:ins w:id="233" w:author="Nick" w:date="2016-12-28T12:41:00Z">
        <w:r>
          <w:lastRenderedPageBreak/>
          <w:t>7.</w:t>
        </w:r>
      </w:ins>
      <w:r w:rsidR="00183282">
        <w:t>2.4</w:t>
      </w:r>
      <w:ins w:id="234" w:author="Nick" w:date="2016-12-28T12:41:00Z">
        <w:r>
          <w:t xml:space="preserve"> Receive_sdu</w:t>
        </w:r>
      </w:ins>
      <w:bookmarkEnd w:id="232"/>
    </w:p>
    <w:p w14:paraId="304D29F0" w14:textId="5FD43A30" w:rsidR="00167849" w:rsidRDefault="00AD493C" w:rsidP="00AD493C">
      <w:pPr>
        <w:jc w:val="center"/>
        <w:rPr>
          <w:ins w:id="235" w:author="Nick" w:date="2016-12-28T12:44:00Z"/>
        </w:rPr>
      </w:pPr>
      <w:r>
        <w:rPr>
          <w:noProof/>
        </w:rPr>
        <w:drawing>
          <wp:inline distT="0" distB="0" distL="0" distR="0" wp14:anchorId="0307FFF6" wp14:editId="4F8EC231">
            <wp:extent cx="5694303" cy="5810250"/>
            <wp:effectExtent l="0" t="0" r="190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19" cy="58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AB64" w14:textId="7E8BE5BD" w:rsidR="00167849" w:rsidRDefault="00E62AC1">
      <w:pPr>
        <w:pStyle w:val="Figure"/>
        <w:pPrChange w:id="236" w:author="Nick" w:date="2016-12-28T12:44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101</w:t>
      </w:r>
      <w:r w:rsidR="00A53881">
        <w:rPr>
          <w:noProof/>
        </w:rPr>
        <w:fldChar w:fldCharType="end"/>
      </w:r>
      <w:r>
        <w:t xml:space="preserve"> </w:t>
      </w:r>
      <w:ins w:id="237" w:author="Nick" w:date="2016-12-28T12:44:00Z">
        <w:r w:rsidR="00167849">
          <w:t>Procedure level of Receive_sdu</w:t>
        </w:r>
      </w:ins>
    </w:p>
    <w:p w14:paraId="3411CE95" w14:textId="77777777" w:rsidR="00167849" w:rsidRDefault="00167849" w:rsidP="00167849">
      <w:pPr>
        <w:jc w:val="center"/>
      </w:pPr>
    </w:p>
    <w:p w14:paraId="2A2EE6E6" w14:textId="015D6710" w:rsidR="00167849" w:rsidRDefault="00E62AC1" w:rsidP="00E62AC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101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Receive_sdu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615F59E6" w14:textId="77777777" w:rsidTr="00E62AC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45CC4F1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5FC4504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9F080C5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2A88E8FF" w14:textId="77777777" w:rsidR="00167849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041D6D2D" w14:textId="77777777" w:rsidTr="00E62AC1">
        <w:trPr>
          <w:jc w:val="center"/>
        </w:trPr>
        <w:tc>
          <w:tcPr>
            <w:tcW w:w="2122" w:type="dxa"/>
            <w:vAlign w:val="center"/>
          </w:tcPr>
          <w:p w14:paraId="2208AF8A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num_sdu</w:t>
            </w:r>
          </w:p>
        </w:tc>
        <w:tc>
          <w:tcPr>
            <w:tcW w:w="2126" w:type="dxa"/>
            <w:vAlign w:val="center"/>
          </w:tcPr>
          <w:p w14:paraId="4242F296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nsigned </w:t>
            </w:r>
            <w:r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 w:val="restart"/>
            <w:vAlign w:val="center"/>
          </w:tcPr>
          <w:p w14:paraId="1D6139D7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35F49C50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63406808" w14:textId="77777777" w:rsidTr="00E62AC1">
        <w:trPr>
          <w:jc w:val="center"/>
        </w:trPr>
        <w:tc>
          <w:tcPr>
            <w:tcW w:w="2122" w:type="dxa"/>
            <w:vAlign w:val="center"/>
          </w:tcPr>
          <w:p w14:paraId="77F20F17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x_</w:t>
            </w:r>
            <w:r>
              <w:rPr>
                <w:rFonts w:cs="Times New Roman"/>
              </w:rPr>
              <w:t>lcids</w:t>
            </w:r>
          </w:p>
        </w:tc>
        <w:tc>
          <w:tcPr>
            <w:tcW w:w="2126" w:type="dxa"/>
            <w:vAlign w:val="center"/>
          </w:tcPr>
          <w:p w14:paraId="1C39EAF5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char</w:t>
            </w:r>
          </w:p>
        </w:tc>
        <w:tc>
          <w:tcPr>
            <w:tcW w:w="2410" w:type="dxa"/>
            <w:vMerge/>
            <w:vAlign w:val="center"/>
          </w:tcPr>
          <w:p w14:paraId="74F76762" w14:textId="77777777" w:rsidR="00167849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2460526" w14:textId="77777777" w:rsidR="00167849" w:rsidRPr="00E701CA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5DD89F89" w14:textId="77777777" w:rsidTr="00E62AC1">
        <w:trPr>
          <w:jc w:val="center"/>
        </w:trPr>
        <w:tc>
          <w:tcPr>
            <w:tcW w:w="2122" w:type="dxa"/>
            <w:vAlign w:val="center"/>
          </w:tcPr>
          <w:p w14:paraId="38E3E3F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x_</w:t>
            </w:r>
            <w:r>
              <w:rPr>
                <w:rFonts w:cs="Times New Roman"/>
              </w:rPr>
              <w:t>lengths</w:t>
            </w:r>
          </w:p>
        </w:tc>
        <w:tc>
          <w:tcPr>
            <w:tcW w:w="2126" w:type="dxa"/>
            <w:vAlign w:val="center"/>
          </w:tcPr>
          <w:p w14:paraId="19ACFACF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C111DD">
              <w:rPr>
                <w:rFonts w:cs="Times New Roman"/>
              </w:rPr>
              <w:t>unsigned short</w:t>
            </w:r>
          </w:p>
        </w:tc>
        <w:tc>
          <w:tcPr>
            <w:tcW w:w="2410" w:type="dxa"/>
            <w:vMerge/>
            <w:vAlign w:val="center"/>
          </w:tcPr>
          <w:p w14:paraId="1C1E91A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BC6347E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656EC272" w14:textId="77777777" w:rsidTr="00E62AC1">
        <w:trPr>
          <w:jc w:val="center"/>
        </w:trPr>
        <w:tc>
          <w:tcPr>
            <w:tcW w:w="2122" w:type="dxa"/>
            <w:vAlign w:val="center"/>
          </w:tcPr>
          <w:p w14:paraId="5A6D3BD6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</w:t>
            </w:r>
            <w:r>
              <w:rPr>
                <w:rFonts w:cs="Times New Roman" w:hint="eastAsia"/>
              </w:rPr>
              <w:t>nb_</w:t>
            </w:r>
            <w:r>
              <w:rPr>
                <w:rFonts w:cs="Times New Roman"/>
              </w:rPr>
              <w:t>mod_idP</w:t>
            </w:r>
          </w:p>
        </w:tc>
        <w:tc>
          <w:tcPr>
            <w:tcW w:w="2126" w:type="dxa"/>
            <w:vAlign w:val="center"/>
          </w:tcPr>
          <w:p w14:paraId="2B9D5E41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odule_</w:t>
            </w:r>
            <w:r>
              <w:rPr>
                <w:rFonts w:cs="Times New Roman"/>
              </w:rPr>
              <w:t>id_t</w:t>
            </w:r>
          </w:p>
        </w:tc>
        <w:tc>
          <w:tcPr>
            <w:tcW w:w="2410" w:type="dxa"/>
            <w:vMerge/>
            <w:vAlign w:val="center"/>
          </w:tcPr>
          <w:p w14:paraId="4F35B177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9E5F181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53037039" w14:textId="77777777" w:rsidTr="00E62AC1">
        <w:trPr>
          <w:jc w:val="center"/>
        </w:trPr>
        <w:tc>
          <w:tcPr>
            <w:tcW w:w="2122" w:type="dxa"/>
            <w:vAlign w:val="center"/>
          </w:tcPr>
          <w:p w14:paraId="65266E6C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rntiP</w:t>
            </w:r>
          </w:p>
        </w:tc>
        <w:tc>
          <w:tcPr>
            <w:tcW w:w="2126" w:type="dxa"/>
            <w:vAlign w:val="center"/>
          </w:tcPr>
          <w:p w14:paraId="0E670B5D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 w:hint="eastAsia"/>
              </w:rPr>
              <w:t>nti_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222BB85E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24CAFDD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6EAB9C77" w14:textId="77777777" w:rsidTr="00E62AC1">
        <w:trPr>
          <w:jc w:val="center"/>
        </w:trPr>
        <w:tc>
          <w:tcPr>
            <w:tcW w:w="2122" w:type="dxa"/>
            <w:vAlign w:val="center"/>
          </w:tcPr>
          <w:p w14:paraId="45F52ABA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lastRenderedPageBreak/>
              <w:t>frameP</w:t>
            </w:r>
          </w:p>
        </w:tc>
        <w:tc>
          <w:tcPr>
            <w:tcW w:w="2126" w:type="dxa"/>
            <w:vAlign w:val="center"/>
          </w:tcPr>
          <w:p w14:paraId="69750140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>
              <w:rPr>
                <w:rFonts w:cs="Times New Roman" w:hint="eastAsia"/>
              </w:rPr>
              <w:t>rame_</w:t>
            </w:r>
            <w:r>
              <w:rPr>
                <w:rFonts w:cs="Times New Roman"/>
              </w:rPr>
              <w:t>t</w:t>
            </w:r>
          </w:p>
        </w:tc>
        <w:tc>
          <w:tcPr>
            <w:tcW w:w="2410" w:type="dxa"/>
            <w:vMerge/>
            <w:vAlign w:val="center"/>
          </w:tcPr>
          <w:p w14:paraId="48BDF2BB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A15BACA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02D8D95C" w14:textId="77777777" w:rsidTr="00E62AC1">
        <w:trPr>
          <w:jc w:val="center"/>
        </w:trPr>
        <w:tc>
          <w:tcPr>
            <w:tcW w:w="2122" w:type="dxa"/>
            <w:vAlign w:val="center"/>
          </w:tcPr>
          <w:p w14:paraId="489E6D34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subframeP</w:t>
            </w:r>
          </w:p>
        </w:tc>
        <w:tc>
          <w:tcPr>
            <w:tcW w:w="2126" w:type="dxa"/>
            <w:vAlign w:val="center"/>
          </w:tcPr>
          <w:p w14:paraId="00D033FE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ub_</w:t>
            </w:r>
            <w:r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4E67516B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CAB4DE9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6B1D7DDF" w14:textId="77777777" w:rsidTr="00E62AC1">
        <w:trPr>
          <w:jc w:val="center"/>
        </w:trPr>
        <w:tc>
          <w:tcPr>
            <w:tcW w:w="2122" w:type="dxa"/>
            <w:vAlign w:val="center"/>
          </w:tcPr>
          <w:p w14:paraId="54175FAF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  <w:r>
              <w:rPr>
                <w:rFonts w:cs="Times New Roman" w:hint="eastAsia"/>
              </w:rPr>
              <w:t>ayload_</w:t>
            </w:r>
            <w:r>
              <w:rPr>
                <w:rFonts w:cs="Times New Roman"/>
              </w:rPr>
              <w:t>ptr</w:t>
            </w:r>
          </w:p>
        </w:tc>
        <w:tc>
          <w:tcPr>
            <w:tcW w:w="2126" w:type="dxa"/>
            <w:vAlign w:val="center"/>
          </w:tcPr>
          <w:p w14:paraId="1FBE9E6F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nsigned </w:t>
            </w:r>
            <w:r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/>
            <w:vAlign w:val="center"/>
          </w:tcPr>
          <w:p w14:paraId="6ED0DB58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D7BA2B2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564A27A8" w14:textId="77777777" w:rsidTr="00E62AC1">
        <w:trPr>
          <w:jc w:val="center"/>
        </w:trPr>
        <w:tc>
          <w:tcPr>
            <w:tcW w:w="2122" w:type="dxa"/>
            <w:vAlign w:val="center"/>
          </w:tcPr>
          <w:p w14:paraId="6572D3D6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CC_idP</w:t>
            </w:r>
          </w:p>
        </w:tc>
        <w:tc>
          <w:tcPr>
            <w:tcW w:w="2126" w:type="dxa"/>
            <w:vAlign w:val="center"/>
          </w:tcPr>
          <w:p w14:paraId="0135B474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04587559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09A9B71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70196628" w14:textId="77777777" w:rsidTr="00E62AC1">
        <w:trPr>
          <w:jc w:val="center"/>
        </w:trPr>
        <w:tc>
          <w:tcPr>
            <w:tcW w:w="2122" w:type="dxa"/>
            <w:vAlign w:val="center"/>
          </w:tcPr>
          <w:p w14:paraId="75E03E4E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RA_template</w:t>
            </w:r>
          </w:p>
        </w:tc>
        <w:tc>
          <w:tcPr>
            <w:tcW w:w="2126" w:type="dxa"/>
            <w:vAlign w:val="center"/>
          </w:tcPr>
          <w:p w14:paraId="36C33437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RA_template</w:t>
            </w:r>
          </w:p>
        </w:tc>
        <w:tc>
          <w:tcPr>
            <w:tcW w:w="2410" w:type="dxa"/>
            <w:vMerge/>
            <w:vAlign w:val="center"/>
          </w:tcPr>
          <w:p w14:paraId="79B701D0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CCD6E9D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</w:tbl>
    <w:p w14:paraId="197106BE" w14:textId="77777777" w:rsidR="00167849" w:rsidRPr="00826816" w:rsidRDefault="00167849" w:rsidP="00167849">
      <w:pPr>
        <w:jc w:val="center"/>
        <w:rPr>
          <w:ins w:id="238" w:author="Nick" w:date="2016-12-28T12:44:00Z"/>
          <w:b/>
        </w:rPr>
      </w:pPr>
    </w:p>
    <w:p w14:paraId="201C6464" w14:textId="4CBB5C13" w:rsidR="00167849" w:rsidRDefault="00167849">
      <w:pPr>
        <w:pStyle w:val="4"/>
        <w:rPr>
          <w:ins w:id="239" w:author="Nick" w:date="2016-12-28T12:45:00Z"/>
        </w:rPr>
        <w:pPrChange w:id="240" w:author="Nick" w:date="2016-12-28T12:45:00Z">
          <w:pPr/>
        </w:pPrChange>
      </w:pPr>
      <w:ins w:id="241" w:author="Nick" w:date="2016-12-28T12:44:00Z">
        <w:r>
          <w:t>7.</w:t>
        </w:r>
      </w:ins>
      <w:r w:rsidR="00183282">
        <w:t>2</w:t>
      </w:r>
      <w:ins w:id="242" w:author="Nick" w:date="2016-12-28T12:44:00Z">
        <w:r>
          <w:t>.</w:t>
        </w:r>
      </w:ins>
      <w:r w:rsidR="00183282">
        <w:t>4.</w:t>
      </w:r>
      <w:ins w:id="243" w:author="Nick" w:date="2016-12-28T12:44:00Z">
        <w:r>
          <w:t>1 mac_rrc_data_ind</w:t>
        </w:r>
      </w:ins>
    </w:p>
    <w:p w14:paraId="7C442119" w14:textId="77777777" w:rsidR="00167849" w:rsidRDefault="00167849" w:rsidP="00167849">
      <w:pPr>
        <w:rPr>
          <w:ins w:id="244" w:author="Nick" w:date="2016-12-28T12:45:00Z"/>
        </w:rPr>
      </w:pPr>
      <w:r>
        <w:rPr>
          <w:noProof/>
        </w:rPr>
        <w:drawing>
          <wp:inline distT="0" distB="0" distL="0" distR="0" wp14:anchorId="2D440015" wp14:editId="24C3F282">
            <wp:extent cx="5255260" cy="6356985"/>
            <wp:effectExtent l="0" t="0" r="2540" b="5715"/>
            <wp:docPr id="72" name="圖片 72" descr="C:\Users\binju_X240\Desktop\0117\C__Users_binju_X240_Desktop_NB_IoT_eNB_Reference_NB_IoT_eNB_Reference_NB_IoT_eNB_ReferenceProceduremac_rrc_data_ind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inju_X240\Desktop\0117\C__Users_binju_X240_Desktop_NB_IoT_eNB_Reference_NB_IoT_eNB_Reference_NB_IoT_eNB_ReferenceProceduremac_rrc_data_ind1.emf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B4F1" w14:textId="3B9DB987" w:rsidR="00167849" w:rsidRDefault="00E62AC1">
      <w:pPr>
        <w:pStyle w:val="Figure"/>
        <w:pPrChange w:id="245" w:author="Nick" w:date="2016-12-28T12:45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102</w:t>
      </w:r>
      <w:r w:rsidR="00A53881">
        <w:rPr>
          <w:noProof/>
        </w:rPr>
        <w:fldChar w:fldCharType="end"/>
      </w:r>
      <w:r>
        <w:t xml:space="preserve"> </w:t>
      </w:r>
      <w:ins w:id="246" w:author="Nick" w:date="2016-12-28T12:45:00Z">
        <w:r w:rsidR="00167849">
          <w:t>Procedure level of mac_rrc_data_ind</w:t>
        </w:r>
      </w:ins>
      <w:r w:rsidR="00167849">
        <w:br/>
      </w:r>
    </w:p>
    <w:p w14:paraId="68485AF0" w14:textId="0FC93F18" w:rsidR="00167849" w:rsidRDefault="00E62AC1" w:rsidP="00E62AC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102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mac_rrc_data_ind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5B086F25" w14:textId="77777777" w:rsidTr="00E62AC1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3AD59DC7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012A70C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69F4356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6E71B20" w14:textId="77777777" w:rsidR="00167849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01C9709A" w14:textId="77777777" w:rsidTr="00E62AC1">
        <w:trPr>
          <w:jc w:val="center"/>
        </w:trPr>
        <w:tc>
          <w:tcPr>
            <w:tcW w:w="2122" w:type="dxa"/>
            <w:vAlign w:val="center"/>
          </w:tcPr>
          <w:p w14:paraId="6D9CB415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module_idP</w:t>
            </w:r>
          </w:p>
        </w:tc>
        <w:tc>
          <w:tcPr>
            <w:tcW w:w="2126" w:type="dxa"/>
            <w:vAlign w:val="center"/>
          </w:tcPr>
          <w:p w14:paraId="2FB57B12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603F3BAD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74E14964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6D4942AC" w14:textId="77777777" w:rsidTr="00E62AC1">
        <w:trPr>
          <w:jc w:val="center"/>
        </w:trPr>
        <w:tc>
          <w:tcPr>
            <w:tcW w:w="2122" w:type="dxa"/>
            <w:vAlign w:val="center"/>
          </w:tcPr>
          <w:p w14:paraId="27F16D62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CC_id</w:t>
            </w:r>
          </w:p>
        </w:tc>
        <w:tc>
          <w:tcPr>
            <w:tcW w:w="2126" w:type="dxa"/>
            <w:vAlign w:val="center"/>
          </w:tcPr>
          <w:p w14:paraId="73FE0D3C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744EB652" w14:textId="77777777" w:rsidR="00167849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AB56DFD" w14:textId="77777777" w:rsidR="00167849" w:rsidRPr="00E701CA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50797FB8" w14:textId="77777777" w:rsidTr="00E62AC1">
        <w:trPr>
          <w:jc w:val="center"/>
        </w:trPr>
        <w:tc>
          <w:tcPr>
            <w:tcW w:w="2122" w:type="dxa"/>
            <w:vAlign w:val="center"/>
          </w:tcPr>
          <w:p w14:paraId="2E8FB06E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59702DD2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3F9AC487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F7256D2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0BB1630C" w14:textId="77777777" w:rsidTr="00E62AC1">
        <w:trPr>
          <w:jc w:val="center"/>
        </w:trPr>
        <w:tc>
          <w:tcPr>
            <w:tcW w:w="2122" w:type="dxa"/>
            <w:vAlign w:val="center"/>
          </w:tcPr>
          <w:p w14:paraId="60258FFB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sub_frameP</w:t>
            </w:r>
          </w:p>
        </w:tc>
        <w:tc>
          <w:tcPr>
            <w:tcW w:w="2126" w:type="dxa"/>
            <w:vAlign w:val="center"/>
          </w:tcPr>
          <w:p w14:paraId="1C117DBB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661137D6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D9802D4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63F99706" w14:textId="77777777" w:rsidTr="00E62AC1">
        <w:trPr>
          <w:jc w:val="center"/>
        </w:trPr>
        <w:tc>
          <w:tcPr>
            <w:tcW w:w="2122" w:type="dxa"/>
            <w:vAlign w:val="center"/>
          </w:tcPr>
          <w:p w14:paraId="2F3189A5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rntiP</w:t>
            </w:r>
          </w:p>
        </w:tc>
        <w:tc>
          <w:tcPr>
            <w:tcW w:w="2126" w:type="dxa"/>
            <w:vAlign w:val="center"/>
          </w:tcPr>
          <w:p w14:paraId="1A7A40F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rnti_t</w:t>
            </w:r>
          </w:p>
        </w:tc>
        <w:tc>
          <w:tcPr>
            <w:tcW w:w="2410" w:type="dxa"/>
            <w:vMerge/>
            <w:vAlign w:val="center"/>
          </w:tcPr>
          <w:p w14:paraId="5F1AAB74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D3060AD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2207E680" w14:textId="77777777" w:rsidTr="00E62AC1">
        <w:trPr>
          <w:jc w:val="center"/>
        </w:trPr>
        <w:tc>
          <w:tcPr>
            <w:tcW w:w="2122" w:type="dxa"/>
            <w:vAlign w:val="center"/>
          </w:tcPr>
          <w:p w14:paraId="7923BAA3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srb_idP</w:t>
            </w:r>
          </w:p>
        </w:tc>
        <w:tc>
          <w:tcPr>
            <w:tcW w:w="2126" w:type="dxa"/>
            <w:vAlign w:val="center"/>
          </w:tcPr>
          <w:p w14:paraId="6ABBE9E9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rb_id_t</w:t>
            </w:r>
          </w:p>
        </w:tc>
        <w:tc>
          <w:tcPr>
            <w:tcW w:w="2410" w:type="dxa"/>
            <w:vMerge/>
            <w:vAlign w:val="center"/>
          </w:tcPr>
          <w:p w14:paraId="460982A9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5E66043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2576E61D" w14:textId="77777777" w:rsidTr="00E62AC1">
        <w:trPr>
          <w:jc w:val="center"/>
        </w:trPr>
        <w:tc>
          <w:tcPr>
            <w:tcW w:w="2122" w:type="dxa"/>
            <w:vAlign w:val="center"/>
          </w:tcPr>
          <w:p w14:paraId="24226F3A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sduP</w:t>
            </w:r>
          </w:p>
        </w:tc>
        <w:tc>
          <w:tcPr>
            <w:tcW w:w="2126" w:type="dxa"/>
            <w:vAlign w:val="center"/>
          </w:tcPr>
          <w:p w14:paraId="5811DCC9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404FE742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4679974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541374FE" w14:textId="77777777" w:rsidTr="00E62AC1">
        <w:trPr>
          <w:jc w:val="center"/>
        </w:trPr>
        <w:tc>
          <w:tcPr>
            <w:tcW w:w="2122" w:type="dxa"/>
            <w:vAlign w:val="center"/>
          </w:tcPr>
          <w:p w14:paraId="5D669A62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sdu_lenP</w:t>
            </w:r>
          </w:p>
        </w:tc>
        <w:tc>
          <w:tcPr>
            <w:tcW w:w="2126" w:type="dxa"/>
            <w:vAlign w:val="center"/>
          </w:tcPr>
          <w:p w14:paraId="443D961D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sdu_size_t</w:t>
            </w:r>
          </w:p>
        </w:tc>
        <w:tc>
          <w:tcPr>
            <w:tcW w:w="2410" w:type="dxa"/>
            <w:vMerge/>
            <w:vAlign w:val="center"/>
          </w:tcPr>
          <w:p w14:paraId="09B4C1B0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67726AB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33582E64" w14:textId="77777777" w:rsidTr="00E62AC1">
        <w:trPr>
          <w:jc w:val="center"/>
        </w:trPr>
        <w:tc>
          <w:tcPr>
            <w:tcW w:w="2122" w:type="dxa"/>
            <w:vAlign w:val="center"/>
          </w:tcPr>
          <w:p w14:paraId="097C0C51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eNB_flagP</w:t>
            </w:r>
          </w:p>
        </w:tc>
        <w:tc>
          <w:tcPr>
            <w:tcW w:w="2126" w:type="dxa"/>
            <w:vAlign w:val="center"/>
          </w:tcPr>
          <w:p w14:paraId="76F1434F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eNB_flag_t</w:t>
            </w:r>
          </w:p>
        </w:tc>
        <w:tc>
          <w:tcPr>
            <w:tcW w:w="2410" w:type="dxa"/>
            <w:vMerge/>
            <w:vAlign w:val="center"/>
          </w:tcPr>
          <w:p w14:paraId="20B01D4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F5FA561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3C8B0595" w14:textId="77777777" w:rsidTr="00E62AC1">
        <w:trPr>
          <w:jc w:val="center"/>
        </w:trPr>
        <w:tc>
          <w:tcPr>
            <w:tcW w:w="2122" w:type="dxa"/>
            <w:vAlign w:val="center"/>
          </w:tcPr>
          <w:p w14:paraId="58F875FD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eNB_indexP</w:t>
            </w:r>
          </w:p>
        </w:tc>
        <w:tc>
          <w:tcPr>
            <w:tcW w:w="2126" w:type="dxa"/>
            <w:vAlign w:val="center"/>
          </w:tcPr>
          <w:p w14:paraId="4ED34593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mac_enb_index_t</w:t>
            </w:r>
          </w:p>
        </w:tc>
        <w:tc>
          <w:tcPr>
            <w:tcW w:w="2410" w:type="dxa"/>
            <w:vMerge/>
            <w:vAlign w:val="center"/>
          </w:tcPr>
          <w:p w14:paraId="1A20EA00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BBDD46B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7C49B851" w14:textId="77777777" w:rsidTr="00E62AC1">
        <w:trPr>
          <w:jc w:val="center"/>
        </w:trPr>
        <w:tc>
          <w:tcPr>
            <w:tcW w:w="2122" w:type="dxa"/>
            <w:vAlign w:val="center"/>
          </w:tcPr>
          <w:p w14:paraId="3C61F095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mbsfn_sync_areaP</w:t>
            </w:r>
          </w:p>
        </w:tc>
        <w:tc>
          <w:tcPr>
            <w:tcW w:w="2126" w:type="dxa"/>
            <w:vAlign w:val="center"/>
          </w:tcPr>
          <w:p w14:paraId="14575A99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uint8_t</w:t>
            </w:r>
          </w:p>
        </w:tc>
        <w:tc>
          <w:tcPr>
            <w:tcW w:w="2410" w:type="dxa"/>
            <w:vMerge/>
            <w:vAlign w:val="center"/>
          </w:tcPr>
          <w:p w14:paraId="763B6A9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074CF83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</w:tbl>
    <w:p w14:paraId="3330F290" w14:textId="77777777" w:rsidR="00167849" w:rsidRPr="006B2E8D" w:rsidRDefault="00167849" w:rsidP="00167849">
      <w:pPr>
        <w:jc w:val="center"/>
        <w:rPr>
          <w:ins w:id="247" w:author="Nick" w:date="2016-12-28T12:44:00Z"/>
        </w:rPr>
      </w:pPr>
    </w:p>
    <w:p w14:paraId="77D650F5" w14:textId="79F08573" w:rsidR="00167849" w:rsidRDefault="00167849">
      <w:pPr>
        <w:pStyle w:val="4"/>
        <w:rPr>
          <w:ins w:id="248" w:author="Nick" w:date="2016-12-28T12:45:00Z"/>
        </w:rPr>
        <w:pPrChange w:id="249" w:author="Nick" w:date="2016-12-28T12:45:00Z">
          <w:pPr/>
        </w:pPrChange>
      </w:pPr>
      <w:ins w:id="250" w:author="Nick" w:date="2016-12-28T12:45:00Z">
        <w:r>
          <w:lastRenderedPageBreak/>
          <w:t>7.</w:t>
        </w:r>
      </w:ins>
      <w:r w:rsidR="00183282">
        <w:t>2</w:t>
      </w:r>
      <w:ins w:id="251" w:author="Nick" w:date="2016-12-28T12:45:00Z">
        <w:r>
          <w:t>.</w:t>
        </w:r>
      </w:ins>
      <w:r w:rsidR="00183282">
        <w:t>4.</w:t>
      </w:r>
      <w:ins w:id="252" w:author="Nick" w:date="2016-12-28T12:45:00Z">
        <w:r>
          <w:t>2 mac_rlc_data_ind</w:t>
        </w:r>
      </w:ins>
    </w:p>
    <w:p w14:paraId="73ECAE41" w14:textId="5E2F2B21" w:rsidR="00167849" w:rsidRDefault="00AD493C" w:rsidP="00AD493C">
      <w:pPr>
        <w:jc w:val="center"/>
        <w:rPr>
          <w:ins w:id="253" w:author="Nick" w:date="2016-12-28T12:46:00Z"/>
        </w:rPr>
      </w:pPr>
      <w:r>
        <w:rPr>
          <w:noProof/>
        </w:rPr>
        <w:drawing>
          <wp:inline distT="0" distB="0" distL="0" distR="0" wp14:anchorId="1F37CA05" wp14:editId="34EA8946">
            <wp:extent cx="5781675" cy="6985101"/>
            <wp:effectExtent l="0" t="0" r="0" b="635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17" cy="698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D924" w14:textId="2DBFEC79" w:rsidR="00167849" w:rsidRDefault="00E62AC1">
      <w:pPr>
        <w:pStyle w:val="Figure"/>
        <w:pPrChange w:id="254" w:author="Nick" w:date="2016-12-28T12:46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103</w:t>
      </w:r>
      <w:r w:rsidR="00A53881">
        <w:rPr>
          <w:noProof/>
        </w:rPr>
        <w:fldChar w:fldCharType="end"/>
      </w:r>
      <w:r>
        <w:t xml:space="preserve"> </w:t>
      </w:r>
      <w:ins w:id="255" w:author="Nick" w:date="2016-12-28T12:46:00Z">
        <w:r w:rsidR="00167849">
          <w:t>Procedure level of mac_rlc_data_ind</w:t>
        </w:r>
      </w:ins>
    </w:p>
    <w:p w14:paraId="61C818B6" w14:textId="77777777" w:rsidR="00167849" w:rsidRDefault="00167849" w:rsidP="00167849">
      <w:pPr>
        <w:jc w:val="center"/>
      </w:pPr>
    </w:p>
    <w:p w14:paraId="5468E7C4" w14:textId="310D516D" w:rsidR="00167849" w:rsidRDefault="00E62AC1" w:rsidP="00E62AC1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103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mac_rlc_data_ind</w:t>
      </w:r>
    </w:p>
    <w:tbl>
      <w:tblPr>
        <w:tblStyle w:val="a3"/>
        <w:tblW w:w="8319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138"/>
        <w:gridCol w:w="1933"/>
      </w:tblGrid>
      <w:tr w:rsidR="00167849" w:rsidRPr="000A00EB" w14:paraId="2AD2F415" w14:textId="77777777" w:rsidTr="002F531E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7902863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06A442B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38" w:type="dxa"/>
            <w:shd w:val="clear" w:color="auto" w:fill="D9D9D9" w:themeFill="background1" w:themeFillShade="D9"/>
            <w:vAlign w:val="center"/>
          </w:tcPr>
          <w:p w14:paraId="17C5F62C" w14:textId="77777777" w:rsidR="00167849" w:rsidRPr="000A00EB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933" w:type="dxa"/>
            <w:shd w:val="clear" w:color="auto" w:fill="D9D9D9" w:themeFill="background1" w:themeFillShade="D9"/>
            <w:vAlign w:val="center"/>
          </w:tcPr>
          <w:p w14:paraId="2081B394" w14:textId="77777777" w:rsidR="00167849" w:rsidRDefault="00167849" w:rsidP="00E62AC1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1AB23384" w14:textId="77777777" w:rsidTr="002F531E">
        <w:trPr>
          <w:jc w:val="center"/>
        </w:trPr>
        <w:tc>
          <w:tcPr>
            <w:tcW w:w="2122" w:type="dxa"/>
            <w:vAlign w:val="center"/>
          </w:tcPr>
          <w:p w14:paraId="79EA8FC2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lastRenderedPageBreak/>
              <w:t>module_idP</w:t>
            </w:r>
          </w:p>
        </w:tc>
        <w:tc>
          <w:tcPr>
            <w:tcW w:w="2126" w:type="dxa"/>
            <w:vAlign w:val="center"/>
          </w:tcPr>
          <w:p w14:paraId="369A0647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module_id_t</w:t>
            </w:r>
          </w:p>
        </w:tc>
        <w:tc>
          <w:tcPr>
            <w:tcW w:w="2138" w:type="dxa"/>
            <w:vMerge w:val="restart"/>
            <w:vAlign w:val="center"/>
          </w:tcPr>
          <w:p w14:paraId="4DEFB4EC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933" w:type="dxa"/>
            <w:vMerge w:val="restart"/>
            <w:vAlign w:val="center"/>
          </w:tcPr>
          <w:p w14:paraId="7FFCA77C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59C8D987" w14:textId="77777777" w:rsidTr="002F531E">
        <w:trPr>
          <w:jc w:val="center"/>
        </w:trPr>
        <w:tc>
          <w:tcPr>
            <w:tcW w:w="2122" w:type="dxa"/>
            <w:vAlign w:val="center"/>
          </w:tcPr>
          <w:p w14:paraId="416EFEFB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rntiP</w:t>
            </w:r>
          </w:p>
        </w:tc>
        <w:tc>
          <w:tcPr>
            <w:tcW w:w="2126" w:type="dxa"/>
            <w:vAlign w:val="center"/>
          </w:tcPr>
          <w:p w14:paraId="5A38CD95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rnti_t</w:t>
            </w:r>
          </w:p>
        </w:tc>
        <w:tc>
          <w:tcPr>
            <w:tcW w:w="2138" w:type="dxa"/>
            <w:vMerge/>
            <w:vAlign w:val="center"/>
          </w:tcPr>
          <w:p w14:paraId="5033A445" w14:textId="77777777" w:rsidR="00167849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6831CE6B" w14:textId="77777777" w:rsidR="00167849" w:rsidRPr="00E701CA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047F1686" w14:textId="77777777" w:rsidTr="002F531E">
        <w:trPr>
          <w:jc w:val="center"/>
        </w:trPr>
        <w:tc>
          <w:tcPr>
            <w:tcW w:w="2122" w:type="dxa"/>
            <w:vAlign w:val="center"/>
          </w:tcPr>
          <w:p w14:paraId="094DF726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eNB_index</w:t>
            </w:r>
          </w:p>
        </w:tc>
        <w:tc>
          <w:tcPr>
            <w:tcW w:w="2126" w:type="dxa"/>
            <w:vAlign w:val="center"/>
          </w:tcPr>
          <w:p w14:paraId="0F0F1DE3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module_id_t</w:t>
            </w:r>
          </w:p>
        </w:tc>
        <w:tc>
          <w:tcPr>
            <w:tcW w:w="2138" w:type="dxa"/>
            <w:vMerge/>
            <w:vAlign w:val="center"/>
          </w:tcPr>
          <w:p w14:paraId="51FA3FF7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0874D0E8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0F36182E" w14:textId="77777777" w:rsidTr="002F531E">
        <w:trPr>
          <w:jc w:val="center"/>
        </w:trPr>
        <w:tc>
          <w:tcPr>
            <w:tcW w:w="2122" w:type="dxa"/>
            <w:vAlign w:val="center"/>
          </w:tcPr>
          <w:p w14:paraId="1A8FB5AC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frameP</w:t>
            </w:r>
          </w:p>
        </w:tc>
        <w:tc>
          <w:tcPr>
            <w:tcW w:w="2126" w:type="dxa"/>
            <w:vAlign w:val="center"/>
          </w:tcPr>
          <w:p w14:paraId="16395AA8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frame_t</w:t>
            </w:r>
          </w:p>
        </w:tc>
        <w:tc>
          <w:tcPr>
            <w:tcW w:w="2138" w:type="dxa"/>
            <w:vMerge/>
            <w:vAlign w:val="center"/>
          </w:tcPr>
          <w:p w14:paraId="3157AA56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0B2E6DC7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3CCE1D9E" w14:textId="77777777" w:rsidTr="002F531E">
        <w:trPr>
          <w:jc w:val="center"/>
        </w:trPr>
        <w:tc>
          <w:tcPr>
            <w:tcW w:w="2122" w:type="dxa"/>
            <w:vAlign w:val="center"/>
          </w:tcPr>
          <w:p w14:paraId="294A489F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enb_flagP</w:t>
            </w:r>
          </w:p>
        </w:tc>
        <w:tc>
          <w:tcPr>
            <w:tcW w:w="2126" w:type="dxa"/>
            <w:vAlign w:val="center"/>
          </w:tcPr>
          <w:p w14:paraId="21D0C02C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eNB_flag_t</w:t>
            </w:r>
          </w:p>
        </w:tc>
        <w:tc>
          <w:tcPr>
            <w:tcW w:w="2138" w:type="dxa"/>
            <w:vMerge/>
            <w:vAlign w:val="center"/>
          </w:tcPr>
          <w:p w14:paraId="60692B9A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3DBAA80F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175F2FF8" w14:textId="77777777" w:rsidTr="002F531E">
        <w:trPr>
          <w:jc w:val="center"/>
        </w:trPr>
        <w:tc>
          <w:tcPr>
            <w:tcW w:w="2122" w:type="dxa"/>
            <w:vAlign w:val="center"/>
          </w:tcPr>
          <w:p w14:paraId="4A530BE4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MBMS_flagP</w:t>
            </w:r>
          </w:p>
        </w:tc>
        <w:tc>
          <w:tcPr>
            <w:tcW w:w="2126" w:type="dxa"/>
            <w:vAlign w:val="center"/>
          </w:tcPr>
          <w:p w14:paraId="6EFC0D5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MBMS_flag_t</w:t>
            </w:r>
          </w:p>
        </w:tc>
        <w:tc>
          <w:tcPr>
            <w:tcW w:w="2138" w:type="dxa"/>
            <w:vMerge/>
            <w:vAlign w:val="center"/>
          </w:tcPr>
          <w:p w14:paraId="5698581C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2D79091C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1AF8E732" w14:textId="77777777" w:rsidTr="002F531E">
        <w:trPr>
          <w:jc w:val="center"/>
        </w:trPr>
        <w:tc>
          <w:tcPr>
            <w:tcW w:w="2122" w:type="dxa"/>
            <w:vAlign w:val="center"/>
          </w:tcPr>
          <w:p w14:paraId="39C00ACC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channel_idP</w:t>
            </w:r>
          </w:p>
        </w:tc>
        <w:tc>
          <w:tcPr>
            <w:tcW w:w="2126" w:type="dxa"/>
            <w:vAlign w:val="center"/>
          </w:tcPr>
          <w:p w14:paraId="176AF573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logical_chan_id_t</w:t>
            </w:r>
          </w:p>
        </w:tc>
        <w:tc>
          <w:tcPr>
            <w:tcW w:w="2138" w:type="dxa"/>
            <w:vMerge/>
            <w:vAlign w:val="center"/>
          </w:tcPr>
          <w:p w14:paraId="7D56FF3C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0D8AA56C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34C1902C" w14:textId="77777777" w:rsidTr="002F531E">
        <w:trPr>
          <w:jc w:val="center"/>
        </w:trPr>
        <w:tc>
          <w:tcPr>
            <w:tcW w:w="2122" w:type="dxa"/>
            <w:vAlign w:val="center"/>
          </w:tcPr>
          <w:p w14:paraId="59CA1D2A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Pr="00EB6424">
              <w:rPr>
                <w:rFonts w:cs="Times New Roman"/>
              </w:rPr>
              <w:t>buffer_pP</w:t>
            </w:r>
          </w:p>
        </w:tc>
        <w:tc>
          <w:tcPr>
            <w:tcW w:w="2126" w:type="dxa"/>
            <w:vAlign w:val="center"/>
          </w:tcPr>
          <w:p w14:paraId="39CDB058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char</w:t>
            </w:r>
          </w:p>
        </w:tc>
        <w:tc>
          <w:tcPr>
            <w:tcW w:w="2138" w:type="dxa"/>
            <w:vMerge/>
            <w:vAlign w:val="center"/>
          </w:tcPr>
          <w:p w14:paraId="22F302E0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5FC21C39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3D978431" w14:textId="77777777" w:rsidTr="002F531E">
        <w:trPr>
          <w:jc w:val="center"/>
        </w:trPr>
        <w:tc>
          <w:tcPr>
            <w:tcW w:w="2122" w:type="dxa"/>
            <w:vAlign w:val="center"/>
          </w:tcPr>
          <w:p w14:paraId="00C4BD2F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tb_sizeP</w:t>
            </w:r>
          </w:p>
        </w:tc>
        <w:tc>
          <w:tcPr>
            <w:tcW w:w="2126" w:type="dxa"/>
            <w:vAlign w:val="center"/>
          </w:tcPr>
          <w:p w14:paraId="169A5558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tb_size_t</w:t>
            </w:r>
          </w:p>
        </w:tc>
        <w:tc>
          <w:tcPr>
            <w:tcW w:w="2138" w:type="dxa"/>
            <w:vMerge/>
            <w:vAlign w:val="center"/>
          </w:tcPr>
          <w:p w14:paraId="39C8DD53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69DF7BA6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64A6A543" w14:textId="77777777" w:rsidTr="002F531E">
        <w:trPr>
          <w:jc w:val="center"/>
        </w:trPr>
        <w:tc>
          <w:tcPr>
            <w:tcW w:w="2122" w:type="dxa"/>
            <w:vAlign w:val="center"/>
          </w:tcPr>
          <w:p w14:paraId="78B7336C" w14:textId="77777777" w:rsidR="00167849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num_tbP</w:t>
            </w:r>
          </w:p>
        </w:tc>
        <w:tc>
          <w:tcPr>
            <w:tcW w:w="2126" w:type="dxa"/>
            <w:vAlign w:val="center"/>
          </w:tcPr>
          <w:p w14:paraId="273CBE7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num_tb_t</w:t>
            </w:r>
          </w:p>
        </w:tc>
        <w:tc>
          <w:tcPr>
            <w:tcW w:w="2138" w:type="dxa"/>
            <w:vMerge/>
            <w:vAlign w:val="center"/>
          </w:tcPr>
          <w:p w14:paraId="60634AAB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5C347CDA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  <w:tr w:rsidR="00167849" w14:paraId="170B6714" w14:textId="77777777" w:rsidTr="002F531E">
        <w:trPr>
          <w:jc w:val="center"/>
        </w:trPr>
        <w:tc>
          <w:tcPr>
            <w:tcW w:w="2122" w:type="dxa"/>
            <w:vAlign w:val="center"/>
          </w:tcPr>
          <w:p w14:paraId="681EF505" w14:textId="77777777" w:rsidR="00167849" w:rsidRDefault="00167849" w:rsidP="00E62AC1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Pr="00EB6424">
              <w:rPr>
                <w:rFonts w:cs="Times New Roman"/>
              </w:rPr>
              <w:t>crcs_pP</w:t>
            </w:r>
          </w:p>
        </w:tc>
        <w:tc>
          <w:tcPr>
            <w:tcW w:w="2126" w:type="dxa"/>
            <w:vAlign w:val="center"/>
          </w:tcPr>
          <w:p w14:paraId="06AAC06C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  <w:r w:rsidRPr="00EB6424">
              <w:rPr>
                <w:rFonts w:cs="Times New Roman"/>
              </w:rPr>
              <w:t>crc_t</w:t>
            </w:r>
          </w:p>
        </w:tc>
        <w:tc>
          <w:tcPr>
            <w:tcW w:w="2138" w:type="dxa"/>
            <w:vMerge/>
            <w:vAlign w:val="center"/>
          </w:tcPr>
          <w:p w14:paraId="5FA4AF85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  <w:tc>
          <w:tcPr>
            <w:tcW w:w="1933" w:type="dxa"/>
            <w:vMerge/>
            <w:vAlign w:val="center"/>
          </w:tcPr>
          <w:p w14:paraId="4BEE7BAD" w14:textId="77777777" w:rsidR="00167849" w:rsidRPr="00285D7B" w:rsidRDefault="00167849" w:rsidP="00E62AC1">
            <w:pPr>
              <w:jc w:val="both"/>
              <w:rPr>
                <w:rFonts w:cs="Times New Roman"/>
              </w:rPr>
            </w:pPr>
          </w:p>
        </w:tc>
      </w:tr>
    </w:tbl>
    <w:p w14:paraId="2B7E2BD4" w14:textId="77777777" w:rsidR="00167849" w:rsidRDefault="00167849" w:rsidP="00167849">
      <w:pPr>
        <w:jc w:val="center"/>
        <w:rPr>
          <w:ins w:id="256" w:author="Nick" w:date="2016-12-28T12:46:00Z"/>
        </w:rPr>
      </w:pPr>
    </w:p>
    <w:p w14:paraId="22643B62" w14:textId="5ECDEFA2" w:rsidR="00167849" w:rsidRDefault="00167849">
      <w:pPr>
        <w:pStyle w:val="5"/>
        <w:ind w:left="480"/>
        <w:rPr>
          <w:ins w:id="257" w:author="Nick" w:date="2016-12-28T12:48:00Z"/>
        </w:rPr>
        <w:pPrChange w:id="258" w:author="Nick" w:date="2016-12-28T12:48:00Z">
          <w:pPr/>
        </w:pPrChange>
      </w:pPr>
      <w:ins w:id="259" w:author="Nick" w:date="2016-12-28T12:46:00Z">
        <w:r>
          <w:lastRenderedPageBreak/>
          <w:t>7.</w:t>
        </w:r>
      </w:ins>
      <w:r w:rsidR="00183282">
        <w:t>2</w:t>
      </w:r>
      <w:ins w:id="260" w:author="Nick" w:date="2016-12-28T12:46:00Z">
        <w:r>
          <w:t>.</w:t>
        </w:r>
      </w:ins>
      <w:r w:rsidR="00183282">
        <w:t>4</w:t>
      </w:r>
      <w:ins w:id="261" w:author="Nick" w:date="2016-12-28T12:46:00Z">
        <w:r>
          <w:t>.</w:t>
        </w:r>
      </w:ins>
      <w:r w:rsidR="00183282">
        <w:t>2.</w:t>
      </w:r>
      <w:ins w:id="262" w:author="Nick" w:date="2016-12-28T12:46:00Z">
        <w:r>
          <w:t>1 mac_rlc_deserialize_tb</w:t>
        </w:r>
      </w:ins>
    </w:p>
    <w:p w14:paraId="7A46F07F" w14:textId="77777777" w:rsidR="00167849" w:rsidRDefault="00167849" w:rsidP="00167849">
      <w:pPr>
        <w:rPr>
          <w:ins w:id="263" w:author="Nick" w:date="2016-12-28T12:48:00Z"/>
        </w:rPr>
      </w:pPr>
      <w:r>
        <w:rPr>
          <w:noProof/>
        </w:rPr>
        <w:drawing>
          <wp:inline distT="0" distB="0" distL="0" distR="0" wp14:anchorId="22ECC5DE" wp14:editId="706F9CD4">
            <wp:extent cx="5255260" cy="6356985"/>
            <wp:effectExtent l="0" t="0" r="2540" b="5715"/>
            <wp:docPr id="74" name="圖片 74" descr="C:\Users\binju_X240\Desktop\0117\C__Users_binju_X240_Desktop_NB_IoT_eNB_Reference_NB_IoT_eNB_Reference_NB_IoT_eNB_ReferenceProceduremac_rlc_deserialize_tb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inju_X240\Desktop\0117\C__Users_binju_X240_Desktop_NB_IoT_eNB_Reference_NB_IoT_eNB_Reference_NB_IoT_eNB_ReferenceProceduremac_rlc_deserialize_tb1.emf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266F" w14:textId="7889C8EB" w:rsidR="00167849" w:rsidRDefault="00120229">
      <w:pPr>
        <w:pStyle w:val="Figure"/>
        <w:pPrChange w:id="264" w:author="Nick" w:date="2016-12-28T12:48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104</w:t>
      </w:r>
      <w:r w:rsidR="00A53881">
        <w:rPr>
          <w:noProof/>
        </w:rPr>
        <w:fldChar w:fldCharType="end"/>
      </w:r>
      <w:r>
        <w:t xml:space="preserve"> </w:t>
      </w:r>
      <w:ins w:id="265" w:author="Nick" w:date="2016-12-28T12:48:00Z">
        <w:r w:rsidR="00167849">
          <w:t>Procedure level of mac_rlc_deserialize_tb</w:t>
        </w:r>
      </w:ins>
    </w:p>
    <w:p w14:paraId="25203230" w14:textId="77777777" w:rsidR="00167849" w:rsidRDefault="00167849" w:rsidP="00167849">
      <w:pPr>
        <w:jc w:val="center"/>
      </w:pPr>
    </w:p>
    <w:p w14:paraId="5F322850" w14:textId="52D5D782" w:rsidR="00167849" w:rsidRDefault="00120229" w:rsidP="0012022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104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mac_rlc_deserialize_tb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2E1E3512" w14:textId="77777777" w:rsidTr="00120229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22416CD7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2F93D89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EBA8AE8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56FD3D5" w14:textId="77777777" w:rsidR="00167849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070EE9B6" w14:textId="77777777" w:rsidTr="00120229">
        <w:trPr>
          <w:jc w:val="center"/>
        </w:trPr>
        <w:tc>
          <w:tcPr>
            <w:tcW w:w="2122" w:type="dxa"/>
            <w:vAlign w:val="center"/>
          </w:tcPr>
          <w:p w14:paraId="57E6D133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Pr="00CF647E">
              <w:rPr>
                <w:rFonts w:cs="Times New Roman"/>
              </w:rPr>
              <w:t>buffer_pP</w:t>
            </w:r>
          </w:p>
        </w:tc>
        <w:tc>
          <w:tcPr>
            <w:tcW w:w="2126" w:type="dxa"/>
            <w:vAlign w:val="center"/>
          </w:tcPr>
          <w:p w14:paraId="4CF46D50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 w:val="restart"/>
            <w:vAlign w:val="center"/>
          </w:tcPr>
          <w:p w14:paraId="58128375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d</w:t>
            </w:r>
            <w:r>
              <w:rPr>
                <w:rFonts w:cs="Times New Roman" w:hint="eastAsia"/>
              </w:rPr>
              <w:t>ata_</w:t>
            </w:r>
            <w:r>
              <w:rPr>
                <w:rFonts w:cs="Times New Roman"/>
              </w:rPr>
              <w:t>ind</w:t>
            </w:r>
          </w:p>
        </w:tc>
        <w:tc>
          <w:tcPr>
            <w:tcW w:w="3260" w:type="dxa"/>
            <w:vMerge w:val="restart"/>
            <w:vAlign w:val="center"/>
          </w:tcPr>
          <w:p w14:paraId="594A00D6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The data received from MAC to RLC</w:t>
            </w:r>
          </w:p>
        </w:tc>
      </w:tr>
      <w:tr w:rsidR="00167849" w14:paraId="3D76F16F" w14:textId="77777777" w:rsidTr="00120229">
        <w:trPr>
          <w:jc w:val="center"/>
        </w:trPr>
        <w:tc>
          <w:tcPr>
            <w:tcW w:w="2122" w:type="dxa"/>
            <w:vAlign w:val="center"/>
          </w:tcPr>
          <w:p w14:paraId="6228A808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tb_sizeP</w:t>
            </w:r>
          </w:p>
        </w:tc>
        <w:tc>
          <w:tcPr>
            <w:tcW w:w="2126" w:type="dxa"/>
            <w:vAlign w:val="center"/>
          </w:tcPr>
          <w:p w14:paraId="4CC32E98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tb_size_t</w:t>
            </w:r>
          </w:p>
        </w:tc>
        <w:tc>
          <w:tcPr>
            <w:tcW w:w="2410" w:type="dxa"/>
            <w:vMerge/>
            <w:vAlign w:val="center"/>
          </w:tcPr>
          <w:p w14:paraId="76DF6870" w14:textId="77777777" w:rsidR="00167849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3B68E1D" w14:textId="77777777" w:rsidR="00167849" w:rsidRPr="00E701CA" w:rsidRDefault="00167849" w:rsidP="00120229">
            <w:pPr>
              <w:jc w:val="both"/>
              <w:rPr>
                <w:rFonts w:cs="Times New Roman"/>
              </w:rPr>
            </w:pPr>
          </w:p>
        </w:tc>
      </w:tr>
      <w:tr w:rsidR="00167849" w14:paraId="124205FB" w14:textId="77777777" w:rsidTr="00120229">
        <w:trPr>
          <w:jc w:val="center"/>
        </w:trPr>
        <w:tc>
          <w:tcPr>
            <w:tcW w:w="2122" w:type="dxa"/>
            <w:vAlign w:val="center"/>
          </w:tcPr>
          <w:p w14:paraId="171915C1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num_tbP</w:t>
            </w:r>
          </w:p>
        </w:tc>
        <w:tc>
          <w:tcPr>
            <w:tcW w:w="2126" w:type="dxa"/>
            <w:vAlign w:val="center"/>
          </w:tcPr>
          <w:p w14:paraId="38644C34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num_tb_t</w:t>
            </w:r>
          </w:p>
        </w:tc>
        <w:tc>
          <w:tcPr>
            <w:tcW w:w="2410" w:type="dxa"/>
            <w:vMerge/>
            <w:vAlign w:val="center"/>
          </w:tcPr>
          <w:p w14:paraId="7ACC3E7B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0885DB7D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</w:tr>
      <w:tr w:rsidR="00167849" w14:paraId="7954EE0D" w14:textId="77777777" w:rsidTr="00120229">
        <w:trPr>
          <w:jc w:val="center"/>
        </w:trPr>
        <w:tc>
          <w:tcPr>
            <w:tcW w:w="2122" w:type="dxa"/>
            <w:vAlign w:val="center"/>
          </w:tcPr>
          <w:p w14:paraId="09EC312C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*</w:t>
            </w:r>
            <w:r w:rsidRPr="00CF647E">
              <w:rPr>
                <w:rFonts w:cs="Times New Roman"/>
              </w:rPr>
              <w:t>crcs_pP</w:t>
            </w:r>
          </w:p>
        </w:tc>
        <w:tc>
          <w:tcPr>
            <w:tcW w:w="2126" w:type="dxa"/>
            <w:vAlign w:val="center"/>
          </w:tcPr>
          <w:p w14:paraId="4527274C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crc_t</w:t>
            </w:r>
          </w:p>
        </w:tc>
        <w:tc>
          <w:tcPr>
            <w:tcW w:w="2410" w:type="dxa"/>
            <w:vMerge/>
            <w:vAlign w:val="center"/>
          </w:tcPr>
          <w:p w14:paraId="0A1B5EF0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715C5DF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</w:tr>
    </w:tbl>
    <w:p w14:paraId="4A3D5418" w14:textId="77777777" w:rsidR="00167849" w:rsidRPr="006B2E8D" w:rsidRDefault="00167849" w:rsidP="00167849">
      <w:pPr>
        <w:jc w:val="center"/>
        <w:rPr>
          <w:ins w:id="266" w:author="Nick" w:date="2016-12-28T12:46:00Z"/>
        </w:rPr>
      </w:pPr>
    </w:p>
    <w:p w14:paraId="2DD001CC" w14:textId="56BE5B8B" w:rsidR="00167849" w:rsidRDefault="00167849">
      <w:pPr>
        <w:pStyle w:val="5"/>
        <w:ind w:left="480"/>
        <w:rPr>
          <w:ins w:id="267" w:author="Nick" w:date="2016-12-28T12:48:00Z"/>
        </w:rPr>
        <w:pPrChange w:id="268" w:author="Nick" w:date="2016-12-28T12:48:00Z">
          <w:pPr/>
        </w:pPrChange>
      </w:pPr>
      <w:ins w:id="269" w:author="Nick" w:date="2016-12-28T12:46:00Z">
        <w:r>
          <w:t>7.</w:t>
        </w:r>
      </w:ins>
      <w:r w:rsidR="00183282">
        <w:t>2</w:t>
      </w:r>
      <w:ins w:id="270" w:author="Nick" w:date="2016-12-28T12:46:00Z">
        <w:r>
          <w:t>.</w:t>
        </w:r>
      </w:ins>
      <w:r w:rsidR="00183282">
        <w:t>4.</w:t>
      </w:r>
      <w:ins w:id="271" w:author="Nick" w:date="2016-12-28T12:46:00Z">
        <w:r>
          <w:t>2.2 rlc_am_mac_data_indication</w:t>
        </w:r>
      </w:ins>
    </w:p>
    <w:p w14:paraId="1FE1CA39" w14:textId="77777777" w:rsidR="00167849" w:rsidRDefault="00167849" w:rsidP="00167849">
      <w:pPr>
        <w:rPr>
          <w:ins w:id="272" w:author="Nick" w:date="2016-12-28T12:49:00Z"/>
        </w:rPr>
      </w:pPr>
      <w:r>
        <w:rPr>
          <w:noProof/>
        </w:rPr>
        <w:drawing>
          <wp:inline distT="0" distB="0" distL="0" distR="0" wp14:anchorId="04E0604A" wp14:editId="2EDAA052">
            <wp:extent cx="5255260" cy="6356985"/>
            <wp:effectExtent l="0" t="0" r="2540" b="5715"/>
            <wp:docPr id="75" name="圖片 75" descr="C:\Users\binju_X240\Desktop\0117\C__Users_binju_X240_Desktop_NB_IoT_eNB_Reference_NB_IoT_eNB_Reference_NB_IoT_eNB_ReferenceProcedurerlc_am_mac_data_indication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inju_X240\Desktop\0117\C__Users_binju_X240_Desktop_NB_IoT_eNB_Reference_NB_IoT_eNB_Reference_NB_IoT_eNB_ReferenceProcedurerlc_am_mac_data_indication1.emf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C1C0" w14:textId="28D9205A" w:rsidR="00167849" w:rsidRDefault="00120229">
      <w:pPr>
        <w:pStyle w:val="Figure"/>
        <w:pPrChange w:id="273" w:author="Nick" w:date="2016-12-28T12:49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105</w:t>
      </w:r>
      <w:r w:rsidR="00A53881">
        <w:rPr>
          <w:noProof/>
        </w:rPr>
        <w:fldChar w:fldCharType="end"/>
      </w:r>
      <w:r>
        <w:t xml:space="preserve"> </w:t>
      </w:r>
      <w:ins w:id="274" w:author="Nick" w:date="2016-12-28T12:49:00Z">
        <w:r w:rsidR="00167849">
          <w:t>Procedure level of rlc_am_mac_data_indication</w:t>
        </w:r>
      </w:ins>
    </w:p>
    <w:p w14:paraId="0E70C2D0" w14:textId="77777777" w:rsidR="00167849" w:rsidRDefault="00167849" w:rsidP="00167849">
      <w:pPr>
        <w:jc w:val="center"/>
      </w:pPr>
    </w:p>
    <w:p w14:paraId="16EE53CC" w14:textId="5CD85AA2" w:rsidR="00167849" w:rsidRDefault="00120229" w:rsidP="0012022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105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rlc_am_mac_data_indication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643D6FE2" w14:textId="77777777" w:rsidTr="00120229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50116F5B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7E9E361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2C4DA99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05032209" w14:textId="77777777" w:rsidR="00167849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17363A7E" w14:textId="77777777" w:rsidTr="00120229">
        <w:trPr>
          <w:jc w:val="center"/>
        </w:trPr>
        <w:tc>
          <w:tcPr>
            <w:tcW w:w="2122" w:type="dxa"/>
            <w:vAlign w:val="center"/>
          </w:tcPr>
          <w:p w14:paraId="23FA2F48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ctxt_pP</w:t>
            </w:r>
          </w:p>
        </w:tc>
        <w:tc>
          <w:tcPr>
            <w:tcW w:w="2126" w:type="dxa"/>
            <w:vAlign w:val="center"/>
          </w:tcPr>
          <w:p w14:paraId="4FF4B280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protocol_ctxt_t</w:t>
            </w:r>
          </w:p>
        </w:tc>
        <w:tc>
          <w:tcPr>
            <w:tcW w:w="2410" w:type="dxa"/>
            <w:vMerge w:val="restart"/>
            <w:vAlign w:val="center"/>
          </w:tcPr>
          <w:p w14:paraId="7970AE11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72D2ACA5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4A414133" w14:textId="77777777" w:rsidTr="00120229">
        <w:trPr>
          <w:jc w:val="center"/>
        </w:trPr>
        <w:tc>
          <w:tcPr>
            <w:tcW w:w="2122" w:type="dxa"/>
            <w:vAlign w:val="center"/>
          </w:tcPr>
          <w:p w14:paraId="166EB3B1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lastRenderedPageBreak/>
              <w:t>rlc_pP</w:t>
            </w:r>
          </w:p>
        </w:tc>
        <w:tc>
          <w:tcPr>
            <w:tcW w:w="2126" w:type="dxa"/>
            <w:vAlign w:val="center"/>
          </w:tcPr>
          <w:p w14:paraId="2FF03E74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void</w:t>
            </w:r>
          </w:p>
        </w:tc>
        <w:tc>
          <w:tcPr>
            <w:tcW w:w="2410" w:type="dxa"/>
            <w:vMerge/>
            <w:vAlign w:val="center"/>
          </w:tcPr>
          <w:p w14:paraId="2E98C7FA" w14:textId="77777777" w:rsidR="00167849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63C8183" w14:textId="77777777" w:rsidR="00167849" w:rsidRPr="00E701CA" w:rsidRDefault="00167849" w:rsidP="00120229">
            <w:pPr>
              <w:jc w:val="both"/>
              <w:rPr>
                <w:rFonts w:cs="Times New Roman"/>
              </w:rPr>
            </w:pPr>
          </w:p>
        </w:tc>
      </w:tr>
      <w:tr w:rsidR="00167849" w14:paraId="75C05595" w14:textId="77777777" w:rsidTr="00120229">
        <w:trPr>
          <w:jc w:val="center"/>
        </w:trPr>
        <w:tc>
          <w:tcPr>
            <w:tcW w:w="2122" w:type="dxa"/>
            <w:vAlign w:val="center"/>
          </w:tcPr>
          <w:p w14:paraId="446F2DB9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data_indP</w:t>
            </w:r>
          </w:p>
        </w:tc>
        <w:tc>
          <w:tcPr>
            <w:tcW w:w="2126" w:type="dxa"/>
            <w:vAlign w:val="center"/>
          </w:tcPr>
          <w:p w14:paraId="7839F722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mac_data_ind</w:t>
            </w:r>
          </w:p>
        </w:tc>
        <w:tc>
          <w:tcPr>
            <w:tcW w:w="2410" w:type="dxa"/>
            <w:vMerge/>
            <w:vAlign w:val="center"/>
          </w:tcPr>
          <w:p w14:paraId="62CAC6E4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83CF644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</w:tr>
    </w:tbl>
    <w:p w14:paraId="6EA02EE3" w14:textId="77777777" w:rsidR="00167849" w:rsidRPr="006B2E8D" w:rsidRDefault="00167849" w:rsidP="00167849">
      <w:pPr>
        <w:jc w:val="center"/>
        <w:rPr>
          <w:ins w:id="275" w:author="Nick" w:date="2016-12-28T12:46:00Z"/>
        </w:rPr>
      </w:pPr>
    </w:p>
    <w:p w14:paraId="12339AC0" w14:textId="5001BA1F" w:rsidR="00167849" w:rsidRDefault="00167849">
      <w:pPr>
        <w:pStyle w:val="5"/>
        <w:ind w:left="480"/>
        <w:rPr>
          <w:ins w:id="276" w:author="Nick" w:date="2016-12-28T12:49:00Z"/>
        </w:rPr>
        <w:pPrChange w:id="277" w:author="Nick" w:date="2016-12-28T12:48:00Z">
          <w:pPr/>
        </w:pPrChange>
      </w:pPr>
      <w:ins w:id="278" w:author="Nick" w:date="2016-12-28T12:46:00Z">
        <w:r>
          <w:t>7.</w:t>
        </w:r>
      </w:ins>
      <w:r w:rsidR="00183282">
        <w:t>2</w:t>
      </w:r>
      <w:ins w:id="279" w:author="Nick" w:date="2016-12-28T12:46:00Z">
        <w:r>
          <w:t>.</w:t>
        </w:r>
      </w:ins>
      <w:r w:rsidR="00183282">
        <w:t>4.</w:t>
      </w:r>
      <w:ins w:id="280" w:author="Nick" w:date="2016-12-28T12:46:00Z">
        <w:r>
          <w:t>2.3</w:t>
        </w:r>
      </w:ins>
      <w:ins w:id="281" w:author="Nick" w:date="2016-12-28T12:47:00Z">
        <w:r>
          <w:t xml:space="preserve"> rlc_um_mac_data_indication</w:t>
        </w:r>
      </w:ins>
    </w:p>
    <w:p w14:paraId="60C47AF6" w14:textId="77777777" w:rsidR="00167849" w:rsidRDefault="00167849" w:rsidP="00167849">
      <w:pPr>
        <w:rPr>
          <w:ins w:id="282" w:author="Nick" w:date="2016-12-28T12:49:00Z"/>
        </w:rPr>
      </w:pPr>
      <w:r>
        <w:rPr>
          <w:noProof/>
        </w:rPr>
        <w:drawing>
          <wp:inline distT="0" distB="0" distL="0" distR="0" wp14:anchorId="14452E6D" wp14:editId="3D12CDC3">
            <wp:extent cx="5255260" cy="6356985"/>
            <wp:effectExtent l="0" t="0" r="2540" b="5715"/>
            <wp:docPr id="76" name="圖片 76" descr="C:\Users\binju_X240\Desktop\0117\C__Users_binju_X240_Desktop_NB_IoT_eNB_Reference_NB_IoT_eNB_Reference_NB_IoT_eNB_ReferenceProcedurerlc_um_mac_data_indication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inju_X240\Desktop\0117\C__Users_binju_X240_Desktop_NB_IoT_eNB_Reference_NB_IoT_eNB_Reference_NB_IoT_eNB_ReferenceProcedurerlc_um_mac_data_indication1.emf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0695" w14:textId="6A98F61E" w:rsidR="00167849" w:rsidRDefault="00120229">
      <w:pPr>
        <w:pStyle w:val="Figure"/>
        <w:pPrChange w:id="283" w:author="Nick" w:date="2016-12-28T12:49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106</w:t>
      </w:r>
      <w:r w:rsidR="00A53881">
        <w:rPr>
          <w:noProof/>
        </w:rPr>
        <w:fldChar w:fldCharType="end"/>
      </w:r>
      <w:r>
        <w:t xml:space="preserve"> </w:t>
      </w:r>
      <w:ins w:id="284" w:author="Nick" w:date="2016-12-28T12:49:00Z">
        <w:r w:rsidR="00167849">
          <w:t>Procedure level of rlc_um_mac_data_indication</w:t>
        </w:r>
      </w:ins>
    </w:p>
    <w:p w14:paraId="6B3F6C73" w14:textId="77777777" w:rsidR="00167849" w:rsidRDefault="00167849" w:rsidP="00167849">
      <w:pPr>
        <w:jc w:val="center"/>
      </w:pPr>
    </w:p>
    <w:p w14:paraId="7B306E63" w14:textId="028C083C" w:rsidR="00167849" w:rsidRDefault="00120229" w:rsidP="0012022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106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rlc_um_mac_data_indication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1FBD0FED" w14:textId="77777777" w:rsidTr="00120229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C07BA7D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F89FDE4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0BDDDB50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59334A7A" w14:textId="77777777" w:rsidR="00167849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31FBF346" w14:textId="77777777" w:rsidTr="00120229">
        <w:trPr>
          <w:jc w:val="center"/>
        </w:trPr>
        <w:tc>
          <w:tcPr>
            <w:tcW w:w="2122" w:type="dxa"/>
            <w:vAlign w:val="center"/>
          </w:tcPr>
          <w:p w14:paraId="3318B643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lastRenderedPageBreak/>
              <w:t>ctxt_pP</w:t>
            </w:r>
          </w:p>
        </w:tc>
        <w:tc>
          <w:tcPr>
            <w:tcW w:w="2126" w:type="dxa"/>
            <w:vAlign w:val="center"/>
          </w:tcPr>
          <w:p w14:paraId="561506E6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protocol_ctxt_t</w:t>
            </w:r>
          </w:p>
        </w:tc>
        <w:tc>
          <w:tcPr>
            <w:tcW w:w="2410" w:type="dxa"/>
            <w:vMerge w:val="restart"/>
            <w:vAlign w:val="center"/>
          </w:tcPr>
          <w:p w14:paraId="7FB6883B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1895481B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1DF2809F" w14:textId="77777777" w:rsidTr="00120229">
        <w:trPr>
          <w:jc w:val="center"/>
        </w:trPr>
        <w:tc>
          <w:tcPr>
            <w:tcW w:w="2122" w:type="dxa"/>
            <w:vAlign w:val="center"/>
          </w:tcPr>
          <w:p w14:paraId="29B09880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rlc_pP</w:t>
            </w:r>
          </w:p>
        </w:tc>
        <w:tc>
          <w:tcPr>
            <w:tcW w:w="2126" w:type="dxa"/>
            <w:vAlign w:val="center"/>
          </w:tcPr>
          <w:p w14:paraId="76D738B1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void</w:t>
            </w:r>
          </w:p>
        </w:tc>
        <w:tc>
          <w:tcPr>
            <w:tcW w:w="2410" w:type="dxa"/>
            <w:vMerge/>
            <w:vAlign w:val="center"/>
          </w:tcPr>
          <w:p w14:paraId="39A6E878" w14:textId="77777777" w:rsidR="00167849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3311B55" w14:textId="77777777" w:rsidR="00167849" w:rsidRPr="00E701CA" w:rsidRDefault="00167849" w:rsidP="00120229">
            <w:pPr>
              <w:jc w:val="both"/>
              <w:rPr>
                <w:rFonts w:cs="Times New Roman"/>
              </w:rPr>
            </w:pPr>
          </w:p>
        </w:tc>
      </w:tr>
      <w:tr w:rsidR="00167849" w14:paraId="7BF1F3A1" w14:textId="77777777" w:rsidTr="00120229">
        <w:trPr>
          <w:jc w:val="center"/>
        </w:trPr>
        <w:tc>
          <w:tcPr>
            <w:tcW w:w="2122" w:type="dxa"/>
            <w:vAlign w:val="center"/>
          </w:tcPr>
          <w:p w14:paraId="7B3D0716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data_indP</w:t>
            </w:r>
          </w:p>
        </w:tc>
        <w:tc>
          <w:tcPr>
            <w:tcW w:w="2126" w:type="dxa"/>
            <w:vAlign w:val="center"/>
          </w:tcPr>
          <w:p w14:paraId="6F45C117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mac_data_ind</w:t>
            </w:r>
          </w:p>
        </w:tc>
        <w:tc>
          <w:tcPr>
            <w:tcW w:w="2410" w:type="dxa"/>
            <w:vMerge/>
            <w:vAlign w:val="center"/>
          </w:tcPr>
          <w:p w14:paraId="620D70FC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8B46776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</w:tr>
    </w:tbl>
    <w:p w14:paraId="0C1C588F" w14:textId="77777777" w:rsidR="00167849" w:rsidRPr="006B2E8D" w:rsidRDefault="00167849" w:rsidP="00167849">
      <w:pPr>
        <w:jc w:val="center"/>
        <w:rPr>
          <w:ins w:id="285" w:author="Nick" w:date="2016-12-28T12:46:00Z"/>
        </w:rPr>
      </w:pPr>
    </w:p>
    <w:p w14:paraId="1F31F5CE" w14:textId="51AE30B6" w:rsidR="00167849" w:rsidRDefault="00167849">
      <w:pPr>
        <w:pStyle w:val="5"/>
        <w:ind w:left="480"/>
        <w:rPr>
          <w:ins w:id="286" w:author="Nick" w:date="2016-12-28T12:50:00Z"/>
        </w:rPr>
        <w:pPrChange w:id="287" w:author="Nick" w:date="2016-12-28T12:48:00Z">
          <w:pPr/>
        </w:pPrChange>
      </w:pPr>
      <w:ins w:id="288" w:author="Nick" w:date="2016-12-28T12:47:00Z">
        <w:r>
          <w:t>7.</w:t>
        </w:r>
      </w:ins>
      <w:r w:rsidR="00183282">
        <w:t>2</w:t>
      </w:r>
      <w:ins w:id="289" w:author="Nick" w:date="2016-12-28T12:47:00Z">
        <w:r>
          <w:t>.</w:t>
        </w:r>
      </w:ins>
      <w:r w:rsidR="00183282">
        <w:t>4.</w:t>
      </w:r>
      <w:ins w:id="290" w:author="Nick" w:date="2016-12-28T12:47:00Z">
        <w:r>
          <w:t>2.4 rlc_tm_mac_data_indicaiton</w:t>
        </w:r>
      </w:ins>
    </w:p>
    <w:p w14:paraId="5AAFAAFD" w14:textId="77777777" w:rsidR="00167849" w:rsidRDefault="00167849" w:rsidP="00167849">
      <w:pPr>
        <w:rPr>
          <w:ins w:id="291" w:author="Nick" w:date="2016-12-28T12:50:00Z"/>
        </w:rPr>
      </w:pPr>
      <w:r>
        <w:rPr>
          <w:noProof/>
        </w:rPr>
        <w:drawing>
          <wp:inline distT="0" distB="0" distL="0" distR="0" wp14:anchorId="156C743B" wp14:editId="7CB3AC5C">
            <wp:extent cx="5255260" cy="6356985"/>
            <wp:effectExtent l="0" t="0" r="2540" b="5715"/>
            <wp:docPr id="77" name="圖片 77" descr="C:\Users\binju_X240\Desktop\0117\C__Users_binju_X240_Desktop_NB_IoT_eNB_Reference_NB_IoT_eNB_Reference_NB_IoT_eNB_ReferenceProcedurerlc_tm_mac_data_indication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inju_X240\Desktop\0117\C__Users_binju_X240_Desktop_NB_IoT_eNB_Reference_NB_IoT_eNB_Reference_NB_IoT_eNB_ReferenceProcedurerlc_tm_mac_data_indication1.emf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8CDF" w14:textId="2EAB2219" w:rsidR="00167849" w:rsidRDefault="00120229">
      <w:pPr>
        <w:pStyle w:val="Figure"/>
        <w:pPrChange w:id="292" w:author="Nick" w:date="2016-12-28T12:50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107</w:t>
      </w:r>
      <w:r w:rsidR="00A53881">
        <w:rPr>
          <w:noProof/>
        </w:rPr>
        <w:fldChar w:fldCharType="end"/>
      </w:r>
      <w:r>
        <w:t xml:space="preserve"> </w:t>
      </w:r>
      <w:ins w:id="293" w:author="Nick" w:date="2016-12-28T12:50:00Z">
        <w:r w:rsidR="00167849">
          <w:t>Procedure level of rlc_tm_mac_data_indication</w:t>
        </w:r>
      </w:ins>
    </w:p>
    <w:p w14:paraId="410BFC23" w14:textId="77777777" w:rsidR="00167849" w:rsidRDefault="00167849" w:rsidP="00167849">
      <w:pPr>
        <w:jc w:val="center"/>
      </w:pPr>
    </w:p>
    <w:p w14:paraId="03D49C3E" w14:textId="1BE19830" w:rsidR="00167849" w:rsidRDefault="00120229" w:rsidP="0012022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107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rlc_tm_mac_data_indication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143D91DB" w14:textId="77777777" w:rsidTr="00120229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0E7A9B9E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lastRenderedPageBreak/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0B0AC81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4D69BDD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82666AC" w14:textId="77777777" w:rsidR="00167849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7E19FB65" w14:textId="77777777" w:rsidTr="00120229">
        <w:trPr>
          <w:jc w:val="center"/>
        </w:trPr>
        <w:tc>
          <w:tcPr>
            <w:tcW w:w="2122" w:type="dxa"/>
            <w:vAlign w:val="center"/>
          </w:tcPr>
          <w:p w14:paraId="191128F9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ctxt_pP</w:t>
            </w:r>
          </w:p>
        </w:tc>
        <w:tc>
          <w:tcPr>
            <w:tcW w:w="2126" w:type="dxa"/>
            <w:vAlign w:val="center"/>
          </w:tcPr>
          <w:p w14:paraId="425D8497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protocol_ctxt_t</w:t>
            </w:r>
          </w:p>
        </w:tc>
        <w:tc>
          <w:tcPr>
            <w:tcW w:w="2410" w:type="dxa"/>
            <w:vMerge w:val="restart"/>
            <w:vAlign w:val="center"/>
          </w:tcPr>
          <w:p w14:paraId="18B46E2C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5CF3553D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5FC4C5BF" w14:textId="77777777" w:rsidTr="00120229">
        <w:trPr>
          <w:jc w:val="center"/>
        </w:trPr>
        <w:tc>
          <w:tcPr>
            <w:tcW w:w="2122" w:type="dxa"/>
            <w:vAlign w:val="center"/>
          </w:tcPr>
          <w:p w14:paraId="45CE43A8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rlc_pP</w:t>
            </w:r>
          </w:p>
        </w:tc>
        <w:tc>
          <w:tcPr>
            <w:tcW w:w="2126" w:type="dxa"/>
            <w:vAlign w:val="center"/>
          </w:tcPr>
          <w:p w14:paraId="15066883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void</w:t>
            </w:r>
          </w:p>
        </w:tc>
        <w:tc>
          <w:tcPr>
            <w:tcW w:w="2410" w:type="dxa"/>
            <w:vMerge/>
            <w:vAlign w:val="center"/>
          </w:tcPr>
          <w:p w14:paraId="31E43352" w14:textId="77777777" w:rsidR="00167849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A91A071" w14:textId="77777777" w:rsidR="00167849" w:rsidRPr="00E701CA" w:rsidRDefault="00167849" w:rsidP="00120229">
            <w:pPr>
              <w:jc w:val="both"/>
              <w:rPr>
                <w:rFonts w:cs="Times New Roman"/>
              </w:rPr>
            </w:pPr>
          </w:p>
        </w:tc>
      </w:tr>
      <w:tr w:rsidR="00167849" w14:paraId="2D4E6CF7" w14:textId="77777777" w:rsidTr="00120229">
        <w:trPr>
          <w:jc w:val="center"/>
        </w:trPr>
        <w:tc>
          <w:tcPr>
            <w:tcW w:w="2122" w:type="dxa"/>
            <w:vAlign w:val="center"/>
          </w:tcPr>
          <w:p w14:paraId="1AE32128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data_indP</w:t>
            </w:r>
          </w:p>
        </w:tc>
        <w:tc>
          <w:tcPr>
            <w:tcW w:w="2126" w:type="dxa"/>
            <w:vAlign w:val="center"/>
          </w:tcPr>
          <w:p w14:paraId="167BBD2C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CF647E">
              <w:rPr>
                <w:rFonts w:cs="Times New Roman"/>
              </w:rPr>
              <w:t>mac_data_ind</w:t>
            </w:r>
          </w:p>
        </w:tc>
        <w:tc>
          <w:tcPr>
            <w:tcW w:w="2410" w:type="dxa"/>
            <w:vMerge/>
            <w:vAlign w:val="center"/>
          </w:tcPr>
          <w:p w14:paraId="2414F8F5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539F9CC7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</w:tr>
    </w:tbl>
    <w:p w14:paraId="34B6FE12" w14:textId="77777777" w:rsidR="00167849" w:rsidRPr="006B2E8D" w:rsidRDefault="00167849" w:rsidP="00167849">
      <w:pPr>
        <w:jc w:val="center"/>
        <w:rPr>
          <w:ins w:id="294" w:author="Nick" w:date="2016-12-28T12:46:00Z"/>
        </w:rPr>
      </w:pPr>
    </w:p>
    <w:p w14:paraId="3E749CA2" w14:textId="605DAEF1" w:rsidR="00167849" w:rsidRDefault="00167849">
      <w:pPr>
        <w:pStyle w:val="3"/>
        <w:rPr>
          <w:ins w:id="295" w:author="Nick" w:date="2016-12-28T12:44:00Z"/>
        </w:rPr>
        <w:pPrChange w:id="296" w:author="Nick" w:date="2016-12-28T12:41:00Z">
          <w:pPr/>
        </w:pPrChange>
      </w:pPr>
      <w:bookmarkStart w:id="297" w:name="_Toc473245004"/>
      <w:ins w:id="298" w:author="Nick" w:date="2016-12-28T12:41:00Z">
        <w:r>
          <w:t>7.</w:t>
        </w:r>
      </w:ins>
      <w:r w:rsidR="00B20EDF">
        <w:t>2.5</w:t>
      </w:r>
      <w:ins w:id="299" w:author="Nick" w:date="2016-12-28T12:41:00Z">
        <w:r>
          <w:t xml:space="preserve"> error_detection</w:t>
        </w:r>
      </w:ins>
      <w:bookmarkEnd w:id="297"/>
    </w:p>
    <w:p w14:paraId="1AA9D130" w14:textId="77777777" w:rsidR="00167849" w:rsidRDefault="00167849" w:rsidP="00167849">
      <w:pPr>
        <w:rPr>
          <w:ins w:id="300" w:author="Nick" w:date="2016-12-28T12:54:00Z"/>
        </w:rPr>
      </w:pPr>
      <w:r>
        <w:rPr>
          <w:noProof/>
        </w:rPr>
        <w:drawing>
          <wp:inline distT="0" distB="0" distL="0" distR="0" wp14:anchorId="13E836B7" wp14:editId="4E87D688">
            <wp:extent cx="5255260" cy="6356985"/>
            <wp:effectExtent l="0" t="0" r="2540" b="5715"/>
            <wp:docPr id="13" name="圖片 13" descr="C:\Users\binju_X240\Desktop\0119\C__Users_binju_X240_Desktop_NB_IoT_eNB_Reference_NB_IoT_eNB_Reference_NB_IoT_eNB_ReferenceProcedureerror_detection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nju_X240\Desktop\0119\C__Users_binju_X240_Desktop_NB_IoT_eNB_Reference_NB_IoT_eNB_Reference_NB_IoT_eNB_ReferenceProcedureerror_detection1.emf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EC36" w14:textId="69642B9B" w:rsidR="00167849" w:rsidRDefault="00120229">
      <w:pPr>
        <w:pStyle w:val="Figure"/>
        <w:pPrChange w:id="301" w:author="Nick" w:date="2016-12-28T12:54:00Z">
          <w:pPr/>
        </w:pPrChange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108</w:t>
      </w:r>
      <w:r w:rsidR="00A53881">
        <w:rPr>
          <w:noProof/>
        </w:rPr>
        <w:fldChar w:fldCharType="end"/>
      </w:r>
      <w:r>
        <w:t xml:space="preserve"> </w:t>
      </w:r>
      <w:ins w:id="302" w:author="Nick" w:date="2016-12-28T12:54:00Z">
        <w:r w:rsidR="00167849">
          <w:t>Procedure level of error_detection</w:t>
        </w:r>
      </w:ins>
    </w:p>
    <w:p w14:paraId="26D4C24A" w14:textId="77777777" w:rsidR="00167849" w:rsidRDefault="00167849" w:rsidP="00167849">
      <w:pPr>
        <w:jc w:val="center"/>
      </w:pPr>
    </w:p>
    <w:p w14:paraId="4B2E4F4C" w14:textId="764C02ED" w:rsidR="00167849" w:rsidRDefault="00120229" w:rsidP="00120229">
      <w:pPr>
        <w:pStyle w:val="Table"/>
      </w:pPr>
      <w:r>
        <w:lastRenderedPageBreak/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108</w:t>
      </w:r>
      <w:r w:rsidR="00A53881">
        <w:rPr>
          <w:noProof/>
        </w:rPr>
        <w:fldChar w:fldCharType="end"/>
      </w:r>
      <w:r>
        <w:t xml:space="preserve"> </w:t>
      </w:r>
      <w:r w:rsidR="00167849">
        <w:t>Parameters of error_detection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167849" w:rsidRPr="000A00EB" w14:paraId="0E3EF698" w14:textId="77777777" w:rsidTr="00120229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AA4FC36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66C8925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CD62EFF" w14:textId="77777777" w:rsidR="00167849" w:rsidRPr="000A00EB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3FD5F5AE" w14:textId="77777777" w:rsidR="00167849" w:rsidRDefault="00167849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167849" w14:paraId="1BD56E1E" w14:textId="77777777" w:rsidTr="00120229">
        <w:trPr>
          <w:jc w:val="center"/>
        </w:trPr>
        <w:tc>
          <w:tcPr>
            <w:tcW w:w="2122" w:type="dxa"/>
            <w:vAlign w:val="center"/>
          </w:tcPr>
          <w:p w14:paraId="2086EBA7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AD673A">
              <w:rPr>
                <w:rFonts w:cs="Times New Roman"/>
              </w:rPr>
              <w:t>num_sdu</w:t>
            </w:r>
          </w:p>
        </w:tc>
        <w:tc>
          <w:tcPr>
            <w:tcW w:w="2126" w:type="dxa"/>
            <w:vAlign w:val="center"/>
          </w:tcPr>
          <w:p w14:paraId="730B359D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nsigned </w:t>
            </w:r>
            <w:r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 w:val="restart"/>
            <w:vAlign w:val="center"/>
          </w:tcPr>
          <w:p w14:paraId="1014C0F9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073BCA88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167849" w14:paraId="7E2B480B" w14:textId="77777777" w:rsidTr="00120229">
        <w:trPr>
          <w:jc w:val="center"/>
        </w:trPr>
        <w:tc>
          <w:tcPr>
            <w:tcW w:w="2122" w:type="dxa"/>
            <w:vAlign w:val="center"/>
          </w:tcPr>
          <w:p w14:paraId="65EE3CE7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AD673A">
              <w:rPr>
                <w:rFonts w:cs="Times New Roman"/>
              </w:rPr>
              <w:t>num_ce</w:t>
            </w:r>
          </w:p>
        </w:tc>
        <w:tc>
          <w:tcPr>
            <w:tcW w:w="2126" w:type="dxa"/>
            <w:vAlign w:val="center"/>
          </w:tcPr>
          <w:p w14:paraId="7FA3591C" w14:textId="77777777" w:rsidR="00167849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 xml:space="preserve">nsigned </w:t>
            </w:r>
            <w:r>
              <w:rPr>
                <w:rFonts w:cs="Times New Roman"/>
              </w:rPr>
              <w:t>char</w:t>
            </w:r>
          </w:p>
        </w:tc>
        <w:tc>
          <w:tcPr>
            <w:tcW w:w="2410" w:type="dxa"/>
            <w:vMerge/>
            <w:vAlign w:val="center"/>
          </w:tcPr>
          <w:p w14:paraId="389E764B" w14:textId="77777777" w:rsidR="00167849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22CDD1C" w14:textId="77777777" w:rsidR="00167849" w:rsidRPr="00E701CA" w:rsidRDefault="00167849" w:rsidP="00120229">
            <w:pPr>
              <w:jc w:val="both"/>
              <w:rPr>
                <w:rFonts w:cs="Times New Roman"/>
              </w:rPr>
            </w:pPr>
          </w:p>
        </w:tc>
      </w:tr>
      <w:tr w:rsidR="00167849" w14:paraId="1F22F62C" w14:textId="77777777" w:rsidTr="00120229">
        <w:trPr>
          <w:jc w:val="center"/>
        </w:trPr>
        <w:tc>
          <w:tcPr>
            <w:tcW w:w="2122" w:type="dxa"/>
            <w:vAlign w:val="center"/>
          </w:tcPr>
          <w:p w14:paraId="5D77DC22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 w:rsidRPr="00AD673A">
              <w:rPr>
                <w:rFonts w:cs="Times New Roman"/>
              </w:rPr>
              <w:t>eNB_UE_stats</w:t>
            </w:r>
          </w:p>
        </w:tc>
        <w:tc>
          <w:tcPr>
            <w:tcW w:w="2126" w:type="dxa"/>
            <w:vAlign w:val="center"/>
          </w:tcPr>
          <w:p w14:paraId="5A44F438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eNB_UE_STATS</w:t>
            </w:r>
          </w:p>
        </w:tc>
        <w:tc>
          <w:tcPr>
            <w:tcW w:w="2410" w:type="dxa"/>
            <w:vMerge/>
            <w:vAlign w:val="center"/>
          </w:tcPr>
          <w:p w14:paraId="2259E974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E5DCA33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</w:tr>
      <w:tr w:rsidR="00167849" w14:paraId="04CE708B" w14:textId="77777777" w:rsidTr="00120229">
        <w:trPr>
          <w:jc w:val="center"/>
        </w:trPr>
        <w:tc>
          <w:tcPr>
            <w:tcW w:w="2122" w:type="dxa"/>
            <w:vAlign w:val="center"/>
          </w:tcPr>
          <w:p w14:paraId="1B4AC257" w14:textId="77777777" w:rsidR="00167849" w:rsidRDefault="00167849" w:rsidP="00120229">
            <w:pPr>
              <w:jc w:val="both"/>
              <w:rPr>
                <w:rFonts w:cs="Times New Roman"/>
              </w:rPr>
            </w:pPr>
            <w:r w:rsidRPr="00AD673A">
              <w:rPr>
                <w:rFonts w:cs="Times New Roman"/>
              </w:rPr>
              <w:t>msg3_flagP</w:t>
            </w:r>
          </w:p>
        </w:tc>
        <w:tc>
          <w:tcPr>
            <w:tcW w:w="2126" w:type="dxa"/>
            <w:vAlign w:val="center"/>
          </w:tcPr>
          <w:p w14:paraId="1E0E3A9B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>
              <w:rPr>
                <w:rFonts w:cs="Times New Roman" w:hint="eastAsia"/>
              </w:rPr>
              <w:t>int8_t</w:t>
            </w:r>
          </w:p>
        </w:tc>
        <w:tc>
          <w:tcPr>
            <w:tcW w:w="2410" w:type="dxa"/>
            <w:vMerge/>
            <w:vAlign w:val="center"/>
          </w:tcPr>
          <w:p w14:paraId="22EB0C39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2E40BE3A" w14:textId="77777777" w:rsidR="00167849" w:rsidRPr="00285D7B" w:rsidRDefault="00167849" w:rsidP="00120229">
            <w:pPr>
              <w:jc w:val="both"/>
              <w:rPr>
                <w:rFonts w:cs="Times New Roman"/>
              </w:rPr>
            </w:pPr>
          </w:p>
        </w:tc>
      </w:tr>
    </w:tbl>
    <w:p w14:paraId="7EC0442E" w14:textId="77777777" w:rsidR="00167849" w:rsidRPr="005A2A54" w:rsidRDefault="00167849" w:rsidP="00167849"/>
    <w:p w14:paraId="38A83461" w14:textId="2EA09CC3" w:rsidR="00C11F67" w:rsidRPr="00C11F67" w:rsidRDefault="007646D7" w:rsidP="007646D7">
      <w:pPr>
        <w:pStyle w:val="2"/>
      </w:pPr>
      <w:bookmarkStart w:id="303" w:name="_Toc473245005"/>
      <w:r>
        <w:rPr>
          <w:rFonts w:hint="eastAsia"/>
        </w:rPr>
        <w:lastRenderedPageBreak/>
        <w:t xml:space="preserve">7.3 Procedure of process </w:t>
      </w:r>
      <w:r>
        <w:t>SR</w:t>
      </w:r>
      <w:bookmarkEnd w:id="303"/>
    </w:p>
    <w:p w14:paraId="500B1BCB" w14:textId="310C3F25" w:rsidR="007646D7" w:rsidRDefault="007646D7" w:rsidP="007646D7">
      <w:pPr>
        <w:pStyle w:val="3"/>
      </w:pPr>
      <w:bookmarkStart w:id="304" w:name="_Toc473245006"/>
      <w:r>
        <w:t>7</w:t>
      </w:r>
      <w:r w:rsidRPr="00963931">
        <w:rPr>
          <w:rFonts w:hint="eastAsia"/>
        </w:rPr>
        <w:t>.</w:t>
      </w:r>
      <w:r>
        <w:rPr>
          <w:rFonts w:hint="eastAsia"/>
        </w:rPr>
        <w:t>3</w:t>
      </w:r>
      <w:r>
        <w:t>.1</w:t>
      </w:r>
      <w:r w:rsidRPr="00963931">
        <w:rPr>
          <w:rFonts w:hint="eastAsia"/>
        </w:rPr>
        <w:t xml:space="preserve"> </w:t>
      </w:r>
      <w:r>
        <w:rPr>
          <w:rFonts w:hint="eastAsia"/>
        </w:rPr>
        <w:t>SR_indication</w:t>
      </w:r>
      <w:bookmarkEnd w:id="304"/>
    </w:p>
    <w:p w14:paraId="55361EB3" w14:textId="048DBC01" w:rsidR="007646D7" w:rsidRDefault="002F531E" w:rsidP="002F531E">
      <w:pPr>
        <w:jc w:val="center"/>
      </w:pPr>
      <w:r>
        <w:rPr>
          <w:noProof/>
        </w:rPr>
        <w:drawing>
          <wp:inline distT="0" distB="0" distL="0" distR="0" wp14:anchorId="0110C83A" wp14:editId="2706027B">
            <wp:extent cx="4829175" cy="5840461"/>
            <wp:effectExtent l="0" t="0" r="0" b="825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89" cy="58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9EB5" w14:textId="19179290" w:rsidR="007646D7" w:rsidRDefault="00120229" w:rsidP="00120229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109</w:t>
      </w:r>
      <w:r w:rsidR="00A53881">
        <w:rPr>
          <w:noProof/>
        </w:rPr>
        <w:fldChar w:fldCharType="end"/>
      </w:r>
      <w:r>
        <w:t xml:space="preserve"> </w:t>
      </w:r>
      <w:r w:rsidR="007646D7">
        <w:t>Procedure level of</w:t>
      </w:r>
      <w:r w:rsidR="007646D7" w:rsidRPr="006420D6">
        <w:t xml:space="preserve"> SR_indication</w:t>
      </w:r>
      <w:r w:rsidR="007646D7">
        <w:t>.</w:t>
      </w:r>
    </w:p>
    <w:p w14:paraId="1B894BE4" w14:textId="77777777" w:rsidR="007646D7" w:rsidRPr="006420D6" w:rsidRDefault="007646D7" w:rsidP="007646D7">
      <w:pPr>
        <w:jc w:val="center"/>
        <w:rPr>
          <w:rFonts w:cs="Times New Roman"/>
        </w:rPr>
      </w:pPr>
    </w:p>
    <w:p w14:paraId="7D311DE6" w14:textId="783D5BE4" w:rsidR="007646D7" w:rsidRPr="006420D6" w:rsidRDefault="00120229" w:rsidP="0012022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109</w:t>
      </w:r>
      <w:r w:rsidR="00A53881">
        <w:rPr>
          <w:noProof/>
        </w:rPr>
        <w:fldChar w:fldCharType="end"/>
      </w:r>
      <w:r>
        <w:t xml:space="preserve"> </w:t>
      </w:r>
      <w:r w:rsidR="007646D7">
        <w:t>Parameters of</w:t>
      </w:r>
      <w:r w:rsidR="007646D7" w:rsidRPr="00602F35">
        <w:t xml:space="preserve"> </w:t>
      </w:r>
      <w:r w:rsidR="007646D7" w:rsidRPr="006420D6">
        <w:t>SR_indication</w:t>
      </w:r>
      <w:r w:rsidR="007646D7">
        <w:t>.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7646D7" w:rsidRPr="000A00EB" w14:paraId="582815DF" w14:textId="77777777" w:rsidTr="00120229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605509F9" w14:textId="77777777" w:rsidR="007646D7" w:rsidRPr="000A00EB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36"/>
                <w:szCs w:val="36"/>
              </w:rPr>
              <w:br w:type="page"/>
            </w: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96C7464" w14:textId="77777777" w:rsidR="007646D7" w:rsidRPr="000A00EB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10B9FF7E" w14:textId="77777777" w:rsidR="007646D7" w:rsidRPr="000A00EB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4A8B2C1C" w14:textId="77777777" w:rsidR="007646D7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7646D7" w14:paraId="673DED79" w14:textId="77777777" w:rsidTr="00120229">
        <w:trPr>
          <w:jc w:val="center"/>
        </w:trPr>
        <w:tc>
          <w:tcPr>
            <w:tcW w:w="2122" w:type="dxa"/>
            <w:vAlign w:val="center"/>
          </w:tcPr>
          <w:p w14:paraId="14DBF4D7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</w:t>
            </w:r>
          </w:p>
        </w:tc>
        <w:tc>
          <w:tcPr>
            <w:tcW w:w="2126" w:type="dxa"/>
            <w:vAlign w:val="center"/>
          </w:tcPr>
          <w:p w14:paraId="554C9400" w14:textId="77777777" w:rsidR="007646D7" w:rsidRDefault="007646D7" w:rsidP="00120229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Merge w:val="restart"/>
            <w:vAlign w:val="center"/>
          </w:tcPr>
          <w:p w14:paraId="75D6B12B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3260" w:type="dxa"/>
            <w:vMerge w:val="restart"/>
            <w:vAlign w:val="center"/>
          </w:tcPr>
          <w:p w14:paraId="4857B169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7646D7" w14:paraId="3F8CBF34" w14:textId="77777777" w:rsidTr="00120229">
        <w:trPr>
          <w:jc w:val="center"/>
        </w:trPr>
        <w:tc>
          <w:tcPr>
            <w:tcW w:w="2122" w:type="dxa"/>
            <w:vAlign w:val="center"/>
          </w:tcPr>
          <w:p w14:paraId="4DCC1D1D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cc_id</w:t>
            </w:r>
          </w:p>
        </w:tc>
        <w:tc>
          <w:tcPr>
            <w:tcW w:w="2126" w:type="dxa"/>
            <w:vAlign w:val="center"/>
          </w:tcPr>
          <w:p w14:paraId="2A85B96D" w14:textId="77777777" w:rsidR="007646D7" w:rsidRDefault="007646D7" w:rsidP="00120229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int</w:t>
            </w:r>
          </w:p>
        </w:tc>
        <w:tc>
          <w:tcPr>
            <w:tcW w:w="2410" w:type="dxa"/>
            <w:vMerge/>
            <w:vAlign w:val="center"/>
          </w:tcPr>
          <w:p w14:paraId="672766E8" w14:textId="77777777" w:rsidR="007646D7" w:rsidRDefault="007646D7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6DA3CA17" w14:textId="77777777" w:rsidR="007646D7" w:rsidRPr="00E701CA" w:rsidRDefault="007646D7" w:rsidP="00120229">
            <w:pPr>
              <w:jc w:val="both"/>
              <w:rPr>
                <w:rFonts w:cs="Times New Roman"/>
              </w:rPr>
            </w:pPr>
          </w:p>
        </w:tc>
      </w:tr>
      <w:tr w:rsidR="007646D7" w14:paraId="5A70F3CB" w14:textId="77777777" w:rsidTr="00120229">
        <w:trPr>
          <w:jc w:val="center"/>
        </w:trPr>
        <w:tc>
          <w:tcPr>
            <w:tcW w:w="2122" w:type="dxa"/>
            <w:vAlign w:val="center"/>
          </w:tcPr>
          <w:p w14:paraId="159008A2" w14:textId="77777777" w:rsidR="007646D7" w:rsidRPr="00285D7B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frameP</w:t>
            </w:r>
          </w:p>
        </w:tc>
        <w:tc>
          <w:tcPr>
            <w:tcW w:w="2126" w:type="dxa"/>
            <w:vAlign w:val="center"/>
          </w:tcPr>
          <w:p w14:paraId="51A7E10E" w14:textId="77777777" w:rsidR="007646D7" w:rsidRPr="00285D7B" w:rsidRDefault="007646D7" w:rsidP="00120229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frame_t</w:t>
            </w:r>
          </w:p>
        </w:tc>
        <w:tc>
          <w:tcPr>
            <w:tcW w:w="2410" w:type="dxa"/>
            <w:vMerge/>
            <w:vAlign w:val="center"/>
          </w:tcPr>
          <w:p w14:paraId="3071A463" w14:textId="77777777" w:rsidR="007646D7" w:rsidRPr="00285D7B" w:rsidRDefault="007646D7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12BC3CB0" w14:textId="77777777" w:rsidR="007646D7" w:rsidRPr="00285D7B" w:rsidRDefault="007646D7" w:rsidP="00120229">
            <w:pPr>
              <w:jc w:val="both"/>
              <w:rPr>
                <w:rFonts w:cs="Times New Roman"/>
              </w:rPr>
            </w:pPr>
          </w:p>
        </w:tc>
      </w:tr>
      <w:tr w:rsidR="007646D7" w14:paraId="2C9FB8B1" w14:textId="77777777" w:rsidTr="00120229">
        <w:trPr>
          <w:jc w:val="center"/>
        </w:trPr>
        <w:tc>
          <w:tcPr>
            <w:tcW w:w="2122" w:type="dxa"/>
            <w:vAlign w:val="center"/>
          </w:tcPr>
          <w:p w14:paraId="3A459401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>
              <w:rPr>
                <w:rFonts w:cs="Times New Roman" w:hint="eastAsia"/>
              </w:rPr>
              <w:t>ti</w:t>
            </w:r>
          </w:p>
        </w:tc>
        <w:tc>
          <w:tcPr>
            <w:tcW w:w="2126" w:type="dxa"/>
            <w:vAlign w:val="center"/>
          </w:tcPr>
          <w:p w14:paraId="1A4BBB5D" w14:textId="77777777" w:rsidR="007646D7" w:rsidRPr="009C3302" w:rsidRDefault="007646D7" w:rsidP="00120229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rnti_t</w:t>
            </w:r>
          </w:p>
        </w:tc>
        <w:tc>
          <w:tcPr>
            <w:tcW w:w="2410" w:type="dxa"/>
            <w:vMerge/>
            <w:vAlign w:val="center"/>
          </w:tcPr>
          <w:p w14:paraId="665F9FD2" w14:textId="77777777" w:rsidR="007646D7" w:rsidRDefault="007646D7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7D832E9A" w14:textId="77777777" w:rsidR="007646D7" w:rsidRDefault="007646D7" w:rsidP="00120229">
            <w:pPr>
              <w:jc w:val="both"/>
              <w:rPr>
                <w:rFonts w:cs="Times New Roman"/>
              </w:rPr>
            </w:pPr>
          </w:p>
        </w:tc>
      </w:tr>
      <w:tr w:rsidR="007646D7" w14:paraId="39C0CBB9" w14:textId="77777777" w:rsidTr="00120229">
        <w:trPr>
          <w:jc w:val="center"/>
        </w:trPr>
        <w:tc>
          <w:tcPr>
            <w:tcW w:w="2122" w:type="dxa"/>
            <w:vAlign w:val="center"/>
          </w:tcPr>
          <w:p w14:paraId="067D23C3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ubframe</w:t>
            </w:r>
            <w:r>
              <w:rPr>
                <w:rFonts w:cs="Times New Roman"/>
              </w:rPr>
              <w:t>P</w:t>
            </w:r>
          </w:p>
        </w:tc>
        <w:tc>
          <w:tcPr>
            <w:tcW w:w="2126" w:type="dxa"/>
            <w:vAlign w:val="center"/>
          </w:tcPr>
          <w:p w14:paraId="09D1B1EE" w14:textId="77777777" w:rsidR="007646D7" w:rsidRPr="009C3302" w:rsidRDefault="007646D7" w:rsidP="00120229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sub_frame_t</w:t>
            </w:r>
          </w:p>
        </w:tc>
        <w:tc>
          <w:tcPr>
            <w:tcW w:w="2410" w:type="dxa"/>
            <w:vMerge/>
            <w:vAlign w:val="center"/>
          </w:tcPr>
          <w:p w14:paraId="4CA3B2E1" w14:textId="77777777" w:rsidR="007646D7" w:rsidRDefault="007646D7" w:rsidP="00120229">
            <w:pPr>
              <w:jc w:val="both"/>
              <w:rPr>
                <w:rFonts w:cs="Times New Roman"/>
              </w:rPr>
            </w:pPr>
          </w:p>
        </w:tc>
        <w:tc>
          <w:tcPr>
            <w:tcW w:w="3260" w:type="dxa"/>
            <w:vMerge/>
            <w:vAlign w:val="center"/>
          </w:tcPr>
          <w:p w14:paraId="3F123D27" w14:textId="77777777" w:rsidR="007646D7" w:rsidRDefault="007646D7" w:rsidP="00120229">
            <w:pPr>
              <w:jc w:val="both"/>
              <w:rPr>
                <w:rFonts w:cs="Times New Roman"/>
              </w:rPr>
            </w:pPr>
          </w:p>
        </w:tc>
      </w:tr>
    </w:tbl>
    <w:p w14:paraId="4D645914" w14:textId="77777777" w:rsidR="00120229" w:rsidRDefault="00120229" w:rsidP="00120229"/>
    <w:p w14:paraId="345447C8" w14:textId="03757DB6" w:rsidR="007646D7" w:rsidRDefault="007646D7" w:rsidP="007646D7">
      <w:pPr>
        <w:pStyle w:val="4"/>
      </w:pPr>
      <w:r>
        <w:t>7</w:t>
      </w:r>
      <w:r w:rsidRPr="00963931">
        <w:rPr>
          <w:rFonts w:hint="eastAsia"/>
        </w:rPr>
        <w:t>.</w:t>
      </w:r>
      <w:r>
        <w:rPr>
          <w:rFonts w:hint="eastAsia"/>
        </w:rPr>
        <w:t>3.1</w:t>
      </w:r>
      <w:r>
        <w:t>.1</w:t>
      </w:r>
      <w:r w:rsidR="00B20EDF">
        <w:t xml:space="preserve"> </w:t>
      </w:r>
      <w:r>
        <w:rPr>
          <w:rFonts w:hint="eastAsia"/>
        </w:rPr>
        <w:t>mac_eNB_get_rrc_status</w:t>
      </w:r>
    </w:p>
    <w:p w14:paraId="205299C0" w14:textId="77777777" w:rsidR="007646D7" w:rsidRDefault="007646D7" w:rsidP="007646D7">
      <w:r w:rsidRPr="000419F5">
        <w:rPr>
          <w:noProof/>
        </w:rPr>
        <w:drawing>
          <wp:inline distT="0" distB="0" distL="0" distR="0" wp14:anchorId="676BF395" wp14:editId="336C9197">
            <wp:extent cx="5260975" cy="6365240"/>
            <wp:effectExtent l="0" t="0" r="0" b="0"/>
            <wp:docPr id="35" name="圖片 35" descr="C:\Users\user\Desktop\NB-IoT-SDL\figure\C__Users_user_Desktop_NB-IoT-SDLProceduremac_eNB_get_rrc_status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NB-IoT-SDL\figure\C__Users_user_Desktop_NB-IoT-SDLProceduremac_eNB_get_rrc_status1.emf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2947" w14:textId="247EDEBC" w:rsidR="007646D7" w:rsidRDefault="00120229" w:rsidP="00120229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110</w:t>
      </w:r>
      <w:r w:rsidR="00A53881">
        <w:rPr>
          <w:noProof/>
        </w:rPr>
        <w:fldChar w:fldCharType="end"/>
      </w:r>
      <w:r>
        <w:t xml:space="preserve"> </w:t>
      </w:r>
      <w:r w:rsidR="007646D7">
        <w:t>Procedure level of</w:t>
      </w:r>
      <w:r w:rsidR="007646D7" w:rsidRPr="00C36525">
        <w:t xml:space="preserve"> </w:t>
      </w:r>
      <w:r w:rsidR="007646D7" w:rsidRPr="006420D6">
        <w:rPr>
          <w:rFonts w:hint="eastAsia"/>
        </w:rPr>
        <w:t>mac_eNB_get_rrc_status</w:t>
      </w:r>
      <w:r w:rsidR="007646D7">
        <w:t>.</w:t>
      </w:r>
    </w:p>
    <w:p w14:paraId="27F94A0F" w14:textId="77777777" w:rsidR="007646D7" w:rsidRPr="006420D6" w:rsidRDefault="007646D7" w:rsidP="007646D7">
      <w:pPr>
        <w:jc w:val="center"/>
        <w:rPr>
          <w:rFonts w:cs="Times New Roman"/>
        </w:rPr>
      </w:pPr>
    </w:p>
    <w:p w14:paraId="219ADCF2" w14:textId="0D6AF552" w:rsidR="007646D7" w:rsidRPr="006420D6" w:rsidRDefault="00120229" w:rsidP="00120229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110</w:t>
      </w:r>
      <w:r w:rsidR="00A53881">
        <w:rPr>
          <w:noProof/>
        </w:rPr>
        <w:fldChar w:fldCharType="end"/>
      </w:r>
      <w:r>
        <w:t xml:space="preserve"> </w:t>
      </w:r>
      <w:r w:rsidR="007646D7">
        <w:t>Parameters of</w:t>
      </w:r>
      <w:r w:rsidR="007646D7" w:rsidRPr="00602F35">
        <w:t xml:space="preserve"> </w:t>
      </w:r>
      <w:r w:rsidR="007646D7" w:rsidRPr="006420D6">
        <w:rPr>
          <w:rFonts w:hint="eastAsia"/>
        </w:rPr>
        <w:t>mac_eNB_get_rrc_status</w:t>
      </w:r>
      <w:r w:rsidR="007646D7">
        <w:t>.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2410"/>
        <w:gridCol w:w="3260"/>
      </w:tblGrid>
      <w:tr w:rsidR="007646D7" w:rsidRPr="000A00EB" w14:paraId="56E5178E" w14:textId="77777777" w:rsidTr="00120229">
        <w:trPr>
          <w:jc w:val="center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14:paraId="4D1AEBEE" w14:textId="77777777" w:rsidR="007646D7" w:rsidRPr="000A00EB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36"/>
                <w:szCs w:val="36"/>
              </w:rPr>
              <w:lastRenderedPageBreak/>
              <w:br w:type="page"/>
            </w: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CD9F642" w14:textId="77777777" w:rsidR="007646D7" w:rsidRPr="000A00EB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0C911EC" w14:textId="77777777" w:rsidR="007646D7" w:rsidRPr="000A00EB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6CC183AB" w14:textId="77777777" w:rsidR="007646D7" w:rsidRDefault="007646D7" w:rsidP="00120229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7646D7" w14:paraId="6EDD27E1" w14:textId="77777777" w:rsidTr="00120229">
        <w:trPr>
          <w:jc w:val="center"/>
        </w:trPr>
        <w:tc>
          <w:tcPr>
            <w:tcW w:w="2122" w:type="dxa"/>
            <w:vAlign w:val="center"/>
          </w:tcPr>
          <w:p w14:paraId="2DC573BC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Mod_idP</w:t>
            </w:r>
          </w:p>
        </w:tc>
        <w:tc>
          <w:tcPr>
            <w:tcW w:w="2126" w:type="dxa"/>
            <w:vAlign w:val="center"/>
          </w:tcPr>
          <w:p w14:paraId="0AF5C246" w14:textId="77777777" w:rsidR="007646D7" w:rsidRDefault="007646D7" w:rsidP="00120229">
            <w:pPr>
              <w:jc w:val="both"/>
              <w:rPr>
                <w:rFonts w:cs="Times New Roman"/>
              </w:rPr>
            </w:pPr>
            <w:r w:rsidRPr="00AC736F">
              <w:rPr>
                <w:rFonts w:cs="Times New Roman"/>
              </w:rPr>
              <w:t>module_id_t</w:t>
            </w:r>
          </w:p>
        </w:tc>
        <w:tc>
          <w:tcPr>
            <w:tcW w:w="2410" w:type="dxa"/>
            <w:vAlign w:val="center"/>
          </w:tcPr>
          <w:p w14:paraId="112ABC24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UE </w:t>
            </w:r>
            <w:r w:rsidRPr="007B659F">
              <w:rPr>
                <w:rFonts w:cs="Times New Roman"/>
              </w:rPr>
              <w:t>rrc_status</w:t>
            </w:r>
          </w:p>
        </w:tc>
        <w:tc>
          <w:tcPr>
            <w:tcW w:w="3260" w:type="dxa"/>
            <w:vMerge w:val="restart"/>
            <w:vAlign w:val="center"/>
          </w:tcPr>
          <w:p w14:paraId="2F807A36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Get UE status, reference to </w:t>
            </w:r>
            <w:r w:rsidRPr="009778F0">
              <w:rPr>
                <w:rFonts w:cs="Times New Roman"/>
              </w:rPr>
              <w:t>UE_STATE_t</w:t>
            </w:r>
          </w:p>
        </w:tc>
      </w:tr>
      <w:tr w:rsidR="007646D7" w14:paraId="7FDBC727" w14:textId="77777777" w:rsidTr="00120229">
        <w:trPr>
          <w:jc w:val="center"/>
        </w:trPr>
        <w:tc>
          <w:tcPr>
            <w:tcW w:w="2122" w:type="dxa"/>
            <w:vAlign w:val="center"/>
          </w:tcPr>
          <w:p w14:paraId="354FE0C5" w14:textId="77777777" w:rsidR="007646D7" w:rsidRDefault="007646D7" w:rsidP="00120229">
            <w:pPr>
              <w:jc w:val="both"/>
              <w:rPr>
                <w:rFonts w:cs="Times New Roman"/>
              </w:rPr>
            </w:pPr>
            <w:r w:rsidRPr="009A41AD">
              <w:rPr>
                <w:rFonts w:cs="Times New Roman"/>
              </w:rPr>
              <w:t>rntiP</w:t>
            </w:r>
          </w:p>
        </w:tc>
        <w:tc>
          <w:tcPr>
            <w:tcW w:w="2126" w:type="dxa"/>
            <w:vAlign w:val="center"/>
          </w:tcPr>
          <w:p w14:paraId="546EAD1F" w14:textId="77777777" w:rsidR="007646D7" w:rsidRDefault="007646D7" w:rsidP="00120229">
            <w:pPr>
              <w:jc w:val="both"/>
              <w:rPr>
                <w:rFonts w:cs="Times New Roman"/>
              </w:rPr>
            </w:pPr>
            <w:r w:rsidRPr="009A41AD">
              <w:rPr>
                <w:rFonts w:cs="Times New Roman"/>
              </w:rPr>
              <w:t>rnti_t</w:t>
            </w:r>
          </w:p>
        </w:tc>
        <w:tc>
          <w:tcPr>
            <w:tcW w:w="2410" w:type="dxa"/>
            <w:vAlign w:val="center"/>
          </w:tcPr>
          <w:p w14:paraId="34F46A02" w14:textId="77777777" w:rsidR="007646D7" w:rsidRDefault="007646D7" w:rsidP="00120229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RRC_INACTIVE</w:t>
            </w:r>
          </w:p>
        </w:tc>
        <w:tc>
          <w:tcPr>
            <w:tcW w:w="3260" w:type="dxa"/>
            <w:vMerge/>
            <w:vAlign w:val="center"/>
          </w:tcPr>
          <w:p w14:paraId="1F93B036" w14:textId="77777777" w:rsidR="007646D7" w:rsidRPr="00E701CA" w:rsidRDefault="007646D7" w:rsidP="00120229">
            <w:pPr>
              <w:jc w:val="both"/>
              <w:rPr>
                <w:rFonts w:cs="Times New Roman"/>
              </w:rPr>
            </w:pPr>
          </w:p>
        </w:tc>
      </w:tr>
    </w:tbl>
    <w:p w14:paraId="541330E7" w14:textId="074D2161" w:rsidR="007863D4" w:rsidRDefault="007863D4" w:rsidP="007863D4"/>
    <w:p w14:paraId="32691605" w14:textId="737FBB50" w:rsidR="008051BC" w:rsidRDefault="002134B6" w:rsidP="002134B6">
      <w:pPr>
        <w:pStyle w:val="2"/>
      </w:pPr>
      <w:bookmarkStart w:id="305" w:name="_Toc473245007"/>
      <w:r>
        <w:rPr>
          <w:rFonts w:hint="eastAsia"/>
        </w:rPr>
        <w:lastRenderedPageBreak/>
        <w:t xml:space="preserve">7.4 Procedure of </w:t>
      </w:r>
      <w:r w:rsidR="00E5105D">
        <w:rPr>
          <w:rFonts w:hint="eastAsia"/>
        </w:rPr>
        <w:t>p</w:t>
      </w:r>
      <w:r w:rsidR="00E5105D">
        <w:t xml:space="preserve">rocess </w:t>
      </w:r>
      <w:r>
        <w:rPr>
          <w:rFonts w:hint="eastAsia"/>
        </w:rPr>
        <w:t>Configure</w:t>
      </w:r>
      <w:bookmarkEnd w:id="305"/>
    </w:p>
    <w:p w14:paraId="33C98CA3" w14:textId="475D9747" w:rsidR="002134B6" w:rsidRPr="00E52D9B" w:rsidRDefault="002134B6" w:rsidP="002134B6">
      <w:pPr>
        <w:pStyle w:val="3"/>
      </w:pPr>
      <w:bookmarkStart w:id="306" w:name="_Toc473245008"/>
      <w:r>
        <w:t>7.</w:t>
      </w:r>
      <w:r w:rsidR="00B20EDF">
        <w:t>4.1</w:t>
      </w:r>
      <w:r>
        <w:t xml:space="preserve"> </w:t>
      </w:r>
      <w:r w:rsidRPr="0087782C">
        <w:t>mac_config_req</w:t>
      </w:r>
      <w:bookmarkEnd w:id="306"/>
    </w:p>
    <w:p w14:paraId="562526A6" w14:textId="08CFC481" w:rsidR="002134B6" w:rsidRDefault="009710EA" w:rsidP="002134B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B24C00" wp14:editId="1FFEFFD4">
                <wp:simplePos x="0" y="0"/>
                <wp:positionH relativeFrom="column">
                  <wp:posOffset>4087906</wp:posOffset>
                </wp:positionH>
                <wp:positionV relativeFrom="paragraph">
                  <wp:posOffset>318247</wp:posOffset>
                </wp:positionV>
                <wp:extent cx="883023" cy="883024"/>
                <wp:effectExtent l="0" t="0" r="1270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023" cy="883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B05C8" id="矩形 29" o:spid="_x0000_s1026" style="position:absolute;margin-left:321.9pt;margin-top:25.05pt;width:69.55pt;height:6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" fillcolor="white [3212]" strokecolor="white [3212]" strokeweight="2pt"/>
            </w:pict>
          </mc:Fallback>
        </mc:AlternateContent>
      </w:r>
      <w:r w:rsidR="002134B6">
        <w:rPr>
          <w:noProof/>
        </w:rPr>
        <w:drawing>
          <wp:inline distT="0" distB="0" distL="0" distR="0" wp14:anchorId="3C46EAB7" wp14:editId="07A75224">
            <wp:extent cx="5260340" cy="7255823"/>
            <wp:effectExtent l="0" t="0" r="0" b="2540"/>
            <wp:docPr id="156" name="圖片 156" descr="C:\Users\KroEmPa\Desktop\NB_IoT_eNB_Reference\C__Users_KroEmPa_Desktop_NB_IoT_eNB_Reference_NB_IoT_eNB_ReferenceProcedurerrc_mac_config_req1_9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roEmPa\Desktop\NB_IoT_eNB_Reference\C__Users_KroEmPa_Desktop_NB_IoT_eNB_Reference_NB_IoT_eNB_ReferenceProcedurerrc_mac_config_req1_9.emf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07" cy="726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9B8C" w14:textId="77777777" w:rsidR="002134B6" w:rsidRDefault="002134B6" w:rsidP="002134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06D285" wp14:editId="55C70EEF">
            <wp:extent cx="5260975" cy="8669020"/>
            <wp:effectExtent l="0" t="0" r="0" b="0"/>
            <wp:docPr id="157" name="圖片 157" descr="C:\Users\KroEmPa\Desktop\NB_IoT_eNB_Reference\C__Users_KroEmPa_Desktop_NB_IoT_eNB_Reference_NB_IoT_eNB_ReferenceProcedurerrc_mac_config_req1_10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roEmPa\Desktop\NB_IoT_eNB_Reference\C__Users_KroEmPa_Desktop_NB_IoT_eNB_Reference_NB_IoT_eNB_ReferenceProcedurerrc_mac_config_req1_10.emf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86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439D" w14:textId="77777777" w:rsidR="002134B6" w:rsidRDefault="002134B6" w:rsidP="002134B6">
      <w:r>
        <w:rPr>
          <w:noProof/>
        </w:rPr>
        <w:lastRenderedPageBreak/>
        <w:drawing>
          <wp:inline distT="0" distB="0" distL="0" distR="0" wp14:anchorId="5094BFC3" wp14:editId="758D8CFB">
            <wp:extent cx="5260975" cy="4043680"/>
            <wp:effectExtent l="0" t="0" r="0" b="0"/>
            <wp:docPr id="158" name="圖片 158" descr="C:\Users\KroEmPa\Desktop\NB_IoT_eNB_Reference\C__Users_KroEmPa_Desktop_NB_IoT_eNB_Reference_NB_IoT_eNB_ReferenceProcedurerrc_mac_config_req1_1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roEmPa\Desktop\NB_IoT_eNB_Reference\C__Users_KroEmPa_Desktop_NB_IoT_eNB_Reference_NB_IoT_eNB_ReferenceProcedurerrc_mac_config_req1_11.emf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E49C" w14:textId="3A6FE461" w:rsidR="002134B6" w:rsidRDefault="00A67905" w:rsidP="00A6790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111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rrc_mac_config_req </w:t>
      </w:r>
    </w:p>
    <w:p w14:paraId="5CA8F0D6" w14:textId="77777777" w:rsidR="002134B6" w:rsidRDefault="002134B6" w:rsidP="002134B6">
      <w:pPr>
        <w:jc w:val="center"/>
      </w:pPr>
    </w:p>
    <w:p w14:paraId="582C3C79" w14:textId="21978F8F" w:rsidR="002134B6" w:rsidRPr="00602F35" w:rsidRDefault="00A67905" w:rsidP="00A67905">
      <w:pPr>
        <w:pStyle w:val="Table"/>
        <w:rPr>
          <w:color w:val="00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111</w:t>
      </w:r>
      <w:r w:rsidR="00A53881">
        <w:rPr>
          <w:noProof/>
        </w:rPr>
        <w:fldChar w:fldCharType="end"/>
      </w:r>
      <w:r w:rsidR="002134B6">
        <w:t xml:space="preserve"> Parameters of</w:t>
      </w:r>
      <w:del w:id="307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>
        <w:t>rrc_mac_config_req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:rsidRPr="000A00EB" w14:paraId="3F894DAE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3418DC07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  <w:p w14:paraId="38BDCBDD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t>( rrc_mac_config_req )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6442B686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6E611954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E15A5E0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5627C3E3" w14:textId="77777777" w:rsidTr="00A67905">
        <w:trPr>
          <w:jc w:val="center"/>
        </w:trPr>
        <w:tc>
          <w:tcPr>
            <w:tcW w:w="2689" w:type="dxa"/>
            <w:vAlign w:val="center"/>
          </w:tcPr>
          <w:p w14:paraId="1175D4BF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707FB6">
              <w:t>Mod_idP</w:t>
            </w:r>
          </w:p>
        </w:tc>
        <w:tc>
          <w:tcPr>
            <w:tcW w:w="3685" w:type="dxa"/>
            <w:vAlign w:val="center"/>
          </w:tcPr>
          <w:p w14:paraId="706F5044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module_id_t</w:t>
            </w:r>
          </w:p>
        </w:tc>
        <w:tc>
          <w:tcPr>
            <w:tcW w:w="2126" w:type="dxa"/>
            <w:vMerge w:val="restart"/>
            <w:vAlign w:val="center"/>
          </w:tcPr>
          <w:p w14:paraId="79673956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080F832B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14:paraId="69D0A26B" w14:textId="77777777" w:rsidTr="00A67905">
        <w:trPr>
          <w:jc w:val="center"/>
        </w:trPr>
        <w:tc>
          <w:tcPr>
            <w:tcW w:w="2689" w:type="dxa"/>
            <w:vAlign w:val="center"/>
          </w:tcPr>
          <w:p w14:paraId="4E92CF4E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707FB6">
              <w:t>CC_idP</w:t>
            </w:r>
          </w:p>
        </w:tc>
        <w:tc>
          <w:tcPr>
            <w:tcW w:w="3685" w:type="dxa"/>
            <w:vAlign w:val="center"/>
          </w:tcPr>
          <w:p w14:paraId="7127B621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A4440B">
              <w:t xml:space="preserve">int                   </w:t>
            </w:r>
          </w:p>
        </w:tc>
        <w:tc>
          <w:tcPr>
            <w:tcW w:w="2126" w:type="dxa"/>
            <w:vMerge/>
            <w:vAlign w:val="center"/>
          </w:tcPr>
          <w:p w14:paraId="1B83052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0C6A6C7D" w14:textId="77777777" w:rsidR="002134B6" w:rsidRPr="00E701CA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652F54E1" w14:textId="77777777" w:rsidTr="00A67905">
        <w:trPr>
          <w:jc w:val="center"/>
        </w:trPr>
        <w:tc>
          <w:tcPr>
            <w:tcW w:w="2689" w:type="dxa"/>
            <w:vAlign w:val="center"/>
          </w:tcPr>
          <w:p w14:paraId="03F3C6C1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  <w:r w:rsidRPr="00707FB6">
              <w:t>eNB_flagP</w:t>
            </w:r>
          </w:p>
        </w:tc>
        <w:tc>
          <w:tcPr>
            <w:tcW w:w="3685" w:type="dxa"/>
            <w:vAlign w:val="center"/>
          </w:tcPr>
          <w:p w14:paraId="3A1C9276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  <w:r w:rsidRPr="00A4440B">
              <w:t xml:space="preserve">eNB_flag_t                </w:t>
            </w:r>
          </w:p>
        </w:tc>
        <w:tc>
          <w:tcPr>
            <w:tcW w:w="2126" w:type="dxa"/>
            <w:vMerge w:val="restart"/>
            <w:vAlign w:val="center"/>
          </w:tcPr>
          <w:p w14:paraId="752B831E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21521654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14:paraId="5459170F" w14:textId="77777777" w:rsidTr="00A67905">
        <w:trPr>
          <w:jc w:val="center"/>
        </w:trPr>
        <w:tc>
          <w:tcPr>
            <w:tcW w:w="2689" w:type="dxa"/>
            <w:vAlign w:val="center"/>
          </w:tcPr>
          <w:p w14:paraId="63D816B3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707FB6">
              <w:t>rntiP</w:t>
            </w:r>
          </w:p>
        </w:tc>
        <w:tc>
          <w:tcPr>
            <w:tcW w:w="3685" w:type="dxa"/>
            <w:vAlign w:val="center"/>
          </w:tcPr>
          <w:p w14:paraId="73EBBE7F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  <w:r w:rsidRPr="00A4440B">
              <w:t xml:space="preserve">rnti_t                  </w:t>
            </w:r>
          </w:p>
        </w:tc>
        <w:tc>
          <w:tcPr>
            <w:tcW w:w="2126" w:type="dxa"/>
            <w:vMerge/>
            <w:vAlign w:val="center"/>
          </w:tcPr>
          <w:p w14:paraId="35F7F670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04B5FA89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65ADB912" w14:textId="77777777" w:rsidTr="00A67905">
        <w:trPr>
          <w:jc w:val="center"/>
        </w:trPr>
        <w:tc>
          <w:tcPr>
            <w:tcW w:w="2689" w:type="dxa"/>
            <w:vAlign w:val="center"/>
          </w:tcPr>
          <w:p w14:paraId="78D68A9D" w14:textId="77777777" w:rsidR="002134B6" w:rsidRPr="001D5E5C" w:rsidRDefault="002134B6" w:rsidP="00A67905">
            <w:pPr>
              <w:jc w:val="both"/>
              <w:rPr>
                <w:rFonts w:cs="Times New Roman"/>
              </w:rPr>
            </w:pPr>
            <w:r w:rsidRPr="00707FB6">
              <w:t>eNB_index</w:t>
            </w:r>
          </w:p>
        </w:tc>
        <w:tc>
          <w:tcPr>
            <w:tcW w:w="3685" w:type="dxa"/>
            <w:vAlign w:val="center"/>
          </w:tcPr>
          <w:p w14:paraId="5990A604" w14:textId="77777777" w:rsidR="002134B6" w:rsidRDefault="002134B6" w:rsidP="00A67905">
            <w:pPr>
              <w:jc w:val="both"/>
            </w:pPr>
            <w:r w:rsidRPr="00A4440B">
              <w:t xml:space="preserve">uint8_t                         </w:t>
            </w:r>
          </w:p>
        </w:tc>
        <w:tc>
          <w:tcPr>
            <w:tcW w:w="2126" w:type="dxa"/>
            <w:vMerge/>
            <w:vAlign w:val="center"/>
          </w:tcPr>
          <w:p w14:paraId="1D3DC065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650AAD78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726B127A" w14:textId="77777777" w:rsidTr="00A67905">
        <w:trPr>
          <w:jc w:val="center"/>
        </w:trPr>
        <w:tc>
          <w:tcPr>
            <w:tcW w:w="2689" w:type="dxa"/>
            <w:vAlign w:val="center"/>
          </w:tcPr>
          <w:p w14:paraId="54A1D7A1" w14:textId="77777777" w:rsidR="002134B6" w:rsidRPr="001D5E5C" w:rsidRDefault="002134B6" w:rsidP="00A67905">
            <w:pPr>
              <w:jc w:val="both"/>
              <w:rPr>
                <w:rFonts w:cs="Times New Roman"/>
              </w:rPr>
            </w:pPr>
            <w:r w:rsidRPr="00707FB6">
              <w:t>radioResourceConfigCommon</w:t>
            </w:r>
          </w:p>
        </w:tc>
        <w:tc>
          <w:tcPr>
            <w:tcW w:w="3685" w:type="dxa"/>
            <w:vAlign w:val="center"/>
          </w:tcPr>
          <w:p w14:paraId="5FDA3180" w14:textId="77777777" w:rsidR="002134B6" w:rsidRDefault="002134B6" w:rsidP="00A67905">
            <w:pPr>
              <w:jc w:val="both"/>
            </w:pPr>
            <w:r w:rsidRPr="00A4440B">
              <w:t xml:space="preserve">RadioResourceConfigCommonSIB_t  </w:t>
            </w:r>
          </w:p>
        </w:tc>
        <w:tc>
          <w:tcPr>
            <w:tcW w:w="2126" w:type="dxa"/>
            <w:vMerge/>
            <w:vAlign w:val="center"/>
          </w:tcPr>
          <w:p w14:paraId="50A9D88F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EE5D6B8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1A28A22F" w14:textId="77777777" w:rsidTr="00A67905">
        <w:trPr>
          <w:jc w:val="center"/>
        </w:trPr>
        <w:tc>
          <w:tcPr>
            <w:tcW w:w="2689" w:type="dxa"/>
            <w:vAlign w:val="center"/>
          </w:tcPr>
          <w:p w14:paraId="10B0D706" w14:textId="77777777" w:rsidR="002134B6" w:rsidRPr="009562F3" w:rsidRDefault="002134B6" w:rsidP="00A67905">
            <w:pPr>
              <w:jc w:val="both"/>
            </w:pPr>
            <w:r w:rsidRPr="00707FB6">
              <w:t>physicalConfigDedicated</w:t>
            </w:r>
          </w:p>
        </w:tc>
        <w:tc>
          <w:tcPr>
            <w:tcW w:w="3685" w:type="dxa"/>
            <w:vAlign w:val="center"/>
          </w:tcPr>
          <w:p w14:paraId="6B35A8AA" w14:textId="77777777" w:rsidR="002134B6" w:rsidRPr="001C3862" w:rsidRDefault="002134B6" w:rsidP="00A67905">
            <w:pPr>
              <w:jc w:val="both"/>
            </w:pPr>
            <w:r w:rsidRPr="00A4440B">
              <w:t xml:space="preserve">struct PhysicalConfigDedicated </w:t>
            </w:r>
          </w:p>
        </w:tc>
        <w:tc>
          <w:tcPr>
            <w:tcW w:w="2126" w:type="dxa"/>
            <w:vMerge/>
            <w:vAlign w:val="center"/>
          </w:tcPr>
          <w:p w14:paraId="04947766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4EB53E6C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479E63E9" w14:textId="77777777" w:rsidTr="00A67905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23E29C99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1D5E5C">
              <w:rPr>
                <w:rFonts w:cs="Times New Roman"/>
              </w:rPr>
              <w:t>#ifdef Rel10</w:t>
            </w:r>
          </w:p>
        </w:tc>
      </w:tr>
      <w:tr w:rsidR="002134B6" w14:paraId="5C88065B" w14:textId="77777777" w:rsidTr="00A67905">
        <w:trPr>
          <w:jc w:val="center"/>
        </w:trPr>
        <w:tc>
          <w:tcPr>
            <w:tcW w:w="2689" w:type="dxa"/>
            <w:vAlign w:val="center"/>
          </w:tcPr>
          <w:p w14:paraId="226BC2AE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49535C">
              <w:t>sCellToAddMod_r10</w:t>
            </w:r>
          </w:p>
        </w:tc>
        <w:tc>
          <w:tcPr>
            <w:tcW w:w="3685" w:type="dxa"/>
            <w:vAlign w:val="center"/>
          </w:tcPr>
          <w:p w14:paraId="1B18494E" w14:textId="77777777" w:rsidR="002134B6" w:rsidRDefault="002134B6" w:rsidP="00A67905">
            <w:pPr>
              <w:jc w:val="both"/>
            </w:pPr>
            <w:r w:rsidRPr="00640736">
              <w:t>SCellToAddMod_r10_t</w:t>
            </w:r>
            <w:r w:rsidRPr="00A17379">
              <w:t xml:space="preserve">                             </w:t>
            </w:r>
          </w:p>
        </w:tc>
        <w:tc>
          <w:tcPr>
            <w:tcW w:w="2126" w:type="dxa"/>
            <w:vAlign w:val="center"/>
          </w:tcPr>
          <w:p w14:paraId="0DC102BE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Align w:val="center"/>
          </w:tcPr>
          <w:p w14:paraId="4092D87D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14:paraId="6FE1262E" w14:textId="77777777" w:rsidTr="00A67905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6968ADD1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#endif</w:t>
            </w:r>
          </w:p>
        </w:tc>
      </w:tr>
      <w:tr w:rsidR="002134B6" w14:paraId="538DDEBB" w14:textId="77777777" w:rsidTr="00A67905">
        <w:trPr>
          <w:jc w:val="center"/>
        </w:trPr>
        <w:tc>
          <w:tcPr>
            <w:tcW w:w="2689" w:type="dxa"/>
            <w:vAlign w:val="center"/>
          </w:tcPr>
          <w:p w14:paraId="2B82AB32" w14:textId="77777777" w:rsidR="002134B6" w:rsidRPr="0027141D" w:rsidRDefault="002134B6" w:rsidP="00A67905">
            <w:pPr>
              <w:jc w:val="both"/>
            </w:pPr>
            <w:r>
              <w:t>measObj</w:t>
            </w:r>
          </w:p>
        </w:tc>
        <w:tc>
          <w:tcPr>
            <w:tcW w:w="3685" w:type="dxa"/>
            <w:vAlign w:val="center"/>
          </w:tcPr>
          <w:p w14:paraId="4EEE7A00" w14:textId="77777777" w:rsidR="002134B6" w:rsidRPr="00A17379" w:rsidRDefault="002134B6" w:rsidP="00A67905">
            <w:pPr>
              <w:jc w:val="both"/>
            </w:pPr>
            <w:r w:rsidRPr="000A5366">
              <w:t xml:space="preserve">MeasObjectToAddMod_t         </w:t>
            </w:r>
          </w:p>
        </w:tc>
        <w:tc>
          <w:tcPr>
            <w:tcW w:w="2126" w:type="dxa"/>
            <w:vMerge w:val="restart"/>
            <w:vAlign w:val="center"/>
          </w:tcPr>
          <w:p w14:paraId="2DCB2DDD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66AB4549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14:paraId="1349730C" w14:textId="77777777" w:rsidTr="00A67905">
        <w:trPr>
          <w:jc w:val="center"/>
        </w:trPr>
        <w:tc>
          <w:tcPr>
            <w:tcW w:w="2689" w:type="dxa"/>
            <w:vAlign w:val="center"/>
          </w:tcPr>
          <w:p w14:paraId="04A68447" w14:textId="77777777" w:rsidR="002134B6" w:rsidRPr="0027141D" w:rsidRDefault="002134B6" w:rsidP="00A67905">
            <w:pPr>
              <w:jc w:val="both"/>
            </w:pPr>
            <w:r>
              <w:t>mac_MainConfig</w:t>
            </w:r>
          </w:p>
        </w:tc>
        <w:tc>
          <w:tcPr>
            <w:tcW w:w="3685" w:type="dxa"/>
            <w:vAlign w:val="center"/>
          </w:tcPr>
          <w:p w14:paraId="032D5131" w14:textId="77777777" w:rsidR="002134B6" w:rsidRPr="00A17379" w:rsidRDefault="002134B6" w:rsidP="00A67905">
            <w:pPr>
              <w:jc w:val="both"/>
            </w:pPr>
            <w:r w:rsidRPr="000A5366">
              <w:t xml:space="preserve">MAC_MainConfig_t      </w:t>
            </w:r>
          </w:p>
        </w:tc>
        <w:tc>
          <w:tcPr>
            <w:tcW w:w="2126" w:type="dxa"/>
            <w:vMerge/>
            <w:vAlign w:val="center"/>
          </w:tcPr>
          <w:p w14:paraId="7C907D85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4E2C446A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4AB9BC08" w14:textId="77777777" w:rsidTr="00A67905">
        <w:trPr>
          <w:jc w:val="center"/>
        </w:trPr>
        <w:tc>
          <w:tcPr>
            <w:tcW w:w="2689" w:type="dxa"/>
            <w:vAlign w:val="center"/>
          </w:tcPr>
          <w:p w14:paraId="03CF535A" w14:textId="77777777" w:rsidR="002134B6" w:rsidRPr="0027141D" w:rsidRDefault="002134B6" w:rsidP="00A67905">
            <w:pPr>
              <w:jc w:val="both"/>
            </w:pPr>
            <w:r>
              <w:t>logicalChannelIdentity</w:t>
            </w:r>
          </w:p>
        </w:tc>
        <w:tc>
          <w:tcPr>
            <w:tcW w:w="3685" w:type="dxa"/>
            <w:vAlign w:val="center"/>
          </w:tcPr>
          <w:p w14:paraId="43BD5BD1" w14:textId="77777777" w:rsidR="002134B6" w:rsidRPr="00A17379" w:rsidRDefault="002134B6" w:rsidP="00A67905">
            <w:pPr>
              <w:jc w:val="both"/>
            </w:pPr>
            <w:r w:rsidRPr="000A5366">
              <w:t xml:space="preserve">long                             </w:t>
            </w:r>
          </w:p>
        </w:tc>
        <w:tc>
          <w:tcPr>
            <w:tcW w:w="2126" w:type="dxa"/>
            <w:vMerge/>
            <w:vAlign w:val="center"/>
          </w:tcPr>
          <w:p w14:paraId="52783CA3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69BB1FA4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52775E90" w14:textId="77777777" w:rsidTr="00A67905">
        <w:trPr>
          <w:jc w:val="center"/>
        </w:trPr>
        <w:tc>
          <w:tcPr>
            <w:tcW w:w="2689" w:type="dxa"/>
            <w:vAlign w:val="center"/>
          </w:tcPr>
          <w:p w14:paraId="526F567F" w14:textId="77777777" w:rsidR="002134B6" w:rsidRPr="0027141D" w:rsidRDefault="002134B6" w:rsidP="00A67905">
            <w:pPr>
              <w:jc w:val="both"/>
            </w:pPr>
            <w:r>
              <w:t>logicalChannelConfig</w:t>
            </w:r>
          </w:p>
        </w:tc>
        <w:tc>
          <w:tcPr>
            <w:tcW w:w="3685" w:type="dxa"/>
            <w:vAlign w:val="center"/>
          </w:tcPr>
          <w:p w14:paraId="14562CF1" w14:textId="77777777" w:rsidR="002134B6" w:rsidRPr="00A17379" w:rsidRDefault="002134B6" w:rsidP="00A67905">
            <w:pPr>
              <w:jc w:val="both"/>
            </w:pPr>
            <w:r w:rsidRPr="000A5366">
              <w:t xml:space="preserve">LogicalChannelConfig_t          </w:t>
            </w:r>
          </w:p>
        </w:tc>
        <w:tc>
          <w:tcPr>
            <w:tcW w:w="2126" w:type="dxa"/>
            <w:vMerge/>
            <w:vAlign w:val="center"/>
          </w:tcPr>
          <w:p w14:paraId="4906D51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62AC940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3DE11BAD" w14:textId="77777777" w:rsidTr="00A67905">
        <w:trPr>
          <w:jc w:val="center"/>
        </w:trPr>
        <w:tc>
          <w:tcPr>
            <w:tcW w:w="2689" w:type="dxa"/>
            <w:vAlign w:val="center"/>
          </w:tcPr>
          <w:p w14:paraId="48738AA3" w14:textId="77777777" w:rsidR="002134B6" w:rsidRPr="0027141D" w:rsidRDefault="002134B6" w:rsidP="00A67905">
            <w:pPr>
              <w:jc w:val="both"/>
            </w:pPr>
            <w:r>
              <w:lastRenderedPageBreak/>
              <w:t>measGapConfig</w:t>
            </w:r>
          </w:p>
        </w:tc>
        <w:tc>
          <w:tcPr>
            <w:tcW w:w="3685" w:type="dxa"/>
            <w:vAlign w:val="center"/>
          </w:tcPr>
          <w:p w14:paraId="139A5E44" w14:textId="77777777" w:rsidR="002134B6" w:rsidRPr="00A17379" w:rsidRDefault="002134B6" w:rsidP="00A67905">
            <w:pPr>
              <w:jc w:val="both"/>
            </w:pPr>
            <w:r w:rsidRPr="000A5366">
              <w:t xml:space="preserve">MeasGapConfig_t                 </w:t>
            </w:r>
          </w:p>
        </w:tc>
        <w:tc>
          <w:tcPr>
            <w:tcW w:w="2126" w:type="dxa"/>
            <w:vMerge/>
            <w:vAlign w:val="center"/>
          </w:tcPr>
          <w:p w14:paraId="241F2262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976CE9C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6AF4371F" w14:textId="77777777" w:rsidTr="00A67905">
        <w:trPr>
          <w:jc w:val="center"/>
        </w:trPr>
        <w:tc>
          <w:tcPr>
            <w:tcW w:w="2689" w:type="dxa"/>
            <w:vAlign w:val="center"/>
          </w:tcPr>
          <w:p w14:paraId="7FEF8FFD" w14:textId="77777777" w:rsidR="002134B6" w:rsidRPr="0027141D" w:rsidRDefault="002134B6" w:rsidP="00A67905">
            <w:pPr>
              <w:jc w:val="both"/>
            </w:pPr>
            <w:r>
              <w:t>tdd_Config</w:t>
            </w:r>
          </w:p>
        </w:tc>
        <w:tc>
          <w:tcPr>
            <w:tcW w:w="3685" w:type="dxa"/>
            <w:vAlign w:val="center"/>
          </w:tcPr>
          <w:p w14:paraId="2473DC71" w14:textId="77777777" w:rsidR="002134B6" w:rsidRPr="00A17379" w:rsidRDefault="002134B6" w:rsidP="00A67905">
            <w:pPr>
              <w:jc w:val="both"/>
            </w:pPr>
            <w:r w:rsidRPr="000A5366">
              <w:t xml:space="preserve">TDD_Config_t                    </w:t>
            </w:r>
          </w:p>
        </w:tc>
        <w:tc>
          <w:tcPr>
            <w:tcW w:w="2126" w:type="dxa"/>
            <w:vMerge/>
            <w:vAlign w:val="center"/>
          </w:tcPr>
          <w:p w14:paraId="0BDC9486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83A985F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3A699154" w14:textId="77777777" w:rsidTr="00A67905">
        <w:trPr>
          <w:jc w:val="center"/>
        </w:trPr>
        <w:tc>
          <w:tcPr>
            <w:tcW w:w="2689" w:type="dxa"/>
            <w:vAlign w:val="center"/>
          </w:tcPr>
          <w:p w14:paraId="35F38C76" w14:textId="77777777" w:rsidR="002134B6" w:rsidRPr="0027141D" w:rsidRDefault="002134B6" w:rsidP="00A67905">
            <w:pPr>
              <w:jc w:val="both"/>
            </w:pPr>
            <w:r>
              <w:t>mobilityControlInfo</w:t>
            </w:r>
          </w:p>
        </w:tc>
        <w:tc>
          <w:tcPr>
            <w:tcW w:w="3685" w:type="dxa"/>
            <w:vAlign w:val="center"/>
          </w:tcPr>
          <w:p w14:paraId="5B60496E" w14:textId="77777777" w:rsidR="002134B6" w:rsidRPr="00A17379" w:rsidRDefault="002134B6" w:rsidP="00A67905">
            <w:pPr>
              <w:jc w:val="both"/>
            </w:pPr>
            <w:r w:rsidRPr="000A5366">
              <w:t xml:space="preserve">MobilityControlInfo_t           </w:t>
            </w:r>
          </w:p>
        </w:tc>
        <w:tc>
          <w:tcPr>
            <w:tcW w:w="2126" w:type="dxa"/>
            <w:vMerge/>
            <w:vAlign w:val="center"/>
          </w:tcPr>
          <w:p w14:paraId="17EDF481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EC9AFCA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6105E7C7" w14:textId="77777777" w:rsidTr="00A67905">
        <w:trPr>
          <w:jc w:val="center"/>
        </w:trPr>
        <w:tc>
          <w:tcPr>
            <w:tcW w:w="2689" w:type="dxa"/>
            <w:vAlign w:val="center"/>
          </w:tcPr>
          <w:p w14:paraId="7EF91F26" w14:textId="77777777" w:rsidR="002134B6" w:rsidRPr="0027141D" w:rsidRDefault="002134B6" w:rsidP="00A67905">
            <w:pPr>
              <w:jc w:val="both"/>
            </w:pPr>
            <w:r>
              <w:t>SIwindowsize</w:t>
            </w:r>
          </w:p>
        </w:tc>
        <w:tc>
          <w:tcPr>
            <w:tcW w:w="3685" w:type="dxa"/>
            <w:vAlign w:val="center"/>
          </w:tcPr>
          <w:p w14:paraId="362CFAA1" w14:textId="77777777" w:rsidR="002134B6" w:rsidRPr="00A17379" w:rsidRDefault="002134B6" w:rsidP="00A67905">
            <w:pPr>
              <w:jc w:val="both"/>
            </w:pPr>
            <w:r w:rsidRPr="000A5366">
              <w:t xml:space="preserve">uint8_t                              </w:t>
            </w:r>
          </w:p>
        </w:tc>
        <w:tc>
          <w:tcPr>
            <w:tcW w:w="2126" w:type="dxa"/>
            <w:vMerge/>
            <w:vAlign w:val="center"/>
          </w:tcPr>
          <w:p w14:paraId="7697B5D9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35282AFC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24DFBD2E" w14:textId="77777777" w:rsidTr="00A67905">
        <w:trPr>
          <w:jc w:val="center"/>
        </w:trPr>
        <w:tc>
          <w:tcPr>
            <w:tcW w:w="2689" w:type="dxa"/>
            <w:vAlign w:val="center"/>
          </w:tcPr>
          <w:p w14:paraId="3A999C27" w14:textId="77777777" w:rsidR="002134B6" w:rsidRPr="0027141D" w:rsidRDefault="002134B6" w:rsidP="00A67905">
            <w:pPr>
              <w:jc w:val="both"/>
            </w:pPr>
            <w:r>
              <w:t>SIperiod</w:t>
            </w:r>
          </w:p>
        </w:tc>
        <w:tc>
          <w:tcPr>
            <w:tcW w:w="3685" w:type="dxa"/>
            <w:vAlign w:val="center"/>
          </w:tcPr>
          <w:p w14:paraId="32085C5C" w14:textId="77777777" w:rsidR="002134B6" w:rsidRPr="00A17379" w:rsidRDefault="002134B6" w:rsidP="00A67905">
            <w:pPr>
              <w:jc w:val="both"/>
            </w:pPr>
            <w:r w:rsidRPr="000A5366">
              <w:t xml:space="preserve">uint16_t                             </w:t>
            </w:r>
          </w:p>
        </w:tc>
        <w:tc>
          <w:tcPr>
            <w:tcW w:w="2126" w:type="dxa"/>
            <w:vMerge/>
            <w:vAlign w:val="center"/>
          </w:tcPr>
          <w:p w14:paraId="05CC073F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7F3EBCD9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569799DF" w14:textId="77777777" w:rsidTr="00A67905">
        <w:trPr>
          <w:jc w:val="center"/>
        </w:trPr>
        <w:tc>
          <w:tcPr>
            <w:tcW w:w="2689" w:type="dxa"/>
            <w:vAlign w:val="center"/>
          </w:tcPr>
          <w:p w14:paraId="36695A5D" w14:textId="77777777" w:rsidR="002134B6" w:rsidRPr="0027141D" w:rsidRDefault="002134B6" w:rsidP="00A67905">
            <w:pPr>
              <w:jc w:val="both"/>
            </w:pPr>
            <w:r>
              <w:t>ul_CarrierFreq</w:t>
            </w:r>
          </w:p>
        </w:tc>
        <w:tc>
          <w:tcPr>
            <w:tcW w:w="3685" w:type="dxa"/>
            <w:vAlign w:val="center"/>
          </w:tcPr>
          <w:p w14:paraId="02BC74A9" w14:textId="77777777" w:rsidR="002134B6" w:rsidRPr="00A17379" w:rsidRDefault="002134B6" w:rsidP="00A67905">
            <w:pPr>
              <w:jc w:val="both"/>
            </w:pPr>
            <w:r w:rsidRPr="000A5366">
              <w:t xml:space="preserve">ARFCN_ValueEUTRA_t              </w:t>
            </w:r>
          </w:p>
        </w:tc>
        <w:tc>
          <w:tcPr>
            <w:tcW w:w="2126" w:type="dxa"/>
            <w:vMerge/>
            <w:vAlign w:val="center"/>
          </w:tcPr>
          <w:p w14:paraId="12D426D4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6FE245AB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0FA7F3DF" w14:textId="77777777" w:rsidTr="00A67905">
        <w:trPr>
          <w:jc w:val="center"/>
        </w:trPr>
        <w:tc>
          <w:tcPr>
            <w:tcW w:w="2689" w:type="dxa"/>
            <w:vAlign w:val="center"/>
          </w:tcPr>
          <w:p w14:paraId="10F6D775" w14:textId="77777777" w:rsidR="002134B6" w:rsidRPr="0027141D" w:rsidRDefault="002134B6" w:rsidP="00A67905">
            <w:pPr>
              <w:jc w:val="both"/>
            </w:pPr>
            <w:r>
              <w:t>ul_Bandwidth</w:t>
            </w:r>
          </w:p>
        </w:tc>
        <w:tc>
          <w:tcPr>
            <w:tcW w:w="3685" w:type="dxa"/>
            <w:vAlign w:val="center"/>
          </w:tcPr>
          <w:p w14:paraId="68B45601" w14:textId="77777777" w:rsidR="002134B6" w:rsidRPr="00A17379" w:rsidRDefault="002134B6" w:rsidP="00A67905">
            <w:pPr>
              <w:jc w:val="both"/>
            </w:pPr>
            <w:r w:rsidRPr="000A5366">
              <w:t xml:space="preserve">long                            </w:t>
            </w:r>
          </w:p>
        </w:tc>
        <w:tc>
          <w:tcPr>
            <w:tcW w:w="2126" w:type="dxa"/>
            <w:vMerge/>
            <w:vAlign w:val="center"/>
          </w:tcPr>
          <w:p w14:paraId="69544E89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6255C65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566494E8" w14:textId="77777777" w:rsidTr="00A67905">
        <w:trPr>
          <w:jc w:val="center"/>
        </w:trPr>
        <w:tc>
          <w:tcPr>
            <w:tcW w:w="2689" w:type="dxa"/>
            <w:vAlign w:val="center"/>
          </w:tcPr>
          <w:p w14:paraId="39435ED2" w14:textId="77777777" w:rsidR="002134B6" w:rsidRPr="0027141D" w:rsidRDefault="002134B6" w:rsidP="00A67905">
            <w:pPr>
              <w:jc w:val="both"/>
            </w:pPr>
            <w:r>
              <w:t>additionalSpectrumEmission</w:t>
            </w:r>
          </w:p>
        </w:tc>
        <w:tc>
          <w:tcPr>
            <w:tcW w:w="3685" w:type="dxa"/>
            <w:vAlign w:val="center"/>
          </w:tcPr>
          <w:p w14:paraId="68996997" w14:textId="77777777" w:rsidR="002134B6" w:rsidRPr="00A17379" w:rsidRDefault="002134B6" w:rsidP="00A67905">
            <w:pPr>
              <w:jc w:val="both"/>
            </w:pPr>
            <w:r w:rsidRPr="000A5366">
              <w:t xml:space="preserve">AdditionalSpectrumEmission_t   </w:t>
            </w:r>
          </w:p>
        </w:tc>
        <w:tc>
          <w:tcPr>
            <w:tcW w:w="2126" w:type="dxa"/>
            <w:vMerge/>
            <w:vAlign w:val="center"/>
          </w:tcPr>
          <w:p w14:paraId="6074B4BF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7846FCF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69CC86EB" w14:textId="77777777" w:rsidTr="00A67905">
        <w:trPr>
          <w:jc w:val="center"/>
        </w:trPr>
        <w:tc>
          <w:tcPr>
            <w:tcW w:w="2689" w:type="dxa"/>
            <w:vAlign w:val="center"/>
          </w:tcPr>
          <w:p w14:paraId="6BB17334" w14:textId="77777777" w:rsidR="002134B6" w:rsidRPr="0027141D" w:rsidRDefault="002134B6" w:rsidP="00A67905">
            <w:pPr>
              <w:jc w:val="both"/>
            </w:pPr>
            <w:r w:rsidRPr="005F675E">
              <w:t>mbsfn_SubframeConfigList</w:t>
            </w:r>
          </w:p>
        </w:tc>
        <w:tc>
          <w:tcPr>
            <w:tcW w:w="3685" w:type="dxa"/>
            <w:vAlign w:val="center"/>
          </w:tcPr>
          <w:p w14:paraId="119D7373" w14:textId="77777777" w:rsidR="002134B6" w:rsidRPr="00A17379" w:rsidRDefault="002134B6" w:rsidP="00A67905">
            <w:pPr>
              <w:jc w:val="both"/>
            </w:pPr>
            <w:r w:rsidRPr="000A5366">
              <w:t xml:space="preserve">struct MBSFN_SubframeConfigList </w:t>
            </w:r>
          </w:p>
        </w:tc>
        <w:tc>
          <w:tcPr>
            <w:tcW w:w="2126" w:type="dxa"/>
            <w:vMerge/>
            <w:vAlign w:val="center"/>
          </w:tcPr>
          <w:p w14:paraId="6062C96F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48D68C2D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29B69F3B" w14:textId="77777777" w:rsidTr="00A67905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6660C6C7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1D5E5C">
              <w:rPr>
                <w:rFonts w:cs="Times New Roman"/>
              </w:rPr>
              <w:t>#ifdef Rel10</w:t>
            </w:r>
          </w:p>
        </w:tc>
      </w:tr>
      <w:tr w:rsidR="002134B6" w14:paraId="34DF641F" w14:textId="77777777" w:rsidTr="00A67905">
        <w:trPr>
          <w:jc w:val="center"/>
        </w:trPr>
        <w:tc>
          <w:tcPr>
            <w:tcW w:w="2689" w:type="dxa"/>
            <w:vAlign w:val="center"/>
          </w:tcPr>
          <w:p w14:paraId="5E07533A" w14:textId="77777777" w:rsidR="002134B6" w:rsidRPr="0027141D" w:rsidRDefault="002134B6" w:rsidP="00A67905">
            <w:pPr>
              <w:jc w:val="both"/>
            </w:pPr>
            <w:r w:rsidRPr="006929E1">
              <w:t>MBMS_Flag</w:t>
            </w:r>
          </w:p>
        </w:tc>
        <w:tc>
          <w:tcPr>
            <w:tcW w:w="3685" w:type="dxa"/>
            <w:vAlign w:val="center"/>
          </w:tcPr>
          <w:p w14:paraId="5A10CC22" w14:textId="77777777" w:rsidR="002134B6" w:rsidRPr="00A17379" w:rsidRDefault="002134B6" w:rsidP="00A67905">
            <w:pPr>
              <w:jc w:val="both"/>
            </w:pPr>
            <w:r w:rsidRPr="00E072CC">
              <w:t xml:space="preserve">uint8_t                              </w:t>
            </w:r>
          </w:p>
        </w:tc>
        <w:tc>
          <w:tcPr>
            <w:tcW w:w="2126" w:type="dxa"/>
            <w:vMerge w:val="restart"/>
            <w:vAlign w:val="center"/>
          </w:tcPr>
          <w:p w14:paraId="51741C0D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6E65078B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14:paraId="7278EFB7" w14:textId="77777777" w:rsidTr="00A67905">
        <w:trPr>
          <w:jc w:val="center"/>
        </w:trPr>
        <w:tc>
          <w:tcPr>
            <w:tcW w:w="2689" w:type="dxa"/>
            <w:vAlign w:val="center"/>
          </w:tcPr>
          <w:p w14:paraId="7910C037" w14:textId="77777777" w:rsidR="002134B6" w:rsidRPr="0027141D" w:rsidRDefault="002134B6" w:rsidP="00A67905">
            <w:pPr>
              <w:jc w:val="both"/>
            </w:pPr>
            <w:r w:rsidRPr="006929E1">
              <w:t>mbsfn_AreaInfoList</w:t>
            </w:r>
          </w:p>
        </w:tc>
        <w:tc>
          <w:tcPr>
            <w:tcW w:w="3685" w:type="dxa"/>
            <w:vAlign w:val="center"/>
          </w:tcPr>
          <w:p w14:paraId="12AAFEB6" w14:textId="77777777" w:rsidR="002134B6" w:rsidRPr="00A17379" w:rsidRDefault="002134B6" w:rsidP="00A67905">
            <w:pPr>
              <w:jc w:val="both"/>
            </w:pPr>
            <w:r w:rsidRPr="00E072CC">
              <w:t>MBSFN_AreaInfoList_r9_t</w:t>
            </w:r>
          </w:p>
        </w:tc>
        <w:tc>
          <w:tcPr>
            <w:tcW w:w="2126" w:type="dxa"/>
            <w:vMerge/>
            <w:vAlign w:val="center"/>
          </w:tcPr>
          <w:p w14:paraId="44FA41F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4FC277C0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4212AA28" w14:textId="77777777" w:rsidTr="00A67905">
        <w:trPr>
          <w:jc w:val="center"/>
        </w:trPr>
        <w:tc>
          <w:tcPr>
            <w:tcW w:w="2689" w:type="dxa"/>
            <w:vAlign w:val="center"/>
          </w:tcPr>
          <w:p w14:paraId="2491400F" w14:textId="77777777" w:rsidR="002134B6" w:rsidRPr="0027141D" w:rsidRDefault="002134B6" w:rsidP="00A67905">
            <w:pPr>
              <w:jc w:val="both"/>
            </w:pPr>
            <w:r w:rsidRPr="006929E1">
              <w:t>pmch_InfoList</w:t>
            </w:r>
          </w:p>
        </w:tc>
        <w:tc>
          <w:tcPr>
            <w:tcW w:w="3685" w:type="dxa"/>
            <w:vAlign w:val="center"/>
          </w:tcPr>
          <w:p w14:paraId="73534D99" w14:textId="77777777" w:rsidR="002134B6" w:rsidRPr="00A17379" w:rsidRDefault="002134B6" w:rsidP="00A67905">
            <w:pPr>
              <w:jc w:val="both"/>
            </w:pPr>
            <w:r w:rsidRPr="00E072CC">
              <w:t>PMCH_InfoList_r9_t</w:t>
            </w:r>
          </w:p>
        </w:tc>
        <w:tc>
          <w:tcPr>
            <w:tcW w:w="2126" w:type="dxa"/>
            <w:vMerge/>
            <w:vAlign w:val="center"/>
          </w:tcPr>
          <w:p w14:paraId="5DD4D1BA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487EC32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39ABD184" w14:textId="77777777" w:rsidTr="00A67905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61169054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#endif</w:t>
            </w:r>
          </w:p>
        </w:tc>
      </w:tr>
      <w:tr w:rsidR="002134B6" w14:paraId="5A937C49" w14:textId="77777777" w:rsidTr="00A67905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0F91771E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#ifdef CBA</w:t>
            </w:r>
          </w:p>
        </w:tc>
      </w:tr>
      <w:tr w:rsidR="002134B6" w14:paraId="7AEB9934" w14:textId="77777777" w:rsidTr="00A67905">
        <w:trPr>
          <w:trHeight w:val="151"/>
          <w:jc w:val="center"/>
        </w:trPr>
        <w:tc>
          <w:tcPr>
            <w:tcW w:w="2689" w:type="dxa"/>
            <w:vAlign w:val="center"/>
          </w:tcPr>
          <w:p w14:paraId="6713D3CF" w14:textId="77777777" w:rsidR="002134B6" w:rsidRPr="0027141D" w:rsidRDefault="002134B6" w:rsidP="00A67905">
            <w:pPr>
              <w:jc w:val="both"/>
            </w:pPr>
            <w:r>
              <w:t>num_active_cba_groups</w:t>
            </w:r>
          </w:p>
        </w:tc>
        <w:tc>
          <w:tcPr>
            <w:tcW w:w="3685" w:type="dxa"/>
            <w:vAlign w:val="center"/>
          </w:tcPr>
          <w:p w14:paraId="7EB19D7D" w14:textId="77777777" w:rsidR="002134B6" w:rsidRPr="00A17379" w:rsidRDefault="002134B6" w:rsidP="00A67905">
            <w:pPr>
              <w:jc w:val="both"/>
            </w:pPr>
            <w:r w:rsidRPr="00C02F7D">
              <w:t xml:space="preserve">uint8_t                              </w:t>
            </w:r>
          </w:p>
        </w:tc>
        <w:tc>
          <w:tcPr>
            <w:tcW w:w="2126" w:type="dxa"/>
            <w:vMerge w:val="restart"/>
            <w:vAlign w:val="center"/>
          </w:tcPr>
          <w:p w14:paraId="7EF3B6D2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66B9A493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14:paraId="47EB1AE6" w14:textId="77777777" w:rsidTr="00A67905">
        <w:trPr>
          <w:jc w:val="center"/>
        </w:trPr>
        <w:tc>
          <w:tcPr>
            <w:tcW w:w="2689" w:type="dxa"/>
            <w:vAlign w:val="center"/>
          </w:tcPr>
          <w:p w14:paraId="3B615F1F" w14:textId="77777777" w:rsidR="002134B6" w:rsidRPr="0027141D" w:rsidRDefault="002134B6" w:rsidP="00A67905">
            <w:pPr>
              <w:jc w:val="both"/>
            </w:pPr>
            <w:r w:rsidRPr="00991483">
              <w:t>cba_rnti</w:t>
            </w:r>
          </w:p>
        </w:tc>
        <w:tc>
          <w:tcPr>
            <w:tcW w:w="3685" w:type="dxa"/>
            <w:vAlign w:val="center"/>
          </w:tcPr>
          <w:p w14:paraId="218AEC39" w14:textId="77777777" w:rsidR="002134B6" w:rsidRPr="00A17379" w:rsidRDefault="002134B6" w:rsidP="00A67905">
            <w:pPr>
              <w:jc w:val="both"/>
            </w:pPr>
            <w:r w:rsidRPr="00C02F7D">
              <w:t xml:space="preserve">uint16_t </w:t>
            </w:r>
          </w:p>
        </w:tc>
        <w:tc>
          <w:tcPr>
            <w:tcW w:w="2126" w:type="dxa"/>
            <w:vMerge/>
            <w:vAlign w:val="center"/>
          </w:tcPr>
          <w:p w14:paraId="699516E1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79B9D38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14:paraId="739FAE64" w14:textId="77777777" w:rsidTr="00A67905">
        <w:trPr>
          <w:jc w:val="center"/>
        </w:trPr>
        <w:tc>
          <w:tcPr>
            <w:tcW w:w="9918" w:type="dxa"/>
            <w:gridSpan w:val="4"/>
            <w:shd w:val="clear" w:color="auto" w:fill="D9D9D9" w:themeFill="background1" w:themeFillShade="D9"/>
            <w:vAlign w:val="center"/>
          </w:tcPr>
          <w:p w14:paraId="2173D42E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49535C">
              <w:rPr>
                <w:rFonts w:cs="Times New Roman"/>
              </w:rPr>
              <w:t>#endif</w:t>
            </w:r>
          </w:p>
        </w:tc>
      </w:tr>
    </w:tbl>
    <w:p w14:paraId="7462CFC6" w14:textId="77777777" w:rsidR="00A67905" w:rsidRDefault="00A67905" w:rsidP="00A67905"/>
    <w:p w14:paraId="4FF22FAF" w14:textId="58454487" w:rsidR="002134B6" w:rsidRDefault="002134B6" w:rsidP="002134B6">
      <w:pPr>
        <w:pStyle w:val="4"/>
      </w:pPr>
      <w:r>
        <w:lastRenderedPageBreak/>
        <w:t>7.</w:t>
      </w:r>
      <w:r w:rsidR="00B20EDF">
        <w:t>4.</w:t>
      </w:r>
      <w:r w:rsidR="00671522">
        <w:t>1.</w:t>
      </w:r>
      <w:r>
        <w:t xml:space="preserve">2 </w:t>
      </w:r>
      <w:r w:rsidRPr="00EA7068">
        <w:t>find_UE_id</w:t>
      </w:r>
    </w:p>
    <w:p w14:paraId="191C2212" w14:textId="408B85B4" w:rsidR="002134B6" w:rsidRPr="00EA7068" w:rsidRDefault="002134B6" w:rsidP="002134B6">
      <w:pPr>
        <w:jc w:val="center"/>
      </w:pPr>
      <w:r>
        <w:rPr>
          <w:noProof/>
        </w:rPr>
        <w:drawing>
          <wp:inline distT="0" distB="0" distL="0" distR="0" wp14:anchorId="6B366FD5" wp14:editId="51D3AC72">
            <wp:extent cx="5257800" cy="6360160"/>
            <wp:effectExtent l="0" t="0" r="0" b="2540"/>
            <wp:docPr id="173" name="圖片 173" descr="C__Users_KroEmPa_Dropbox_OAI_4_DesignDocument_Rel13_NBIoT_暐太_NB_IoT_eNB_Reference_NB_IoT_eNB_ReferenceProcedurefind_UE_i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C__Users_KroEmPa_Dropbox_OAI_4_DesignDocument_Rel13_NBIoT_暐太_NB_IoT_eNB_Reference_NB_IoT_eNB_ReferenceProcedurefind_UE_id1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C9AE" w14:textId="1796E7C3" w:rsidR="002134B6" w:rsidRDefault="00A67905" w:rsidP="00A6790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112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EA7068">
        <w:t>find_UE_id</w:t>
      </w:r>
    </w:p>
    <w:p w14:paraId="146CFA72" w14:textId="77777777" w:rsidR="002134B6" w:rsidRDefault="002134B6" w:rsidP="002134B6">
      <w:pPr>
        <w:jc w:val="center"/>
      </w:pPr>
    </w:p>
    <w:p w14:paraId="33D09FE9" w14:textId="2BF8150D" w:rsidR="002134B6" w:rsidRPr="00602F35" w:rsidRDefault="00A67905" w:rsidP="00A67905">
      <w:pPr>
        <w:pStyle w:val="Table"/>
        <w:rPr>
          <w:color w:val="00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112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08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EA7068">
        <w:t>find_UE_id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24F64CD1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659385D5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67823490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9275FA4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468CDC90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560989C3" w14:textId="77777777" w:rsidTr="00A67905">
        <w:trPr>
          <w:jc w:val="center"/>
        </w:trPr>
        <w:tc>
          <w:tcPr>
            <w:tcW w:w="2689" w:type="dxa"/>
            <w:vAlign w:val="center"/>
          </w:tcPr>
          <w:p w14:paraId="17EDB2DD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EA7068">
              <w:t>rnti</w:t>
            </w:r>
          </w:p>
        </w:tc>
        <w:tc>
          <w:tcPr>
            <w:tcW w:w="3685" w:type="dxa"/>
            <w:vAlign w:val="center"/>
          </w:tcPr>
          <w:p w14:paraId="14F37FF6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EA7068">
              <w:t>uint16_t</w:t>
            </w:r>
          </w:p>
        </w:tc>
        <w:tc>
          <w:tcPr>
            <w:tcW w:w="2126" w:type="dxa"/>
            <w:vMerge w:val="restart"/>
            <w:vAlign w:val="center"/>
          </w:tcPr>
          <w:p w14:paraId="5C80B245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5043D9DB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03B566BE" w14:textId="77777777" w:rsidTr="00A67905">
        <w:trPr>
          <w:jc w:val="center"/>
        </w:trPr>
        <w:tc>
          <w:tcPr>
            <w:tcW w:w="2689" w:type="dxa"/>
            <w:vAlign w:val="center"/>
          </w:tcPr>
          <w:p w14:paraId="46F6EA90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EA7068">
              <w:t>eNB</w:t>
            </w:r>
          </w:p>
        </w:tc>
        <w:tc>
          <w:tcPr>
            <w:tcW w:w="3685" w:type="dxa"/>
            <w:vAlign w:val="center"/>
          </w:tcPr>
          <w:p w14:paraId="09915F4C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EA7068">
              <w:t>PHY_VARS_eNB</w:t>
            </w:r>
          </w:p>
        </w:tc>
        <w:tc>
          <w:tcPr>
            <w:tcW w:w="2126" w:type="dxa"/>
            <w:vMerge/>
            <w:vAlign w:val="center"/>
          </w:tcPr>
          <w:p w14:paraId="290196F1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3D085519" w14:textId="77777777" w:rsidR="002134B6" w:rsidRPr="00E701CA" w:rsidRDefault="002134B6" w:rsidP="00A67905">
            <w:pPr>
              <w:jc w:val="both"/>
              <w:rPr>
                <w:rFonts w:cs="Times New Roman"/>
              </w:rPr>
            </w:pPr>
          </w:p>
        </w:tc>
      </w:tr>
    </w:tbl>
    <w:p w14:paraId="046CBEB3" w14:textId="77777777" w:rsidR="00A67905" w:rsidRDefault="00A67905" w:rsidP="00A67905"/>
    <w:p w14:paraId="56340BBF" w14:textId="52077DAA" w:rsidR="00F9486F" w:rsidRDefault="00F9486F" w:rsidP="00F9486F">
      <w:pPr>
        <w:pStyle w:val="4"/>
      </w:pPr>
      <w:r>
        <w:lastRenderedPageBreak/>
        <w:t xml:space="preserve">7.4.1.3 </w:t>
      </w:r>
      <w:r w:rsidRPr="005F467C">
        <w:t>phy_config_sib1_eNB</w:t>
      </w:r>
    </w:p>
    <w:p w14:paraId="25B371DC" w14:textId="77777777" w:rsidR="00F9486F" w:rsidRDefault="00F9486F" w:rsidP="00F9486F">
      <w:pPr>
        <w:jc w:val="center"/>
      </w:pPr>
      <w:r>
        <w:rPr>
          <w:noProof/>
        </w:rPr>
        <w:drawing>
          <wp:inline distT="0" distB="0" distL="0" distR="0" wp14:anchorId="411116D3" wp14:editId="47A5863A">
            <wp:extent cx="5257800" cy="5821680"/>
            <wp:effectExtent l="0" t="0" r="0" b="7620"/>
            <wp:docPr id="172" name="圖片 172" descr="C__Users_KroEmPa_Desktop_NB_IoT_eNB_Reference_NB_IoT_eNB_ReferenceProcedurephy_config_sib1_eN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C__Users_KroEmPa_Desktop_NB_IoT_eNB_Reference_NB_IoT_eNB_ReferenceProcedurephy_config_sib1_eNB1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C5BB" w14:textId="37581AD0" w:rsidR="00F9486F" w:rsidRDefault="00A67905" w:rsidP="00A6790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113</w:t>
      </w:r>
      <w:r w:rsidR="00A53881">
        <w:rPr>
          <w:noProof/>
        </w:rPr>
        <w:fldChar w:fldCharType="end"/>
      </w:r>
      <w:r>
        <w:t xml:space="preserve"> </w:t>
      </w:r>
      <w:r w:rsidR="00F9486F">
        <w:t xml:space="preserve">Proceudre level of </w:t>
      </w:r>
      <w:r w:rsidR="00F9486F" w:rsidRPr="005F467C">
        <w:t>phy_config_sib1_eNB</w:t>
      </w:r>
    </w:p>
    <w:p w14:paraId="27659BB5" w14:textId="77777777" w:rsidR="00F9486F" w:rsidRDefault="00F9486F" w:rsidP="00F9486F">
      <w:pPr>
        <w:jc w:val="center"/>
        <w:rPr>
          <w:rFonts w:cs="Times New Roman"/>
        </w:rPr>
      </w:pPr>
    </w:p>
    <w:p w14:paraId="00134381" w14:textId="1024F3B5" w:rsidR="00F9486F" w:rsidRPr="00602F35" w:rsidRDefault="00A67905" w:rsidP="00A67905">
      <w:pPr>
        <w:pStyle w:val="Table"/>
        <w:rPr>
          <w:color w:val="00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113</w:t>
      </w:r>
      <w:r w:rsidR="00A53881">
        <w:rPr>
          <w:noProof/>
        </w:rPr>
        <w:fldChar w:fldCharType="end"/>
      </w:r>
      <w:r>
        <w:t xml:space="preserve"> </w:t>
      </w:r>
      <w:r w:rsidR="00F9486F">
        <w:t>Parameters of</w:t>
      </w:r>
      <w:del w:id="309" w:author="KroEmPa" w:date="2009-12-06T18:10:00Z">
        <w:r w:rsidR="00F9486F" w:rsidDel="007E7054">
          <w:rPr>
            <w:color w:val="000000"/>
          </w:rPr>
          <w:delText>Config_PHY_MAC.</w:delText>
        </w:r>
      </w:del>
      <w:r w:rsidR="00F9486F" w:rsidRPr="00602F35">
        <w:t xml:space="preserve"> </w:t>
      </w:r>
      <w:r w:rsidR="00F9486F" w:rsidRPr="00EA7068">
        <w:t>find_UE_id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F9486F" w14:paraId="21049606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7E1149AE" w14:textId="77777777" w:rsidR="00F9486F" w:rsidRPr="000A00EB" w:rsidRDefault="00F9486F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7844A3A7" w14:textId="77777777" w:rsidR="00F9486F" w:rsidRPr="000A00EB" w:rsidRDefault="00F9486F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C47267D" w14:textId="77777777" w:rsidR="00F9486F" w:rsidRPr="000A00EB" w:rsidRDefault="00F9486F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509C8E1C" w14:textId="77777777" w:rsidR="00F9486F" w:rsidRDefault="00F9486F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F9486F" w14:paraId="76C054C0" w14:textId="77777777" w:rsidTr="00A67905">
        <w:trPr>
          <w:jc w:val="center"/>
        </w:trPr>
        <w:tc>
          <w:tcPr>
            <w:tcW w:w="2689" w:type="dxa"/>
            <w:vAlign w:val="center"/>
          </w:tcPr>
          <w:p w14:paraId="47FC3374" w14:textId="77777777" w:rsidR="00F9486F" w:rsidRDefault="00F9486F" w:rsidP="00A67905">
            <w:pPr>
              <w:jc w:val="both"/>
              <w:rPr>
                <w:rFonts w:cs="Times New Roman"/>
              </w:rPr>
            </w:pPr>
            <w:r w:rsidRPr="008B53B5">
              <w:t>Mod_id</w:t>
            </w:r>
          </w:p>
        </w:tc>
        <w:tc>
          <w:tcPr>
            <w:tcW w:w="3685" w:type="dxa"/>
            <w:vAlign w:val="center"/>
          </w:tcPr>
          <w:p w14:paraId="314EC9B9" w14:textId="77777777" w:rsidR="00F9486F" w:rsidRDefault="00F9486F" w:rsidP="00A67905">
            <w:pPr>
              <w:jc w:val="both"/>
              <w:rPr>
                <w:rFonts w:cs="Times New Roman"/>
              </w:rPr>
            </w:pPr>
            <w:r w:rsidRPr="00B345C8">
              <w:t xml:space="preserve">uint8_t </w:t>
            </w:r>
          </w:p>
        </w:tc>
        <w:tc>
          <w:tcPr>
            <w:tcW w:w="2126" w:type="dxa"/>
            <w:vMerge w:val="restart"/>
            <w:vAlign w:val="center"/>
          </w:tcPr>
          <w:p w14:paraId="369D9D38" w14:textId="77777777" w:rsidR="00F9486F" w:rsidRDefault="00F9486F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57A52D1B" w14:textId="77777777" w:rsidR="00F9486F" w:rsidRDefault="00F9486F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F9486F" w:rsidRPr="00E701CA" w14:paraId="274F464A" w14:textId="77777777" w:rsidTr="00A67905">
        <w:trPr>
          <w:jc w:val="center"/>
        </w:trPr>
        <w:tc>
          <w:tcPr>
            <w:tcW w:w="2689" w:type="dxa"/>
            <w:vAlign w:val="center"/>
          </w:tcPr>
          <w:p w14:paraId="4B8031D3" w14:textId="77777777" w:rsidR="00F9486F" w:rsidRDefault="00F9486F" w:rsidP="00A67905">
            <w:pPr>
              <w:jc w:val="both"/>
              <w:rPr>
                <w:rFonts w:cs="Times New Roman"/>
              </w:rPr>
            </w:pPr>
            <w:r w:rsidRPr="008B53B5">
              <w:t>CC_id</w:t>
            </w:r>
          </w:p>
        </w:tc>
        <w:tc>
          <w:tcPr>
            <w:tcW w:w="3685" w:type="dxa"/>
            <w:vAlign w:val="center"/>
          </w:tcPr>
          <w:p w14:paraId="10045109" w14:textId="77777777" w:rsidR="00F9486F" w:rsidRDefault="00F9486F" w:rsidP="00A67905">
            <w:pPr>
              <w:jc w:val="both"/>
              <w:rPr>
                <w:rFonts w:cs="Times New Roman"/>
              </w:rPr>
            </w:pPr>
            <w:r w:rsidRPr="00B345C8">
              <w:t xml:space="preserve">int </w:t>
            </w:r>
          </w:p>
        </w:tc>
        <w:tc>
          <w:tcPr>
            <w:tcW w:w="2126" w:type="dxa"/>
            <w:vMerge/>
            <w:vAlign w:val="center"/>
          </w:tcPr>
          <w:p w14:paraId="10A57088" w14:textId="77777777" w:rsidR="00F9486F" w:rsidRDefault="00F9486F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35DAD5F7" w14:textId="77777777" w:rsidR="00F9486F" w:rsidRPr="00E701CA" w:rsidRDefault="00F9486F" w:rsidP="00A67905">
            <w:pPr>
              <w:jc w:val="both"/>
              <w:rPr>
                <w:rFonts w:cs="Times New Roman"/>
              </w:rPr>
            </w:pPr>
          </w:p>
        </w:tc>
      </w:tr>
      <w:tr w:rsidR="00F9486F" w:rsidRPr="00285D7B" w14:paraId="2E0D0589" w14:textId="77777777" w:rsidTr="00A67905">
        <w:trPr>
          <w:jc w:val="center"/>
        </w:trPr>
        <w:tc>
          <w:tcPr>
            <w:tcW w:w="2689" w:type="dxa"/>
            <w:vAlign w:val="center"/>
          </w:tcPr>
          <w:p w14:paraId="27484B64" w14:textId="77777777" w:rsidR="00F9486F" w:rsidRPr="00285D7B" w:rsidRDefault="00F9486F" w:rsidP="00A67905">
            <w:pPr>
              <w:jc w:val="both"/>
              <w:rPr>
                <w:rFonts w:cs="Times New Roman"/>
              </w:rPr>
            </w:pPr>
            <w:r w:rsidRPr="008B53B5">
              <w:t>tdd_Config</w:t>
            </w:r>
          </w:p>
        </w:tc>
        <w:tc>
          <w:tcPr>
            <w:tcW w:w="3685" w:type="dxa"/>
            <w:vAlign w:val="center"/>
          </w:tcPr>
          <w:p w14:paraId="1B81123F" w14:textId="77777777" w:rsidR="00F9486F" w:rsidRPr="00285D7B" w:rsidRDefault="00F9486F" w:rsidP="00A67905">
            <w:pPr>
              <w:jc w:val="both"/>
              <w:rPr>
                <w:rFonts w:cs="Times New Roman"/>
              </w:rPr>
            </w:pPr>
            <w:r w:rsidRPr="00B345C8">
              <w:t>TDD_Config_t</w:t>
            </w:r>
          </w:p>
        </w:tc>
        <w:tc>
          <w:tcPr>
            <w:tcW w:w="2126" w:type="dxa"/>
            <w:vMerge/>
            <w:vAlign w:val="center"/>
          </w:tcPr>
          <w:p w14:paraId="41A5C956" w14:textId="77777777" w:rsidR="00F9486F" w:rsidRPr="00285D7B" w:rsidRDefault="00F9486F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029C8E7" w14:textId="77777777" w:rsidR="00F9486F" w:rsidRPr="00285D7B" w:rsidRDefault="00F9486F" w:rsidP="00A67905">
            <w:pPr>
              <w:jc w:val="both"/>
              <w:rPr>
                <w:rFonts w:cs="Times New Roman"/>
              </w:rPr>
            </w:pPr>
          </w:p>
        </w:tc>
      </w:tr>
      <w:tr w:rsidR="00F9486F" w:rsidRPr="00285D7B" w14:paraId="7EE15A59" w14:textId="77777777" w:rsidTr="00A67905">
        <w:trPr>
          <w:jc w:val="center"/>
        </w:trPr>
        <w:tc>
          <w:tcPr>
            <w:tcW w:w="2689" w:type="dxa"/>
            <w:vAlign w:val="center"/>
          </w:tcPr>
          <w:p w14:paraId="449A146A" w14:textId="77777777" w:rsidR="00F9486F" w:rsidRPr="00707FB6" w:rsidRDefault="00F9486F" w:rsidP="00A67905">
            <w:pPr>
              <w:jc w:val="both"/>
            </w:pPr>
            <w:r w:rsidRPr="008B53B5">
              <w:t>SIwindowsize</w:t>
            </w:r>
          </w:p>
        </w:tc>
        <w:tc>
          <w:tcPr>
            <w:tcW w:w="3685" w:type="dxa"/>
            <w:vAlign w:val="center"/>
          </w:tcPr>
          <w:p w14:paraId="660DF076" w14:textId="77777777" w:rsidR="00F9486F" w:rsidRPr="00A4440B" w:rsidRDefault="00F9486F" w:rsidP="00A67905">
            <w:pPr>
              <w:jc w:val="both"/>
            </w:pPr>
            <w:r w:rsidRPr="00B345C8">
              <w:t>uint8_t</w:t>
            </w:r>
          </w:p>
        </w:tc>
        <w:tc>
          <w:tcPr>
            <w:tcW w:w="2126" w:type="dxa"/>
            <w:vMerge/>
            <w:vAlign w:val="center"/>
          </w:tcPr>
          <w:p w14:paraId="3FCEC36C" w14:textId="77777777" w:rsidR="00F9486F" w:rsidRDefault="00F9486F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7A2BD6EE" w14:textId="77777777" w:rsidR="00F9486F" w:rsidRDefault="00F9486F" w:rsidP="00A67905">
            <w:pPr>
              <w:jc w:val="both"/>
              <w:rPr>
                <w:rFonts w:cs="Times New Roman"/>
              </w:rPr>
            </w:pPr>
          </w:p>
        </w:tc>
      </w:tr>
      <w:tr w:rsidR="00F9486F" w:rsidRPr="00285D7B" w14:paraId="297322F7" w14:textId="77777777" w:rsidTr="00A67905">
        <w:trPr>
          <w:jc w:val="center"/>
        </w:trPr>
        <w:tc>
          <w:tcPr>
            <w:tcW w:w="2689" w:type="dxa"/>
            <w:vAlign w:val="center"/>
          </w:tcPr>
          <w:p w14:paraId="26540C22" w14:textId="77777777" w:rsidR="00F9486F" w:rsidRPr="00707FB6" w:rsidRDefault="00F9486F" w:rsidP="00A67905">
            <w:pPr>
              <w:jc w:val="both"/>
            </w:pPr>
            <w:r w:rsidRPr="008B53B5">
              <w:t>SIPeriod</w:t>
            </w:r>
          </w:p>
        </w:tc>
        <w:tc>
          <w:tcPr>
            <w:tcW w:w="3685" w:type="dxa"/>
            <w:vAlign w:val="center"/>
          </w:tcPr>
          <w:p w14:paraId="01623B50" w14:textId="77777777" w:rsidR="00F9486F" w:rsidRPr="00A4440B" w:rsidRDefault="00F9486F" w:rsidP="00A67905">
            <w:pPr>
              <w:jc w:val="both"/>
            </w:pPr>
            <w:r w:rsidRPr="00B345C8">
              <w:t>uint16_t</w:t>
            </w:r>
          </w:p>
        </w:tc>
        <w:tc>
          <w:tcPr>
            <w:tcW w:w="2126" w:type="dxa"/>
            <w:vAlign w:val="center"/>
          </w:tcPr>
          <w:p w14:paraId="308A2010" w14:textId="77777777" w:rsidR="00F9486F" w:rsidRDefault="00F9486F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Align w:val="center"/>
          </w:tcPr>
          <w:p w14:paraId="3DFCE1E7" w14:textId="77777777" w:rsidR="00F9486F" w:rsidRDefault="00F9486F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</w:tbl>
    <w:p w14:paraId="73ED9D89" w14:textId="77777777" w:rsidR="00A67905" w:rsidRDefault="00A67905" w:rsidP="00A67905"/>
    <w:p w14:paraId="08BF3BD6" w14:textId="366FA3D9" w:rsidR="002134B6" w:rsidRDefault="002134B6" w:rsidP="002134B6">
      <w:pPr>
        <w:pStyle w:val="4"/>
      </w:pPr>
      <w:r>
        <w:t>7.</w:t>
      </w:r>
      <w:r w:rsidR="00B20EDF">
        <w:t>4.</w:t>
      </w:r>
      <w:r w:rsidR="00671522">
        <w:t>1.</w:t>
      </w:r>
      <w:r w:rsidR="00B20EDF">
        <w:t>4</w:t>
      </w:r>
      <w:r>
        <w:t xml:space="preserve"> </w:t>
      </w:r>
      <w:r w:rsidRPr="005F467C">
        <w:t>phy_config_sib</w:t>
      </w:r>
      <w:r>
        <w:t>2</w:t>
      </w:r>
      <w:r w:rsidRPr="005F467C">
        <w:t>_eNB</w:t>
      </w:r>
    </w:p>
    <w:p w14:paraId="2B672D53" w14:textId="36355372" w:rsidR="002134B6" w:rsidRDefault="009710EA" w:rsidP="002134B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B904A" wp14:editId="2F8A62D0">
                <wp:simplePos x="0" y="0"/>
                <wp:positionH relativeFrom="column">
                  <wp:posOffset>2778760</wp:posOffset>
                </wp:positionH>
                <wp:positionV relativeFrom="paragraph">
                  <wp:posOffset>7121338</wp:posOffset>
                </wp:positionV>
                <wp:extent cx="2362200" cy="286871"/>
                <wp:effectExtent l="0" t="0" r="19050" b="1841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868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0F332" id="矩形 103" o:spid="_x0000_s1026" style="position:absolute;margin-left:218.8pt;margin-top:560.75pt;width:186pt;height:22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AE233C" wp14:editId="34AFDEFB">
                <wp:simplePos x="0" y="0"/>
                <wp:positionH relativeFrom="column">
                  <wp:posOffset>2779059</wp:posOffset>
                </wp:positionH>
                <wp:positionV relativeFrom="paragraph">
                  <wp:posOffset>6010835</wp:posOffset>
                </wp:positionV>
                <wp:extent cx="2362200" cy="286871"/>
                <wp:effectExtent l="0" t="0" r="19050" b="1841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868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D9281" id="矩形 99" o:spid="_x0000_s1026" style="position:absolute;margin-left:218.8pt;margin-top:473.3pt;width:186pt;height:2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7E05E3" wp14:editId="44323F84">
                <wp:simplePos x="0" y="0"/>
                <wp:positionH relativeFrom="column">
                  <wp:posOffset>3182471</wp:posOffset>
                </wp:positionH>
                <wp:positionV relativeFrom="paragraph">
                  <wp:posOffset>2438400</wp:posOffset>
                </wp:positionV>
                <wp:extent cx="1837764" cy="1420906"/>
                <wp:effectExtent l="0" t="0" r="10160" b="2730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764" cy="1420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CE9DF" id="矩形 80" o:spid="_x0000_s1026" style="position:absolute;margin-left:250.6pt;margin-top:192pt;width:144.7pt;height:11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" fillcolor="white [3212]" strokecolor="white [3212]" strokeweight="2pt"/>
            </w:pict>
          </mc:Fallback>
        </mc:AlternateContent>
      </w:r>
      <w:r w:rsidR="002134B6">
        <w:rPr>
          <w:noProof/>
        </w:rPr>
        <w:drawing>
          <wp:inline distT="0" distB="0" distL="0" distR="0" wp14:anchorId="533A94FB" wp14:editId="3A8D2FA9">
            <wp:extent cx="5257800" cy="7757160"/>
            <wp:effectExtent l="0" t="0" r="0" b="0"/>
            <wp:docPr id="171" name="圖片 171" descr="C__Users_KroEmPa_Desktop_NB_IoT_eNB_Reference_NB_IoT_eNB_ReferenceProcedurephy_config_sib2_eN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 descr="C__Users_KroEmPa_Desktop_NB_IoT_eNB_Reference_NB_IoT_eNB_ReferenceProcedurephy_config_sib2_eNB1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A5EA" w14:textId="0C954F54" w:rsidR="002134B6" w:rsidRDefault="00A67905" w:rsidP="00A67905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114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5F467C">
        <w:t>phy_config_sib</w:t>
      </w:r>
      <w:r w:rsidR="002134B6">
        <w:t>2</w:t>
      </w:r>
      <w:r w:rsidR="002134B6" w:rsidRPr="005F467C">
        <w:t>_eNB</w:t>
      </w:r>
    </w:p>
    <w:p w14:paraId="07E3D6E8" w14:textId="77777777" w:rsidR="002134B6" w:rsidRDefault="002134B6" w:rsidP="002134B6">
      <w:pPr>
        <w:jc w:val="center"/>
        <w:rPr>
          <w:rFonts w:cs="Times New Roman"/>
        </w:rPr>
      </w:pPr>
    </w:p>
    <w:p w14:paraId="4AB82E0A" w14:textId="23F1E096" w:rsidR="002134B6" w:rsidRPr="00602F35" w:rsidRDefault="00A67905" w:rsidP="00A67905">
      <w:pPr>
        <w:pStyle w:val="Table"/>
        <w:rPr>
          <w:color w:val="00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114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0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5F467C">
        <w:t>phy_config_sib</w:t>
      </w:r>
      <w:r w:rsidR="002134B6">
        <w:t>2</w:t>
      </w:r>
      <w:r w:rsidR="002134B6" w:rsidRPr="005F467C">
        <w:t>_eNB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7C17463D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16CB1279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07906176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8F79381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5CE29913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37584E2E" w14:textId="77777777" w:rsidTr="00A67905">
        <w:trPr>
          <w:jc w:val="center"/>
        </w:trPr>
        <w:tc>
          <w:tcPr>
            <w:tcW w:w="2689" w:type="dxa"/>
            <w:vAlign w:val="center"/>
          </w:tcPr>
          <w:p w14:paraId="23EE9849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Mod_id</w:t>
            </w:r>
          </w:p>
        </w:tc>
        <w:tc>
          <w:tcPr>
            <w:tcW w:w="3685" w:type="dxa"/>
            <w:vAlign w:val="center"/>
          </w:tcPr>
          <w:p w14:paraId="1354E165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3A578DFF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4BEF5337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66CFE93D" w14:textId="77777777" w:rsidTr="00A67905">
        <w:trPr>
          <w:jc w:val="center"/>
        </w:trPr>
        <w:tc>
          <w:tcPr>
            <w:tcW w:w="2689" w:type="dxa"/>
            <w:vAlign w:val="center"/>
          </w:tcPr>
          <w:p w14:paraId="51BC1573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CC_id</w:t>
            </w:r>
          </w:p>
        </w:tc>
        <w:tc>
          <w:tcPr>
            <w:tcW w:w="3685" w:type="dxa"/>
            <w:vAlign w:val="center"/>
          </w:tcPr>
          <w:p w14:paraId="378FB558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  <w:vAlign w:val="center"/>
          </w:tcPr>
          <w:p w14:paraId="1F2CBF45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2B28CCA" w14:textId="77777777" w:rsidR="002134B6" w:rsidRPr="00E701CA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:rsidRPr="00285D7B" w14:paraId="2244AB4E" w14:textId="77777777" w:rsidTr="00A67905">
        <w:trPr>
          <w:jc w:val="center"/>
        </w:trPr>
        <w:tc>
          <w:tcPr>
            <w:tcW w:w="2689" w:type="dxa"/>
            <w:vAlign w:val="center"/>
          </w:tcPr>
          <w:p w14:paraId="5133AA6B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  <w:r w:rsidRPr="00CB150B">
              <w:t>radioResourceConfigCommon</w:t>
            </w:r>
          </w:p>
        </w:tc>
        <w:tc>
          <w:tcPr>
            <w:tcW w:w="3685" w:type="dxa"/>
            <w:vAlign w:val="center"/>
          </w:tcPr>
          <w:p w14:paraId="461D9BDE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  <w:r w:rsidRPr="002271EE">
              <w:t xml:space="preserve">RadioResourceConfigCommonSIB_t </w:t>
            </w:r>
          </w:p>
        </w:tc>
        <w:tc>
          <w:tcPr>
            <w:tcW w:w="2126" w:type="dxa"/>
            <w:vMerge/>
            <w:vAlign w:val="center"/>
          </w:tcPr>
          <w:p w14:paraId="78F17B0C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630A6EAC" w14:textId="77777777" w:rsidR="002134B6" w:rsidRPr="00285D7B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:rsidRPr="00285D7B" w14:paraId="648341B9" w14:textId="77777777" w:rsidTr="00A67905">
        <w:trPr>
          <w:jc w:val="center"/>
        </w:trPr>
        <w:tc>
          <w:tcPr>
            <w:tcW w:w="2689" w:type="dxa"/>
            <w:vAlign w:val="center"/>
          </w:tcPr>
          <w:p w14:paraId="3F6C9B9D" w14:textId="77777777" w:rsidR="002134B6" w:rsidRPr="00707FB6" w:rsidRDefault="002134B6" w:rsidP="00A67905">
            <w:pPr>
              <w:jc w:val="both"/>
            </w:pPr>
            <w:r w:rsidRPr="00CB150B">
              <w:t>ul_CArrierFreq</w:t>
            </w:r>
          </w:p>
        </w:tc>
        <w:tc>
          <w:tcPr>
            <w:tcW w:w="3685" w:type="dxa"/>
            <w:vAlign w:val="center"/>
          </w:tcPr>
          <w:p w14:paraId="449AAC6D" w14:textId="77777777" w:rsidR="002134B6" w:rsidRPr="00A4440B" w:rsidRDefault="002134B6" w:rsidP="00A67905">
            <w:pPr>
              <w:jc w:val="both"/>
            </w:pPr>
            <w:r w:rsidRPr="002271EE">
              <w:t xml:space="preserve">ARFCN_ValueEUTRA_t </w:t>
            </w:r>
          </w:p>
        </w:tc>
        <w:tc>
          <w:tcPr>
            <w:tcW w:w="2126" w:type="dxa"/>
            <w:vMerge/>
            <w:vAlign w:val="center"/>
          </w:tcPr>
          <w:p w14:paraId="7CD5BBF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E99FCC8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:rsidRPr="00285D7B" w14:paraId="444D5881" w14:textId="77777777" w:rsidTr="00A67905">
        <w:trPr>
          <w:jc w:val="center"/>
        </w:trPr>
        <w:tc>
          <w:tcPr>
            <w:tcW w:w="2689" w:type="dxa"/>
            <w:vAlign w:val="center"/>
          </w:tcPr>
          <w:p w14:paraId="1A7D3179" w14:textId="77777777" w:rsidR="002134B6" w:rsidRPr="00707FB6" w:rsidRDefault="002134B6" w:rsidP="00A67905">
            <w:pPr>
              <w:jc w:val="both"/>
            </w:pPr>
            <w:r w:rsidRPr="00CB150B">
              <w:t>ul_Bandwidth</w:t>
            </w:r>
          </w:p>
        </w:tc>
        <w:tc>
          <w:tcPr>
            <w:tcW w:w="3685" w:type="dxa"/>
            <w:vAlign w:val="center"/>
          </w:tcPr>
          <w:p w14:paraId="4FDFAB93" w14:textId="77777777" w:rsidR="002134B6" w:rsidRPr="00A4440B" w:rsidRDefault="002134B6" w:rsidP="00A67905">
            <w:pPr>
              <w:jc w:val="both"/>
            </w:pPr>
            <w:r w:rsidRPr="002271EE">
              <w:t xml:space="preserve">long </w:t>
            </w:r>
          </w:p>
        </w:tc>
        <w:tc>
          <w:tcPr>
            <w:tcW w:w="2126" w:type="dxa"/>
            <w:vMerge/>
            <w:vAlign w:val="center"/>
          </w:tcPr>
          <w:p w14:paraId="52C5FE38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0B67FB1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:rsidRPr="00285D7B" w14:paraId="609A1791" w14:textId="77777777" w:rsidTr="00A67905">
        <w:trPr>
          <w:jc w:val="center"/>
        </w:trPr>
        <w:tc>
          <w:tcPr>
            <w:tcW w:w="2689" w:type="dxa"/>
            <w:vAlign w:val="center"/>
          </w:tcPr>
          <w:p w14:paraId="66493756" w14:textId="77777777" w:rsidR="002134B6" w:rsidRPr="008B53B5" w:rsidRDefault="002134B6" w:rsidP="00A67905">
            <w:pPr>
              <w:jc w:val="both"/>
            </w:pPr>
            <w:r w:rsidRPr="00CB150B">
              <w:t>additionalSpectrumEmission</w:t>
            </w:r>
          </w:p>
        </w:tc>
        <w:tc>
          <w:tcPr>
            <w:tcW w:w="3685" w:type="dxa"/>
            <w:vAlign w:val="center"/>
          </w:tcPr>
          <w:p w14:paraId="21DCBC5B" w14:textId="77777777" w:rsidR="002134B6" w:rsidRPr="00B345C8" w:rsidRDefault="002134B6" w:rsidP="00A67905">
            <w:pPr>
              <w:jc w:val="both"/>
            </w:pPr>
            <w:r w:rsidRPr="002271EE">
              <w:t xml:space="preserve">AdditionalSpectrumEmission_t </w:t>
            </w:r>
          </w:p>
        </w:tc>
        <w:tc>
          <w:tcPr>
            <w:tcW w:w="2126" w:type="dxa"/>
            <w:vMerge/>
            <w:vAlign w:val="center"/>
          </w:tcPr>
          <w:p w14:paraId="2C32A7E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E612A22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  <w:tr w:rsidR="002134B6" w:rsidRPr="00285D7B" w14:paraId="6C286C1B" w14:textId="77777777" w:rsidTr="00A67905">
        <w:trPr>
          <w:jc w:val="center"/>
        </w:trPr>
        <w:tc>
          <w:tcPr>
            <w:tcW w:w="2689" w:type="dxa"/>
            <w:vAlign w:val="center"/>
          </w:tcPr>
          <w:p w14:paraId="1286FEE1" w14:textId="77777777" w:rsidR="002134B6" w:rsidRPr="008B53B5" w:rsidRDefault="002134B6" w:rsidP="00A67905">
            <w:pPr>
              <w:jc w:val="both"/>
            </w:pPr>
            <w:r w:rsidRPr="00CB150B">
              <w:t>mbsfn_SubframeConfigList</w:t>
            </w:r>
          </w:p>
        </w:tc>
        <w:tc>
          <w:tcPr>
            <w:tcW w:w="3685" w:type="dxa"/>
            <w:vAlign w:val="center"/>
          </w:tcPr>
          <w:p w14:paraId="5FECB21D" w14:textId="77777777" w:rsidR="002134B6" w:rsidRPr="00B345C8" w:rsidRDefault="002134B6" w:rsidP="00A67905">
            <w:pPr>
              <w:jc w:val="both"/>
            </w:pPr>
            <w:r w:rsidRPr="002271EE">
              <w:t xml:space="preserve">struct MBSFN_SubframeConfigList  </w:t>
            </w:r>
          </w:p>
        </w:tc>
        <w:tc>
          <w:tcPr>
            <w:tcW w:w="2126" w:type="dxa"/>
            <w:vMerge/>
            <w:vAlign w:val="center"/>
          </w:tcPr>
          <w:p w14:paraId="1679DB1A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BD742BE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</w:tr>
    </w:tbl>
    <w:p w14:paraId="65C83607" w14:textId="77777777" w:rsidR="002134B6" w:rsidRPr="005F467C" w:rsidRDefault="002134B6" w:rsidP="00A67905"/>
    <w:p w14:paraId="4CCD8BE0" w14:textId="2530E4B2" w:rsidR="002134B6" w:rsidRDefault="002134B6" w:rsidP="00B20EDF">
      <w:pPr>
        <w:pStyle w:val="5"/>
        <w:ind w:left="480"/>
        <w:rPr>
          <w:b w:val="0"/>
        </w:rPr>
      </w:pPr>
      <w:r w:rsidRPr="001D0C2B">
        <w:lastRenderedPageBreak/>
        <w:t>7.</w:t>
      </w:r>
      <w:r w:rsidR="00B20EDF">
        <w:t>4.</w:t>
      </w:r>
      <w:r w:rsidR="00F9486F">
        <w:t>1.</w:t>
      </w:r>
      <w:r w:rsidR="00B20EDF">
        <w:t>4.1</w:t>
      </w:r>
      <w:r w:rsidRPr="001D0C2B">
        <w:t xml:space="preserve"> Store_prach_Config_toLTE_DL_FRAME_PARMS</w:t>
      </w:r>
    </w:p>
    <w:p w14:paraId="047BE858" w14:textId="6E9D6FB6" w:rsidR="002134B6" w:rsidRDefault="002134B6" w:rsidP="002134B6">
      <w:r>
        <w:rPr>
          <w:noProof/>
        </w:rPr>
        <w:drawing>
          <wp:inline distT="0" distB="0" distL="0" distR="0" wp14:anchorId="097252A1" wp14:editId="03019428">
            <wp:extent cx="5257800" cy="6075680"/>
            <wp:effectExtent l="0" t="0" r="0" b="1270"/>
            <wp:docPr id="170" name="圖片 170" descr="C__Users_KroEmPa_Desktop_NB_IoT_eNB_Reference_NB_IoT_eNB_ReferenceProcedureStore_prach_Config_toLTE_DL_FRAME_PARM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C__Users_KroEmPa_Desktop_NB_IoT_eNB_Reference_NB_IoT_eNB_ReferenceProcedureStore_prach_Config_toLTE_DL_FRAME_PARMS1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34E3" w14:textId="6730B393" w:rsidR="002134B6" w:rsidRDefault="00A67905" w:rsidP="00A6790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115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Store_prach_Config_toLTE_DL_FRAME_PARMS</w:t>
      </w:r>
    </w:p>
    <w:p w14:paraId="6432B5CA" w14:textId="77777777" w:rsidR="002134B6" w:rsidRDefault="002134B6" w:rsidP="002134B6">
      <w:pPr>
        <w:jc w:val="center"/>
        <w:rPr>
          <w:rFonts w:cs="Times New Roman"/>
        </w:rPr>
      </w:pPr>
    </w:p>
    <w:p w14:paraId="0874F19C" w14:textId="55C5825D" w:rsidR="002134B6" w:rsidRPr="00602F35" w:rsidRDefault="00A67905" w:rsidP="00A67905">
      <w:pPr>
        <w:pStyle w:val="Table"/>
        <w:rPr>
          <w:color w:val="000000"/>
        </w:rPr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115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1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Store_prach_Config_toLTE_DL_FRAME_PARMS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02A40813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09659E61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1A79A544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7C5D3C1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B5979D8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6B3B0312" w14:textId="77777777" w:rsidTr="00A67905">
        <w:trPr>
          <w:jc w:val="center"/>
        </w:trPr>
        <w:tc>
          <w:tcPr>
            <w:tcW w:w="2689" w:type="dxa"/>
            <w:vAlign w:val="center"/>
          </w:tcPr>
          <w:p w14:paraId="69D661A5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Mod_id</w:t>
            </w:r>
          </w:p>
        </w:tc>
        <w:tc>
          <w:tcPr>
            <w:tcW w:w="3685" w:type="dxa"/>
            <w:vAlign w:val="center"/>
          </w:tcPr>
          <w:p w14:paraId="606CDF3E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4BBD385F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35286F1A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154CC0DC" w14:textId="77777777" w:rsidTr="00A67905">
        <w:trPr>
          <w:jc w:val="center"/>
        </w:trPr>
        <w:tc>
          <w:tcPr>
            <w:tcW w:w="2689" w:type="dxa"/>
            <w:vAlign w:val="center"/>
          </w:tcPr>
          <w:p w14:paraId="51F1C672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lastRenderedPageBreak/>
              <w:t>CC_id</w:t>
            </w:r>
          </w:p>
        </w:tc>
        <w:tc>
          <w:tcPr>
            <w:tcW w:w="3685" w:type="dxa"/>
            <w:vAlign w:val="center"/>
          </w:tcPr>
          <w:p w14:paraId="4356D576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  <w:vAlign w:val="center"/>
          </w:tcPr>
          <w:p w14:paraId="7547E5BB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62453D47" w14:textId="77777777" w:rsidR="002134B6" w:rsidRPr="00E701CA" w:rsidRDefault="002134B6" w:rsidP="00A67905">
            <w:pPr>
              <w:jc w:val="both"/>
              <w:rPr>
                <w:rFonts w:cs="Times New Roman"/>
              </w:rPr>
            </w:pPr>
          </w:p>
        </w:tc>
      </w:tr>
    </w:tbl>
    <w:p w14:paraId="3C8F7943" w14:textId="77777777" w:rsidR="002134B6" w:rsidRPr="00383FE8" w:rsidRDefault="002134B6" w:rsidP="00A67905"/>
    <w:p w14:paraId="672BC1CD" w14:textId="698E3237" w:rsidR="002134B6" w:rsidRDefault="002134B6" w:rsidP="00B20EDF">
      <w:pPr>
        <w:pStyle w:val="5"/>
        <w:ind w:left="480"/>
        <w:rPr>
          <w:b w:val="0"/>
        </w:rPr>
      </w:pPr>
      <w:r w:rsidRPr="001D0C2B">
        <w:t>7.</w:t>
      </w:r>
      <w:r w:rsidR="00B20EDF">
        <w:t>4</w:t>
      </w:r>
      <w:r w:rsidRPr="001D0C2B">
        <w:t>.</w:t>
      </w:r>
      <w:r w:rsidR="00F9486F">
        <w:t>1.</w:t>
      </w:r>
      <w:r w:rsidR="00B20EDF">
        <w:t>4.2</w:t>
      </w:r>
      <w:r w:rsidRPr="001D0C2B">
        <w:t xml:space="preserve"> Store_pucch_ConfigCommon_toLTE_DL_FRAME_PARMS</w:t>
      </w:r>
    </w:p>
    <w:p w14:paraId="14B6B3BC" w14:textId="493326B8" w:rsidR="002134B6" w:rsidRDefault="002134B6" w:rsidP="002134B6">
      <w:r>
        <w:rPr>
          <w:noProof/>
        </w:rPr>
        <w:drawing>
          <wp:inline distT="0" distB="0" distL="0" distR="0" wp14:anchorId="01D89E1E" wp14:editId="6CB3CFAE">
            <wp:extent cx="5257800" cy="6075680"/>
            <wp:effectExtent l="0" t="0" r="0" b="1270"/>
            <wp:docPr id="169" name="圖片 169" descr="C__Users_KroEmPa_Desktop_NB_IoT_eNB_Reference_NB_IoT_eNB_ReferenceProcedureStore_pucch_ConfigCommon_toLTE_DL_FRAME_PARM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C__Users_KroEmPa_Desktop_NB_IoT_eNB_Reference_NB_IoT_eNB_ReferenceProcedureStore_pucch_ConfigCommon_toLTE_DL_FRAME_PARMS1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FA1B" w14:textId="1F7647C0" w:rsidR="002134B6" w:rsidRDefault="00A67905" w:rsidP="00A67905">
      <w:pPr>
        <w:pStyle w:val="Figure"/>
      </w:pPr>
      <w:r>
        <w:lastRenderedPageBreak/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116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Store_pucch_ConfigCommon_toLTE_DL_FRAME_PARMS</w:t>
      </w:r>
    </w:p>
    <w:p w14:paraId="3F9CAA3C" w14:textId="77777777" w:rsidR="002134B6" w:rsidRDefault="002134B6" w:rsidP="002134B6">
      <w:pPr>
        <w:jc w:val="center"/>
        <w:rPr>
          <w:rFonts w:cs="Times New Roman"/>
        </w:rPr>
      </w:pPr>
    </w:p>
    <w:p w14:paraId="783BA41F" w14:textId="62254B11" w:rsidR="002134B6" w:rsidRDefault="00A67905" w:rsidP="00A6790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116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2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Store_pucch_ConfigCommon_toLTE_DL_FRAME_PARMS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5FAC1C36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231441C8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5B2C6DB2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2792FE9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E2FED37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1E818026" w14:textId="77777777" w:rsidTr="00A67905">
        <w:trPr>
          <w:jc w:val="center"/>
        </w:trPr>
        <w:tc>
          <w:tcPr>
            <w:tcW w:w="2689" w:type="dxa"/>
            <w:vAlign w:val="center"/>
          </w:tcPr>
          <w:p w14:paraId="68C33D86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Mod_id</w:t>
            </w:r>
          </w:p>
        </w:tc>
        <w:tc>
          <w:tcPr>
            <w:tcW w:w="3685" w:type="dxa"/>
            <w:vAlign w:val="center"/>
          </w:tcPr>
          <w:p w14:paraId="251C2BD4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44CA17F1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18054DAC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0B220A49" w14:textId="77777777" w:rsidTr="00A67905">
        <w:trPr>
          <w:jc w:val="center"/>
        </w:trPr>
        <w:tc>
          <w:tcPr>
            <w:tcW w:w="2689" w:type="dxa"/>
            <w:vAlign w:val="center"/>
          </w:tcPr>
          <w:p w14:paraId="691E0247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CC_id</w:t>
            </w:r>
          </w:p>
        </w:tc>
        <w:tc>
          <w:tcPr>
            <w:tcW w:w="3685" w:type="dxa"/>
            <w:vAlign w:val="center"/>
          </w:tcPr>
          <w:p w14:paraId="3F4A3AC8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  <w:vAlign w:val="center"/>
          </w:tcPr>
          <w:p w14:paraId="1DBDCE18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598347B" w14:textId="77777777" w:rsidR="002134B6" w:rsidRPr="00E701CA" w:rsidRDefault="002134B6" w:rsidP="00A67905">
            <w:pPr>
              <w:jc w:val="both"/>
              <w:rPr>
                <w:rFonts w:cs="Times New Roman"/>
              </w:rPr>
            </w:pPr>
          </w:p>
        </w:tc>
      </w:tr>
    </w:tbl>
    <w:p w14:paraId="33F13D74" w14:textId="77777777" w:rsidR="002134B6" w:rsidRPr="00383FE8" w:rsidRDefault="002134B6" w:rsidP="00A67905"/>
    <w:p w14:paraId="48CF680D" w14:textId="3A6B18E0" w:rsidR="002134B6" w:rsidRDefault="002134B6" w:rsidP="00B20EDF">
      <w:pPr>
        <w:pStyle w:val="5"/>
        <w:ind w:left="480"/>
        <w:rPr>
          <w:b w:val="0"/>
        </w:rPr>
      </w:pPr>
      <w:r w:rsidRPr="001D0C2B">
        <w:lastRenderedPageBreak/>
        <w:t>7.</w:t>
      </w:r>
      <w:r w:rsidR="00B20EDF">
        <w:t>4.</w:t>
      </w:r>
      <w:r w:rsidR="00F9486F">
        <w:t>1.</w:t>
      </w:r>
      <w:r w:rsidR="00B20EDF">
        <w:t>4.3</w:t>
      </w:r>
      <w:r w:rsidRPr="001D0C2B">
        <w:t xml:space="preserve"> Store_pdsch_ConfigCommon_toLTE_DL_FRAME_PARMS</w:t>
      </w:r>
    </w:p>
    <w:p w14:paraId="57D79D8D" w14:textId="7592E17D" w:rsidR="002134B6" w:rsidRDefault="002134B6" w:rsidP="002134B6">
      <w:r>
        <w:rPr>
          <w:noProof/>
        </w:rPr>
        <w:drawing>
          <wp:inline distT="0" distB="0" distL="0" distR="0" wp14:anchorId="6E369E24" wp14:editId="5E54C83E">
            <wp:extent cx="5257800" cy="6075680"/>
            <wp:effectExtent l="0" t="0" r="0" b="1270"/>
            <wp:docPr id="168" name="圖片 168" descr="C__Users_KroEmPa_Desktop_NB_IoT_eNB_Reference_NB_IoT_eNB_ReferenceProcedureStore_pdsch_ConfigCommon_toLTE_DL_FRAME_PARM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 descr="C__Users_KroEmPa_Desktop_NB_IoT_eNB_Reference_NB_IoT_eNB_ReferenceProcedureStore_pdsch_ConfigCommon_toLTE_DL_FRAME_PARMS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1A78" w14:textId="7CC5D6F1" w:rsidR="002134B6" w:rsidRDefault="00A67905" w:rsidP="00A6790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117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Store_pdsch_ConfigCommon_toLTE_DL_FRAME_PARMS</w:t>
      </w:r>
    </w:p>
    <w:p w14:paraId="4F3824D1" w14:textId="77777777" w:rsidR="002134B6" w:rsidRDefault="002134B6" w:rsidP="002134B6">
      <w:pPr>
        <w:jc w:val="center"/>
        <w:rPr>
          <w:rFonts w:cs="Times New Roman"/>
        </w:rPr>
      </w:pPr>
    </w:p>
    <w:p w14:paraId="37E93ABF" w14:textId="1F97EA88" w:rsidR="002134B6" w:rsidRDefault="00A67905" w:rsidP="00A6790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117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3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Store_pdsch_ConfigCommon_toLTE_DL_FRAME_PARMS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13974A9A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097F7C8B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7AD99B16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91F9CD9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CD0DC11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63D9F2F8" w14:textId="77777777" w:rsidTr="00A67905">
        <w:trPr>
          <w:jc w:val="center"/>
        </w:trPr>
        <w:tc>
          <w:tcPr>
            <w:tcW w:w="2689" w:type="dxa"/>
            <w:vAlign w:val="center"/>
          </w:tcPr>
          <w:p w14:paraId="2E15A1EE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Mod_id</w:t>
            </w:r>
          </w:p>
        </w:tc>
        <w:tc>
          <w:tcPr>
            <w:tcW w:w="3685" w:type="dxa"/>
            <w:vAlign w:val="center"/>
          </w:tcPr>
          <w:p w14:paraId="0EF1F2D8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72FDF19A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132A9670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6E124EDE" w14:textId="77777777" w:rsidTr="00A67905">
        <w:trPr>
          <w:jc w:val="center"/>
        </w:trPr>
        <w:tc>
          <w:tcPr>
            <w:tcW w:w="2689" w:type="dxa"/>
            <w:vAlign w:val="center"/>
          </w:tcPr>
          <w:p w14:paraId="3B4AFB58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CC_id</w:t>
            </w:r>
          </w:p>
        </w:tc>
        <w:tc>
          <w:tcPr>
            <w:tcW w:w="3685" w:type="dxa"/>
            <w:vAlign w:val="center"/>
          </w:tcPr>
          <w:p w14:paraId="46994459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  <w:vAlign w:val="center"/>
          </w:tcPr>
          <w:p w14:paraId="00DFDAF6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26DFAD91" w14:textId="77777777" w:rsidR="002134B6" w:rsidRPr="00E701CA" w:rsidRDefault="002134B6" w:rsidP="00A67905">
            <w:pPr>
              <w:jc w:val="both"/>
              <w:rPr>
                <w:rFonts w:cs="Times New Roman"/>
              </w:rPr>
            </w:pPr>
          </w:p>
        </w:tc>
      </w:tr>
    </w:tbl>
    <w:p w14:paraId="4F689305" w14:textId="77777777" w:rsidR="002134B6" w:rsidRPr="00383FE8" w:rsidRDefault="002134B6" w:rsidP="00A67905"/>
    <w:p w14:paraId="79DD0C7E" w14:textId="0CA66EFA" w:rsidR="002134B6" w:rsidRDefault="002134B6" w:rsidP="00B20EDF">
      <w:pPr>
        <w:pStyle w:val="5"/>
        <w:ind w:left="480"/>
        <w:rPr>
          <w:b w:val="0"/>
        </w:rPr>
      </w:pPr>
      <w:r w:rsidRPr="001D0C2B">
        <w:lastRenderedPageBreak/>
        <w:t>7.</w:t>
      </w:r>
      <w:r w:rsidR="00B20EDF">
        <w:t>4</w:t>
      </w:r>
      <w:r w:rsidRPr="001D0C2B">
        <w:t>.</w:t>
      </w:r>
      <w:r w:rsidR="00F9486F">
        <w:t>1.</w:t>
      </w:r>
      <w:r w:rsidR="00B20EDF">
        <w:t>4.4</w:t>
      </w:r>
      <w:r w:rsidRPr="001D0C2B">
        <w:t xml:space="preserve"> Store_pusch_ConfigCommon_toLTE_DL_FRAME_PARMS</w:t>
      </w:r>
    </w:p>
    <w:p w14:paraId="30352A45" w14:textId="7E194380" w:rsidR="002134B6" w:rsidRDefault="002134B6" w:rsidP="002134B6">
      <w:r>
        <w:rPr>
          <w:noProof/>
        </w:rPr>
        <w:drawing>
          <wp:inline distT="0" distB="0" distL="0" distR="0" wp14:anchorId="405DC297" wp14:editId="32C30165">
            <wp:extent cx="5257800" cy="6075680"/>
            <wp:effectExtent l="0" t="0" r="0" b="1270"/>
            <wp:docPr id="167" name="圖片 167" descr="C__Users_KroEmPa_Desktop_NB_IoT_eNB_Reference_NB_IoT_eNB_ReferenceProcedureStore_pusch_ConfigCommon_toLTE_DL_FRAME_PARM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C__Users_KroEmPa_Desktop_NB_IoT_eNB_Reference_NB_IoT_eNB_ReferenceProcedureStore_pusch_ConfigCommon_toLTE_DL_FRAME_PARMS1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7382" w14:textId="59A100B9" w:rsidR="002134B6" w:rsidRDefault="00A67905" w:rsidP="00A67905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118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Store_pusch_ConfigCommon_toLTE_DL_FRAME_PARMS</w:t>
      </w:r>
    </w:p>
    <w:p w14:paraId="5392FEEB" w14:textId="77777777" w:rsidR="002134B6" w:rsidRDefault="002134B6" w:rsidP="002134B6">
      <w:pPr>
        <w:jc w:val="center"/>
        <w:rPr>
          <w:rFonts w:cs="Times New Roman"/>
        </w:rPr>
      </w:pPr>
    </w:p>
    <w:p w14:paraId="494A5C28" w14:textId="6C2C3BD6" w:rsidR="002134B6" w:rsidRDefault="00A67905" w:rsidP="00A67905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118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4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Store_pusch_ConfigCommon_toLTE_DL_FRAME_PARMS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692DE01A" w14:textId="77777777" w:rsidTr="00A67905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44BE52C2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5479A95A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A62C978" w14:textId="77777777" w:rsidR="002134B6" w:rsidRPr="000A00EB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AD7F064" w14:textId="77777777" w:rsidR="002134B6" w:rsidRDefault="002134B6" w:rsidP="00A67905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7ACC9157" w14:textId="77777777" w:rsidTr="00A67905">
        <w:trPr>
          <w:jc w:val="center"/>
        </w:trPr>
        <w:tc>
          <w:tcPr>
            <w:tcW w:w="2689" w:type="dxa"/>
            <w:vAlign w:val="center"/>
          </w:tcPr>
          <w:p w14:paraId="1FFB32FE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Mod_id</w:t>
            </w:r>
          </w:p>
        </w:tc>
        <w:tc>
          <w:tcPr>
            <w:tcW w:w="3685" w:type="dxa"/>
            <w:vAlign w:val="center"/>
          </w:tcPr>
          <w:p w14:paraId="02E0032F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66E6CB6F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3F17455B" w14:textId="77777777" w:rsidR="002134B6" w:rsidRDefault="002134B6" w:rsidP="00A67905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1FAA0060" w14:textId="77777777" w:rsidTr="00A67905">
        <w:trPr>
          <w:jc w:val="center"/>
        </w:trPr>
        <w:tc>
          <w:tcPr>
            <w:tcW w:w="2689" w:type="dxa"/>
            <w:vAlign w:val="center"/>
          </w:tcPr>
          <w:p w14:paraId="14F0BC48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CB150B">
              <w:t>CC_id</w:t>
            </w:r>
          </w:p>
        </w:tc>
        <w:tc>
          <w:tcPr>
            <w:tcW w:w="3685" w:type="dxa"/>
            <w:vAlign w:val="center"/>
          </w:tcPr>
          <w:p w14:paraId="7273CB6D" w14:textId="77777777" w:rsidR="002134B6" w:rsidRDefault="002134B6" w:rsidP="00A67905">
            <w:pPr>
              <w:jc w:val="both"/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  <w:vAlign w:val="center"/>
          </w:tcPr>
          <w:p w14:paraId="5F501A6B" w14:textId="77777777" w:rsidR="002134B6" w:rsidRDefault="002134B6" w:rsidP="00A67905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F126499" w14:textId="77777777" w:rsidR="002134B6" w:rsidRPr="00E701CA" w:rsidRDefault="002134B6" w:rsidP="00A67905">
            <w:pPr>
              <w:jc w:val="both"/>
              <w:rPr>
                <w:rFonts w:cs="Times New Roman"/>
              </w:rPr>
            </w:pPr>
          </w:p>
        </w:tc>
      </w:tr>
    </w:tbl>
    <w:p w14:paraId="57DD1E97" w14:textId="77777777" w:rsidR="002134B6" w:rsidRPr="00383FE8" w:rsidRDefault="002134B6" w:rsidP="002134B6">
      <w:pPr>
        <w:jc w:val="center"/>
      </w:pPr>
    </w:p>
    <w:p w14:paraId="5D530B82" w14:textId="29D19BFE" w:rsidR="002134B6" w:rsidRDefault="002134B6" w:rsidP="00B20EDF">
      <w:pPr>
        <w:pStyle w:val="5"/>
        <w:ind w:left="480"/>
        <w:rPr>
          <w:b w:val="0"/>
        </w:rPr>
      </w:pPr>
      <w:r w:rsidRPr="001D0C2B">
        <w:lastRenderedPageBreak/>
        <w:t>7.</w:t>
      </w:r>
      <w:r w:rsidR="00B20EDF">
        <w:t>4</w:t>
      </w:r>
      <w:r w:rsidRPr="001D0C2B">
        <w:t>.</w:t>
      </w:r>
      <w:r w:rsidR="00F9486F">
        <w:t>1.</w:t>
      </w:r>
      <w:r w:rsidR="00B20EDF">
        <w:t>4.5</w:t>
      </w:r>
      <w:r w:rsidRPr="001D0C2B">
        <w:t xml:space="preserve"> Store_soundingRS_UL_ConfigCommon_toLTE_DL_FRAME_PARMS</w:t>
      </w:r>
    </w:p>
    <w:p w14:paraId="55ED71A9" w14:textId="25195149" w:rsidR="002134B6" w:rsidRDefault="002134B6" w:rsidP="002134B6">
      <w:r>
        <w:rPr>
          <w:noProof/>
        </w:rPr>
        <w:drawing>
          <wp:inline distT="0" distB="0" distL="0" distR="0" wp14:anchorId="67FF00D5" wp14:editId="20F9AAC7">
            <wp:extent cx="5257800" cy="5257800"/>
            <wp:effectExtent l="0" t="0" r="0" b="0"/>
            <wp:docPr id="166" name="圖片 166" descr="C__Users_KroEmPa_Desktop_NB_IoT_eNB_Reference_NB_IoT_eNB_ReferenceProcedureStore_soundingRS_UL_ConfigCommon_toLTE_DL_FRAME_PARM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C__Users_KroEmPa_Desktop_NB_IoT_eNB_Reference_NB_IoT_eNB_ReferenceProcedureStore_soundingRS_UL_ConfigCommon_toLTE_DL_FRAME_PARMS1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4EC4" w14:textId="2B2B1AB7" w:rsidR="002134B6" w:rsidRPr="00383FE8" w:rsidRDefault="003577E8" w:rsidP="003577E8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119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Store_soundingRS_UL_ConfigCommon_toLTE_DL_FRAME_PARMS</w:t>
      </w:r>
    </w:p>
    <w:p w14:paraId="38907E09" w14:textId="77777777" w:rsidR="002134B6" w:rsidRDefault="002134B6" w:rsidP="002134B6"/>
    <w:p w14:paraId="1A3FE807" w14:textId="656C4895" w:rsidR="002134B6" w:rsidRDefault="003577E8" w:rsidP="003577E8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119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5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Store_soundingRS_UL_ConfigCommon_toLTE_DL_FRAME_PARMS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177A8D43" w14:textId="77777777" w:rsidTr="00945FC0">
        <w:trPr>
          <w:jc w:val="center"/>
        </w:trPr>
        <w:tc>
          <w:tcPr>
            <w:tcW w:w="2689" w:type="dxa"/>
            <w:shd w:val="clear" w:color="auto" w:fill="D9D9D9" w:themeFill="background1" w:themeFillShade="D9"/>
          </w:tcPr>
          <w:p w14:paraId="20B51655" w14:textId="77777777" w:rsidR="002134B6" w:rsidRPr="000A00EB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5E2680C9" w14:textId="77777777" w:rsidR="002134B6" w:rsidRPr="000A00EB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06278AEC" w14:textId="77777777" w:rsidR="002134B6" w:rsidRPr="000A00EB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609226D" w14:textId="77777777" w:rsidR="002134B6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5D3DA5CA" w14:textId="77777777" w:rsidTr="00945FC0">
        <w:trPr>
          <w:jc w:val="center"/>
        </w:trPr>
        <w:tc>
          <w:tcPr>
            <w:tcW w:w="2689" w:type="dxa"/>
          </w:tcPr>
          <w:p w14:paraId="5389F8C3" w14:textId="77777777" w:rsidR="002134B6" w:rsidRDefault="002134B6" w:rsidP="002134B6">
            <w:pPr>
              <w:rPr>
                <w:rFonts w:cs="Times New Roman"/>
              </w:rPr>
            </w:pPr>
            <w:r w:rsidRPr="00CB150B">
              <w:lastRenderedPageBreak/>
              <w:t>Mod_id</w:t>
            </w:r>
          </w:p>
        </w:tc>
        <w:tc>
          <w:tcPr>
            <w:tcW w:w="3685" w:type="dxa"/>
          </w:tcPr>
          <w:p w14:paraId="6F193E3C" w14:textId="77777777" w:rsidR="002134B6" w:rsidRDefault="002134B6" w:rsidP="002134B6">
            <w:pPr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36756521" w14:textId="77777777" w:rsidR="002134B6" w:rsidRDefault="002134B6" w:rsidP="002134B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50B57B07" w14:textId="77777777" w:rsidR="002134B6" w:rsidRDefault="002134B6" w:rsidP="002134B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432A753E" w14:textId="77777777" w:rsidTr="00945FC0">
        <w:trPr>
          <w:jc w:val="center"/>
        </w:trPr>
        <w:tc>
          <w:tcPr>
            <w:tcW w:w="2689" w:type="dxa"/>
          </w:tcPr>
          <w:p w14:paraId="210E25F4" w14:textId="77777777" w:rsidR="002134B6" w:rsidRDefault="002134B6" w:rsidP="002134B6">
            <w:pPr>
              <w:rPr>
                <w:rFonts w:cs="Times New Roman"/>
              </w:rPr>
            </w:pPr>
            <w:r w:rsidRPr="00CB150B">
              <w:t>CC_id</w:t>
            </w:r>
          </w:p>
        </w:tc>
        <w:tc>
          <w:tcPr>
            <w:tcW w:w="3685" w:type="dxa"/>
          </w:tcPr>
          <w:p w14:paraId="36D2C6E0" w14:textId="77777777" w:rsidR="002134B6" w:rsidRDefault="002134B6" w:rsidP="002134B6">
            <w:pPr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</w:tcPr>
          <w:p w14:paraId="4F2452EB" w14:textId="77777777" w:rsidR="002134B6" w:rsidRDefault="002134B6" w:rsidP="002134B6">
            <w:pPr>
              <w:rPr>
                <w:rFonts w:cs="Times New Roman"/>
              </w:rPr>
            </w:pPr>
          </w:p>
        </w:tc>
        <w:tc>
          <w:tcPr>
            <w:tcW w:w="1418" w:type="dxa"/>
            <w:vMerge/>
          </w:tcPr>
          <w:p w14:paraId="3F8DEF84" w14:textId="77777777" w:rsidR="002134B6" w:rsidRPr="00E701CA" w:rsidRDefault="002134B6" w:rsidP="002134B6">
            <w:pPr>
              <w:rPr>
                <w:rFonts w:cs="Times New Roman"/>
              </w:rPr>
            </w:pPr>
          </w:p>
        </w:tc>
      </w:tr>
    </w:tbl>
    <w:p w14:paraId="4EE0A0A4" w14:textId="77777777" w:rsidR="002134B6" w:rsidRPr="00383FE8" w:rsidRDefault="002134B6" w:rsidP="002134B6"/>
    <w:p w14:paraId="1A7F9A9B" w14:textId="00E17F5E" w:rsidR="002134B6" w:rsidRDefault="002134B6" w:rsidP="00B20EDF">
      <w:pPr>
        <w:pStyle w:val="5"/>
        <w:ind w:left="480"/>
        <w:rPr>
          <w:b w:val="0"/>
        </w:rPr>
      </w:pPr>
      <w:r w:rsidRPr="001D0C2B">
        <w:lastRenderedPageBreak/>
        <w:t>7.</w:t>
      </w:r>
      <w:r w:rsidR="00B20EDF">
        <w:t>4</w:t>
      </w:r>
      <w:r w:rsidRPr="001D0C2B">
        <w:t>.</w:t>
      </w:r>
      <w:r w:rsidR="00F9486F">
        <w:t>1.</w:t>
      </w:r>
      <w:r w:rsidR="00B20EDF">
        <w:t xml:space="preserve">4.6 </w:t>
      </w:r>
      <w:r w:rsidRPr="001D0C2B">
        <w:t>Store_uplinkPowerControlCommon_toLTE_DL_FRAME_PARMS</w:t>
      </w:r>
    </w:p>
    <w:p w14:paraId="2C5AFCC8" w14:textId="559FA81C" w:rsidR="002134B6" w:rsidRDefault="002134B6" w:rsidP="002134B6">
      <w:r>
        <w:rPr>
          <w:noProof/>
        </w:rPr>
        <w:drawing>
          <wp:inline distT="0" distB="0" distL="0" distR="0" wp14:anchorId="3CCFCD63" wp14:editId="644C13C7">
            <wp:extent cx="5257800" cy="6156960"/>
            <wp:effectExtent l="0" t="0" r="0" b="0"/>
            <wp:docPr id="165" name="圖片 165" descr="C__Users_KroEmPa_Desktop_NB_IoT_eNB_Reference_NB_IoT_eNB_ReferenceProcedureStore_uplinkPowerControlCommon_toLTE_DL_FRAME_PARM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C__Users_KroEmPa_Desktop_NB_IoT_eNB_Reference_NB_IoT_eNB_ReferenceProcedureStore_uplinkPowerControlCommon_toLTE_DL_FRAME_PARMS1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61A5" w14:textId="2C450851" w:rsidR="002134B6" w:rsidRPr="00383FE8" w:rsidRDefault="003577E8" w:rsidP="003577E8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120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Store_uplinkPowerControlCommon_toLTE_DL_FRAME_PARMS</w:t>
      </w:r>
    </w:p>
    <w:p w14:paraId="58CEBA60" w14:textId="77777777" w:rsidR="002134B6" w:rsidRDefault="002134B6" w:rsidP="002134B6"/>
    <w:p w14:paraId="0DD0E100" w14:textId="25267DAC" w:rsidR="002134B6" w:rsidRPr="00383FE8" w:rsidRDefault="003577E8" w:rsidP="003577E8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120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6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Store_uplinkPowerControlCommon_toLTE_DL_FRAME_PARMS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78537D97" w14:textId="77777777" w:rsidTr="003577E8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21547499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4009E2E1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651AEA6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6A5F923" w14:textId="77777777" w:rsidR="002134B6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2964EE99" w14:textId="77777777" w:rsidTr="003577E8">
        <w:trPr>
          <w:jc w:val="center"/>
        </w:trPr>
        <w:tc>
          <w:tcPr>
            <w:tcW w:w="2689" w:type="dxa"/>
            <w:vAlign w:val="center"/>
          </w:tcPr>
          <w:p w14:paraId="36060DCE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B150B">
              <w:t>Mod_id</w:t>
            </w:r>
          </w:p>
        </w:tc>
        <w:tc>
          <w:tcPr>
            <w:tcW w:w="3685" w:type="dxa"/>
            <w:vAlign w:val="center"/>
          </w:tcPr>
          <w:p w14:paraId="214C6CBB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0BF4140F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2DB239EC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0F39FB92" w14:textId="77777777" w:rsidTr="003577E8">
        <w:trPr>
          <w:jc w:val="center"/>
        </w:trPr>
        <w:tc>
          <w:tcPr>
            <w:tcW w:w="2689" w:type="dxa"/>
            <w:vAlign w:val="center"/>
          </w:tcPr>
          <w:p w14:paraId="20223196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B150B">
              <w:t>CC_id</w:t>
            </w:r>
          </w:p>
        </w:tc>
        <w:tc>
          <w:tcPr>
            <w:tcW w:w="3685" w:type="dxa"/>
            <w:vAlign w:val="center"/>
          </w:tcPr>
          <w:p w14:paraId="5AD4FE57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  <w:vAlign w:val="center"/>
          </w:tcPr>
          <w:p w14:paraId="382E27F2" w14:textId="77777777" w:rsidR="002134B6" w:rsidRDefault="002134B6" w:rsidP="003577E8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DBF4EAC" w14:textId="77777777" w:rsidR="002134B6" w:rsidRPr="00E701CA" w:rsidRDefault="002134B6" w:rsidP="003577E8">
            <w:pPr>
              <w:jc w:val="both"/>
              <w:rPr>
                <w:rFonts w:cs="Times New Roman"/>
              </w:rPr>
            </w:pPr>
          </w:p>
        </w:tc>
      </w:tr>
    </w:tbl>
    <w:p w14:paraId="3E74D6C6" w14:textId="77777777" w:rsidR="002134B6" w:rsidRPr="00383FE8" w:rsidRDefault="002134B6" w:rsidP="002134B6"/>
    <w:p w14:paraId="23602F64" w14:textId="649F3647" w:rsidR="002134B6" w:rsidRPr="001D0C2B" w:rsidRDefault="002134B6" w:rsidP="00B20EDF">
      <w:pPr>
        <w:pStyle w:val="5"/>
        <w:ind w:left="480"/>
        <w:rPr>
          <w:b w:val="0"/>
        </w:rPr>
      </w:pPr>
      <w:r w:rsidRPr="001D0C2B">
        <w:t>7.</w:t>
      </w:r>
      <w:r w:rsidR="00B20EDF">
        <w:t>4</w:t>
      </w:r>
      <w:r w:rsidRPr="001D0C2B">
        <w:t>.</w:t>
      </w:r>
      <w:r w:rsidR="00F9486F">
        <w:t>1.</w:t>
      </w:r>
      <w:r w:rsidR="00B20EDF">
        <w:t>4.7</w:t>
      </w:r>
      <w:r w:rsidRPr="001D0C2B">
        <w:t xml:space="preserve"> MBSFN</w:t>
      </w:r>
    </w:p>
    <w:p w14:paraId="3C06D16A" w14:textId="606F9010" w:rsidR="002134B6" w:rsidRPr="001D0C2B" w:rsidRDefault="002134B6" w:rsidP="002134B6">
      <w:r>
        <w:rPr>
          <w:noProof/>
        </w:rPr>
        <w:drawing>
          <wp:inline distT="0" distB="0" distL="0" distR="0" wp14:anchorId="0B0718EC" wp14:editId="38EC6871">
            <wp:extent cx="5257800" cy="3972560"/>
            <wp:effectExtent l="0" t="0" r="0" b="8890"/>
            <wp:docPr id="164" name="圖片 164" descr="C__Users_KroEmPa_Desktop_NB_IoT_eNB_Reference_NB_IoT_eNB_ReferenceProcedureMBSF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C__Users_KroEmPa_Desktop_NB_IoT_eNB_Reference_NB_IoT_eNB_ReferenceProcedureMBSFN1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B149" w14:textId="11FABC60" w:rsidR="002134B6" w:rsidRPr="00383FE8" w:rsidRDefault="003577E8" w:rsidP="003577E8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121</w:t>
      </w:r>
      <w:r w:rsidR="00A53881">
        <w:rPr>
          <w:noProof/>
        </w:rPr>
        <w:fldChar w:fldCharType="end"/>
      </w:r>
      <w:r w:rsidR="002134B6">
        <w:t xml:space="preserve"> Proceudre level of MBSFN</w:t>
      </w:r>
    </w:p>
    <w:p w14:paraId="524A3F4B" w14:textId="77777777" w:rsidR="002134B6" w:rsidRDefault="002134B6" w:rsidP="002134B6">
      <w:pPr>
        <w:jc w:val="center"/>
      </w:pPr>
    </w:p>
    <w:p w14:paraId="056B112B" w14:textId="7DABDDB2" w:rsidR="002134B6" w:rsidRPr="00383FE8" w:rsidRDefault="003577E8" w:rsidP="003577E8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121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7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>
        <w:t>MBSFN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0B508C73" w14:textId="77777777" w:rsidTr="003577E8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777E47D4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42968C79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497CC8F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6E8F522D" w14:textId="77777777" w:rsidR="002134B6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536E5A0B" w14:textId="77777777" w:rsidTr="003577E8">
        <w:trPr>
          <w:jc w:val="center"/>
        </w:trPr>
        <w:tc>
          <w:tcPr>
            <w:tcW w:w="2689" w:type="dxa"/>
            <w:vAlign w:val="center"/>
          </w:tcPr>
          <w:p w14:paraId="2C28D43F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B150B">
              <w:t>Mod_id</w:t>
            </w:r>
          </w:p>
        </w:tc>
        <w:tc>
          <w:tcPr>
            <w:tcW w:w="3685" w:type="dxa"/>
            <w:vAlign w:val="center"/>
          </w:tcPr>
          <w:p w14:paraId="35633EC4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2271EE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3B6BC2CA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301C9434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6B4B0476" w14:textId="77777777" w:rsidTr="003577E8">
        <w:trPr>
          <w:jc w:val="center"/>
        </w:trPr>
        <w:tc>
          <w:tcPr>
            <w:tcW w:w="2689" w:type="dxa"/>
            <w:vAlign w:val="center"/>
          </w:tcPr>
          <w:p w14:paraId="4B8138F4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B150B">
              <w:t>CC_id</w:t>
            </w:r>
          </w:p>
        </w:tc>
        <w:tc>
          <w:tcPr>
            <w:tcW w:w="3685" w:type="dxa"/>
            <w:vAlign w:val="center"/>
          </w:tcPr>
          <w:p w14:paraId="3772C421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2271EE">
              <w:t>int</w:t>
            </w:r>
          </w:p>
        </w:tc>
        <w:tc>
          <w:tcPr>
            <w:tcW w:w="2126" w:type="dxa"/>
            <w:vMerge/>
            <w:vAlign w:val="center"/>
          </w:tcPr>
          <w:p w14:paraId="48DAF783" w14:textId="77777777" w:rsidR="002134B6" w:rsidRDefault="002134B6" w:rsidP="003577E8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1356280C" w14:textId="77777777" w:rsidR="002134B6" w:rsidRPr="00E701CA" w:rsidRDefault="002134B6" w:rsidP="003577E8">
            <w:pPr>
              <w:jc w:val="both"/>
              <w:rPr>
                <w:rFonts w:cs="Times New Roman"/>
              </w:rPr>
            </w:pPr>
          </w:p>
        </w:tc>
      </w:tr>
    </w:tbl>
    <w:p w14:paraId="37F7143C" w14:textId="77777777" w:rsidR="002134B6" w:rsidRPr="00383FE8" w:rsidRDefault="002134B6" w:rsidP="002134B6">
      <w:pPr>
        <w:jc w:val="center"/>
      </w:pPr>
    </w:p>
    <w:p w14:paraId="1CD014E5" w14:textId="78E97EC6" w:rsidR="002134B6" w:rsidRDefault="002134B6" w:rsidP="002134B6">
      <w:pPr>
        <w:pStyle w:val="4"/>
      </w:pPr>
      <w:r>
        <w:lastRenderedPageBreak/>
        <w:t>7.</w:t>
      </w:r>
      <w:r w:rsidR="00671522">
        <w:t>4.1.</w:t>
      </w:r>
      <w:r>
        <w:t xml:space="preserve">5 </w:t>
      </w:r>
      <w:r w:rsidRPr="005F467C">
        <w:t>Store_mac_Main_Config_to_UE_mac_inst</w:t>
      </w:r>
    </w:p>
    <w:p w14:paraId="75BE5986" w14:textId="4A3243CD" w:rsidR="002134B6" w:rsidRDefault="009710EA" w:rsidP="002134B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F918FB" wp14:editId="72A6572E">
                <wp:simplePos x="0" y="0"/>
                <wp:positionH relativeFrom="column">
                  <wp:posOffset>2742752</wp:posOffset>
                </wp:positionH>
                <wp:positionV relativeFrom="paragraph">
                  <wp:posOffset>5883873</wp:posOffset>
                </wp:positionV>
                <wp:extent cx="2268071" cy="327211"/>
                <wp:effectExtent l="0" t="0" r="18415" b="1587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071" cy="3272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ABE73" id="矩形 105" o:spid="_x0000_s1026" style="position:absolute;margin-left:215.95pt;margin-top:463.3pt;width:178.6pt;height:2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93911E" wp14:editId="10666C0D">
                <wp:simplePos x="0" y="0"/>
                <wp:positionH relativeFrom="column">
                  <wp:posOffset>2720788</wp:posOffset>
                </wp:positionH>
                <wp:positionV relativeFrom="paragraph">
                  <wp:posOffset>2407024</wp:posOffset>
                </wp:positionV>
                <wp:extent cx="2268071" cy="327211"/>
                <wp:effectExtent l="0" t="0" r="18415" b="1587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071" cy="3272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1FC7A" id="矩形 104" o:spid="_x0000_s1026" style="position:absolute;margin-left:214.25pt;margin-top:189.55pt;width:178.6pt;height:2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" fillcolor="white [3212]" strokecolor="white [3212]" strokeweight="2pt"/>
            </w:pict>
          </mc:Fallback>
        </mc:AlternateContent>
      </w:r>
      <w:r w:rsidR="002134B6">
        <w:rPr>
          <w:noProof/>
        </w:rPr>
        <w:drawing>
          <wp:inline distT="0" distB="0" distL="0" distR="0" wp14:anchorId="52665DA9" wp14:editId="3C240C90">
            <wp:extent cx="5257800" cy="6224905"/>
            <wp:effectExtent l="0" t="0" r="0" b="4445"/>
            <wp:docPr id="159" name="圖片 159" descr="C__Users_KroEmPa_Desktop_NB_IoT_eNB_Reference_NB_IoT_eNB_ReferenceProcedureStore_mac_Main_Config_to_UE_mac_in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__Users_KroEmPa_Desktop_NB_IoT_eNB_Reference_NB_IoT_eNB_ReferenceProcedureStore_mac_Main_Config_to_UE_mac_inst1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5CB2" w14:textId="040DB536" w:rsidR="002134B6" w:rsidRDefault="003577E8" w:rsidP="003577E8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122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Store_mac_Main_Config_to_UE_mac_inst</w:t>
      </w:r>
    </w:p>
    <w:p w14:paraId="3E59EB9C" w14:textId="77777777" w:rsidR="002134B6" w:rsidRDefault="002134B6" w:rsidP="002134B6">
      <w:pPr>
        <w:jc w:val="center"/>
        <w:rPr>
          <w:rFonts w:cs="Times New Roman"/>
        </w:rPr>
      </w:pPr>
    </w:p>
    <w:p w14:paraId="1AB09C70" w14:textId="3A721B26" w:rsidR="002134B6" w:rsidRPr="00383FE8" w:rsidRDefault="003577E8" w:rsidP="003577E8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122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8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Store_mac_Main_Config_to_UE_mac_inst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653478C8" w14:textId="77777777" w:rsidTr="003577E8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046E2339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1049ED78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F27CB10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34A6270A" w14:textId="77777777" w:rsidR="002134B6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4530AF9F" w14:textId="77777777" w:rsidTr="003577E8">
        <w:trPr>
          <w:jc w:val="center"/>
        </w:trPr>
        <w:tc>
          <w:tcPr>
            <w:tcW w:w="2689" w:type="dxa"/>
            <w:vAlign w:val="center"/>
          </w:tcPr>
          <w:p w14:paraId="290A7BCE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Mod_idP</w:t>
            </w:r>
          </w:p>
        </w:tc>
        <w:tc>
          <w:tcPr>
            <w:tcW w:w="3685" w:type="dxa"/>
            <w:vAlign w:val="center"/>
          </w:tcPr>
          <w:p w14:paraId="123C5DF0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module_id_t</w:t>
            </w:r>
          </w:p>
        </w:tc>
        <w:tc>
          <w:tcPr>
            <w:tcW w:w="2126" w:type="dxa"/>
            <w:vMerge w:val="restart"/>
            <w:vAlign w:val="center"/>
          </w:tcPr>
          <w:p w14:paraId="30EC7A55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7B1DE6EB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:rsidRPr="00E701CA" w14:paraId="6648C106" w14:textId="77777777" w:rsidTr="003577E8">
        <w:trPr>
          <w:jc w:val="center"/>
        </w:trPr>
        <w:tc>
          <w:tcPr>
            <w:tcW w:w="2689" w:type="dxa"/>
            <w:vAlign w:val="center"/>
          </w:tcPr>
          <w:p w14:paraId="77CE301D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mac_MainConfig</w:t>
            </w:r>
          </w:p>
        </w:tc>
        <w:tc>
          <w:tcPr>
            <w:tcW w:w="3685" w:type="dxa"/>
            <w:vAlign w:val="center"/>
          </w:tcPr>
          <w:p w14:paraId="3C18C212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MAC_MainConfig_t</w:t>
            </w:r>
          </w:p>
        </w:tc>
        <w:tc>
          <w:tcPr>
            <w:tcW w:w="2126" w:type="dxa"/>
            <w:vMerge/>
            <w:vAlign w:val="center"/>
          </w:tcPr>
          <w:p w14:paraId="1CD9F7FF" w14:textId="77777777" w:rsidR="002134B6" w:rsidRDefault="002134B6" w:rsidP="003577E8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710BA1BD" w14:textId="77777777" w:rsidR="002134B6" w:rsidRPr="00E701CA" w:rsidRDefault="002134B6" w:rsidP="003577E8">
            <w:pPr>
              <w:jc w:val="both"/>
              <w:rPr>
                <w:rFonts w:cs="Times New Roman"/>
              </w:rPr>
            </w:pPr>
          </w:p>
        </w:tc>
      </w:tr>
    </w:tbl>
    <w:p w14:paraId="1021FCA4" w14:textId="77777777" w:rsidR="002134B6" w:rsidRDefault="002134B6" w:rsidP="003577E8">
      <w:pPr>
        <w:rPr>
          <w:rFonts w:cs="Times New Roman"/>
        </w:rPr>
      </w:pPr>
    </w:p>
    <w:p w14:paraId="02E5E3EB" w14:textId="3131B432" w:rsidR="002134B6" w:rsidRDefault="002134B6" w:rsidP="00671522">
      <w:pPr>
        <w:pStyle w:val="5"/>
        <w:ind w:left="480"/>
        <w:rPr>
          <w:b w:val="0"/>
        </w:rPr>
      </w:pPr>
      <w:r w:rsidRPr="001D0C2B">
        <w:lastRenderedPageBreak/>
        <w:t>7.</w:t>
      </w:r>
      <w:r w:rsidR="00671522">
        <w:t>4.</w:t>
      </w:r>
      <w:r>
        <w:t>5</w:t>
      </w:r>
      <w:r w:rsidRPr="001D0C2B">
        <w:t>.</w:t>
      </w:r>
      <w:r>
        <w:t>1</w:t>
      </w:r>
      <w:r w:rsidRPr="001D0C2B">
        <w:t xml:space="preserve"> </w:t>
      </w:r>
      <w:r w:rsidRPr="00383FE8">
        <w:t>Store_ul_SCH_Config_to_UE_mac_inst</w:t>
      </w:r>
    </w:p>
    <w:p w14:paraId="486554A9" w14:textId="77777777" w:rsidR="002134B6" w:rsidRDefault="002134B6" w:rsidP="002134B6">
      <w:r>
        <w:rPr>
          <w:noProof/>
        </w:rPr>
        <w:drawing>
          <wp:inline distT="0" distB="0" distL="0" distR="0" wp14:anchorId="4E02C6EE" wp14:editId="5B967166">
            <wp:extent cx="5257800" cy="6359525"/>
            <wp:effectExtent l="0" t="0" r="0" b="3175"/>
            <wp:docPr id="160" name="圖片 160" descr="C__Users_KroEmPa_Desktop_NB_IoT_eNB_Reference_NB_IoT_eNB_ReferenceProcedureStore_ul_SCH_Config_to_UE_mac_in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__Users_KroEmPa_Desktop_NB_IoT_eNB_Reference_NB_IoT_eNB_ReferenceProcedureStore_ul_SCH_Config_to_UE_mac_inst1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A44" w14:textId="47C2F348" w:rsidR="002134B6" w:rsidRDefault="003577E8" w:rsidP="003577E8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123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383FE8">
        <w:t>Store_ul_SCH_Config_to_UE_mac_inst</w:t>
      </w:r>
    </w:p>
    <w:p w14:paraId="7429DF7F" w14:textId="77777777" w:rsidR="002134B6" w:rsidRDefault="002134B6" w:rsidP="002134B6">
      <w:pPr>
        <w:jc w:val="center"/>
        <w:rPr>
          <w:rFonts w:cs="Times New Roman"/>
        </w:rPr>
      </w:pPr>
    </w:p>
    <w:p w14:paraId="05700174" w14:textId="52135EDB" w:rsidR="002134B6" w:rsidRPr="00383FE8" w:rsidRDefault="003577E8" w:rsidP="003577E8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123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19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 w:rsidRPr="00602F35">
        <w:t xml:space="preserve"> </w:t>
      </w:r>
      <w:r w:rsidR="002134B6" w:rsidRPr="00383FE8">
        <w:t>Store_ul_SCH_Config_to_UE_mac_inst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2C72B045" w14:textId="77777777" w:rsidTr="003577E8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34F46B6D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1FC9F57D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1DB7B6D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7C1AD538" w14:textId="77777777" w:rsidR="002134B6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5306458E" w14:textId="77777777" w:rsidTr="003577E8">
        <w:trPr>
          <w:jc w:val="center"/>
        </w:trPr>
        <w:tc>
          <w:tcPr>
            <w:tcW w:w="2689" w:type="dxa"/>
            <w:vAlign w:val="center"/>
          </w:tcPr>
          <w:p w14:paraId="46E10256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Mod_idP</w:t>
            </w:r>
          </w:p>
        </w:tc>
        <w:tc>
          <w:tcPr>
            <w:tcW w:w="3685" w:type="dxa"/>
            <w:vAlign w:val="center"/>
          </w:tcPr>
          <w:p w14:paraId="41236AB8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module_id_t</w:t>
            </w:r>
          </w:p>
        </w:tc>
        <w:tc>
          <w:tcPr>
            <w:tcW w:w="2126" w:type="dxa"/>
            <w:vAlign w:val="center"/>
          </w:tcPr>
          <w:p w14:paraId="06C1E7A5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Align w:val="center"/>
          </w:tcPr>
          <w:p w14:paraId="57E04D67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</w:tbl>
    <w:p w14:paraId="32A729F6" w14:textId="77777777" w:rsidR="002134B6" w:rsidRDefault="002134B6" w:rsidP="002134B6">
      <w:pPr>
        <w:jc w:val="center"/>
        <w:rPr>
          <w:rFonts w:cs="Times New Roman"/>
        </w:rPr>
      </w:pPr>
    </w:p>
    <w:p w14:paraId="1E93DFD0" w14:textId="5A0E3FC5" w:rsidR="002134B6" w:rsidRDefault="002134B6" w:rsidP="00833743">
      <w:pPr>
        <w:pStyle w:val="5"/>
        <w:ind w:left="480"/>
        <w:rPr>
          <w:noProof/>
        </w:rPr>
      </w:pPr>
      <w:r w:rsidRPr="001D0C2B">
        <w:lastRenderedPageBreak/>
        <w:t>7.</w:t>
      </w:r>
      <w:r w:rsidR="00671522">
        <w:t>4.</w:t>
      </w:r>
      <w:r>
        <w:t>5</w:t>
      </w:r>
      <w:r w:rsidRPr="001D0C2B">
        <w:t>.</w:t>
      </w:r>
      <w:r>
        <w:t>2</w:t>
      </w:r>
      <w:r w:rsidRPr="001D0C2B">
        <w:t xml:space="preserve"> </w:t>
      </w:r>
      <w:r w:rsidRPr="00383FE8">
        <w:t>Store_phr_Config_to_UE_mac_inst</w:t>
      </w:r>
    </w:p>
    <w:p w14:paraId="6FB152E3" w14:textId="1FD2EFA1" w:rsidR="003A52F4" w:rsidRPr="003A52F4" w:rsidRDefault="003A52F4" w:rsidP="003A52F4">
      <w:r>
        <w:rPr>
          <w:noProof/>
        </w:rPr>
        <w:drawing>
          <wp:inline distT="0" distB="0" distL="0" distR="0" wp14:anchorId="7A3FC3E2" wp14:editId="7B4AB17B">
            <wp:extent cx="5257800" cy="6078220"/>
            <wp:effectExtent l="0" t="0" r="0" b="0"/>
            <wp:docPr id="161" name="圖片 161" descr="C__Users_KroEmPa_Desktop_NB_IoT_eNB_Reference_NB_IoT_eNB_ReferenceProcedureStore_phr_Config_to_UE_mac_in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__Users_KroEmPa_Desktop_NB_IoT_eNB_Reference_NB_IoT_eNB_ReferenceProcedureStore_phr_Config_to_UE_mac_inst1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F8D1" w14:textId="51E3DDD0" w:rsidR="002134B6" w:rsidRPr="00383FE8" w:rsidRDefault="003577E8" w:rsidP="003577E8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 w:rsidR="00604DB3">
        <w:rPr>
          <w:noProof/>
        </w:rPr>
        <w:t>124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Procedure level of </w:t>
      </w:r>
      <w:r w:rsidR="002134B6" w:rsidRPr="00383FE8">
        <w:t>Store_phr_Config_to_UE_mac_inst</w:t>
      </w:r>
    </w:p>
    <w:p w14:paraId="0F3F43FE" w14:textId="77777777" w:rsidR="002134B6" w:rsidRDefault="002134B6" w:rsidP="002134B6">
      <w:pPr>
        <w:jc w:val="center"/>
      </w:pPr>
    </w:p>
    <w:p w14:paraId="0920277E" w14:textId="4AF27877" w:rsidR="002134B6" w:rsidRPr="00383FE8" w:rsidRDefault="003577E8" w:rsidP="003577E8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 w:rsidR="00604DB3">
        <w:rPr>
          <w:noProof/>
        </w:rPr>
        <w:t>7</w:t>
      </w:r>
      <w:r w:rsidR="00A53881">
        <w:rPr>
          <w:noProof/>
        </w:rPr>
        <w:fldChar w:fldCharType="end"/>
      </w:r>
      <w:r w:rsidR="00604DB3"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 w:rsidR="00604DB3">
        <w:rPr>
          <w:noProof/>
        </w:rPr>
        <w:t>124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20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>
        <w:t xml:space="preserve"> </w:t>
      </w:r>
      <w:r w:rsidR="002134B6" w:rsidRPr="00383FE8">
        <w:t>Store_phr_Config_to_UE_mac_inst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662226D9" w14:textId="77777777" w:rsidTr="003577E8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3197B370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23CB9F0A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5A103D2" w14:textId="77777777" w:rsidR="002134B6" w:rsidRPr="000A00EB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D1C6A2E" w14:textId="77777777" w:rsidR="002134B6" w:rsidRDefault="002134B6" w:rsidP="003577E8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3E4E7E94" w14:textId="77777777" w:rsidTr="003577E8">
        <w:trPr>
          <w:jc w:val="center"/>
        </w:trPr>
        <w:tc>
          <w:tcPr>
            <w:tcW w:w="2689" w:type="dxa"/>
            <w:vAlign w:val="center"/>
          </w:tcPr>
          <w:p w14:paraId="47393F41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Mod_idP</w:t>
            </w:r>
          </w:p>
        </w:tc>
        <w:tc>
          <w:tcPr>
            <w:tcW w:w="3685" w:type="dxa"/>
            <w:vAlign w:val="center"/>
          </w:tcPr>
          <w:p w14:paraId="7A3C7415" w14:textId="77777777" w:rsidR="002134B6" w:rsidRDefault="002134B6" w:rsidP="003577E8">
            <w:pPr>
              <w:jc w:val="both"/>
              <w:rPr>
                <w:rFonts w:cs="Times New Roman"/>
              </w:rPr>
            </w:pPr>
            <w:r w:rsidRPr="00C32D03">
              <w:t>module_id_t</w:t>
            </w:r>
          </w:p>
        </w:tc>
        <w:tc>
          <w:tcPr>
            <w:tcW w:w="2126" w:type="dxa"/>
            <w:vAlign w:val="center"/>
          </w:tcPr>
          <w:p w14:paraId="7C3E30CD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Align w:val="center"/>
          </w:tcPr>
          <w:p w14:paraId="78E32D51" w14:textId="77777777" w:rsidR="002134B6" w:rsidRDefault="002134B6" w:rsidP="003577E8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</w:tbl>
    <w:p w14:paraId="645ABADF" w14:textId="77777777" w:rsidR="002134B6" w:rsidRPr="00383FE8" w:rsidRDefault="002134B6" w:rsidP="003577E8"/>
    <w:p w14:paraId="07BFE551" w14:textId="3F098CD2" w:rsidR="002134B6" w:rsidRPr="00E52D9B" w:rsidRDefault="002134B6" w:rsidP="002134B6">
      <w:pPr>
        <w:pStyle w:val="4"/>
      </w:pPr>
      <w:r>
        <w:lastRenderedPageBreak/>
        <w:t>7.</w:t>
      </w:r>
      <w:r w:rsidR="00671522">
        <w:t>4.1.6</w:t>
      </w:r>
      <w:r>
        <w:t xml:space="preserve"> </w:t>
      </w:r>
      <w:r w:rsidRPr="005F467C">
        <w:t>phy_config_</w:t>
      </w:r>
      <w:r>
        <w:t>dedicated</w:t>
      </w:r>
      <w:r w:rsidRPr="005F467C">
        <w:t>_eNB</w:t>
      </w:r>
    </w:p>
    <w:p w14:paraId="67CD01E8" w14:textId="21B294C5" w:rsidR="002134B6" w:rsidRPr="005F467C" w:rsidRDefault="00C7109A" w:rsidP="002134B6">
      <w:r w:rsidRPr="0027574B">
        <w:rPr>
          <w:noProof/>
        </w:rPr>
        <w:drawing>
          <wp:inline distT="0" distB="0" distL="0" distR="0" wp14:anchorId="4E847403" wp14:editId="49C4E5D9">
            <wp:extent cx="5257800" cy="3429000"/>
            <wp:effectExtent l="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04F0" w14:textId="22C1F78D" w:rsidR="002134B6" w:rsidRPr="00383FE8" w:rsidRDefault="00604DB3" w:rsidP="00604DB3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>
        <w:rPr>
          <w:noProof/>
        </w:rPr>
        <w:t>7</w:t>
      </w:r>
      <w:r w:rsidR="00A53881">
        <w:rPr>
          <w:noProof/>
        </w:rPr>
        <w:fldChar w:fldCharType="end"/>
      </w:r>
      <w:r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>
        <w:rPr>
          <w:noProof/>
        </w:rPr>
        <w:t>125</w:t>
      </w:r>
      <w:r w:rsidR="00A53881">
        <w:rPr>
          <w:noProof/>
        </w:rPr>
        <w:fldChar w:fldCharType="end"/>
      </w:r>
      <w:r>
        <w:t xml:space="preserve"> </w:t>
      </w:r>
      <w:r w:rsidR="002134B6">
        <w:t>Procedure level of</w:t>
      </w:r>
      <w:r w:rsidR="002134B6" w:rsidRPr="00383FE8">
        <w:t xml:space="preserve"> phy_config_dedicated_eNB</w:t>
      </w:r>
    </w:p>
    <w:p w14:paraId="26FD34FE" w14:textId="77777777" w:rsidR="002134B6" w:rsidRDefault="002134B6" w:rsidP="002134B6"/>
    <w:p w14:paraId="5AE6CAE4" w14:textId="3BB29F76" w:rsidR="002134B6" w:rsidRPr="0011258D" w:rsidRDefault="00604DB3" w:rsidP="00604DB3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>
        <w:rPr>
          <w:noProof/>
        </w:rPr>
        <w:t>7</w:t>
      </w:r>
      <w:r w:rsidR="00A53881">
        <w:rPr>
          <w:noProof/>
        </w:rPr>
        <w:fldChar w:fldCharType="end"/>
      </w:r>
      <w:r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>
        <w:rPr>
          <w:noProof/>
        </w:rPr>
        <w:t>125</w:t>
      </w:r>
      <w:r w:rsidR="00A53881">
        <w:rPr>
          <w:noProof/>
        </w:rPr>
        <w:fldChar w:fldCharType="end"/>
      </w:r>
      <w:r>
        <w:t xml:space="preserve"> </w:t>
      </w:r>
      <w:r w:rsidR="002134B6">
        <w:t>Parameters of</w:t>
      </w:r>
      <w:del w:id="321" w:author="KroEmPa" w:date="2009-12-06T18:10:00Z">
        <w:r w:rsidR="002134B6" w:rsidDel="007E7054">
          <w:rPr>
            <w:color w:val="000000"/>
          </w:rPr>
          <w:delText>Config_PHY_MAC.</w:delText>
        </w:r>
      </w:del>
      <w:r w:rsidR="002134B6">
        <w:t xml:space="preserve"> </w:t>
      </w:r>
      <w:r w:rsidR="002134B6" w:rsidRPr="00383FE8">
        <w:t>phy_config_dedicated_eNB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2134B6" w14:paraId="4FF1B4BF" w14:textId="77777777" w:rsidTr="00945FC0">
        <w:trPr>
          <w:jc w:val="center"/>
        </w:trPr>
        <w:tc>
          <w:tcPr>
            <w:tcW w:w="2689" w:type="dxa"/>
            <w:shd w:val="clear" w:color="auto" w:fill="D9D9D9" w:themeFill="background1" w:themeFillShade="D9"/>
          </w:tcPr>
          <w:p w14:paraId="630265C4" w14:textId="77777777" w:rsidR="002134B6" w:rsidRPr="000A00EB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E070158" w14:textId="77777777" w:rsidR="002134B6" w:rsidRPr="000A00EB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DCB7173" w14:textId="77777777" w:rsidR="002134B6" w:rsidRPr="000A00EB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20CC1295" w14:textId="77777777" w:rsidR="002134B6" w:rsidRDefault="002134B6" w:rsidP="002134B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2134B6" w14:paraId="3CA0289F" w14:textId="77777777" w:rsidTr="00945FC0">
        <w:trPr>
          <w:jc w:val="center"/>
        </w:trPr>
        <w:tc>
          <w:tcPr>
            <w:tcW w:w="2689" w:type="dxa"/>
          </w:tcPr>
          <w:p w14:paraId="06AFDC55" w14:textId="77777777" w:rsidR="002134B6" w:rsidRDefault="002134B6" w:rsidP="002134B6">
            <w:pPr>
              <w:rPr>
                <w:rFonts w:cs="Times New Roman"/>
              </w:rPr>
            </w:pPr>
            <w:r w:rsidRPr="00FC23B2">
              <w:t>Mod_id</w:t>
            </w:r>
          </w:p>
        </w:tc>
        <w:tc>
          <w:tcPr>
            <w:tcW w:w="3685" w:type="dxa"/>
          </w:tcPr>
          <w:p w14:paraId="23A44D4C" w14:textId="77777777" w:rsidR="002134B6" w:rsidRDefault="002134B6" w:rsidP="002134B6">
            <w:pPr>
              <w:rPr>
                <w:rFonts w:cs="Times New Roman"/>
              </w:rPr>
            </w:pPr>
            <w:r w:rsidRPr="008B63A6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71361AB9" w14:textId="77777777" w:rsidR="002134B6" w:rsidRDefault="002134B6" w:rsidP="002134B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43AC1B4D" w14:textId="77777777" w:rsidR="002134B6" w:rsidRDefault="002134B6" w:rsidP="002134B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2134B6" w14:paraId="0608344C" w14:textId="77777777" w:rsidTr="00945FC0">
        <w:trPr>
          <w:jc w:val="center"/>
        </w:trPr>
        <w:tc>
          <w:tcPr>
            <w:tcW w:w="2689" w:type="dxa"/>
          </w:tcPr>
          <w:p w14:paraId="674338D2" w14:textId="77777777" w:rsidR="002134B6" w:rsidRPr="00C32D03" w:rsidRDefault="002134B6" w:rsidP="002134B6">
            <w:r w:rsidRPr="00FC23B2">
              <w:t>CC_id</w:t>
            </w:r>
          </w:p>
        </w:tc>
        <w:tc>
          <w:tcPr>
            <w:tcW w:w="3685" w:type="dxa"/>
          </w:tcPr>
          <w:p w14:paraId="18E7C10F" w14:textId="77777777" w:rsidR="002134B6" w:rsidRPr="00C32D03" w:rsidRDefault="002134B6" w:rsidP="002134B6">
            <w:r>
              <w:rPr>
                <w:rFonts w:hint="eastAsia"/>
              </w:rPr>
              <w:t>int</w:t>
            </w:r>
          </w:p>
        </w:tc>
        <w:tc>
          <w:tcPr>
            <w:tcW w:w="2126" w:type="dxa"/>
            <w:vMerge/>
          </w:tcPr>
          <w:p w14:paraId="0DE61E17" w14:textId="77777777" w:rsidR="002134B6" w:rsidRDefault="002134B6" w:rsidP="002134B6">
            <w:pPr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01D1054" w14:textId="77777777" w:rsidR="002134B6" w:rsidRDefault="002134B6" w:rsidP="002134B6">
            <w:pPr>
              <w:jc w:val="center"/>
              <w:rPr>
                <w:rFonts w:cs="Times New Roman"/>
              </w:rPr>
            </w:pPr>
          </w:p>
        </w:tc>
      </w:tr>
      <w:tr w:rsidR="002134B6" w14:paraId="52CC4950" w14:textId="77777777" w:rsidTr="00945FC0">
        <w:trPr>
          <w:jc w:val="center"/>
        </w:trPr>
        <w:tc>
          <w:tcPr>
            <w:tcW w:w="2689" w:type="dxa"/>
          </w:tcPr>
          <w:p w14:paraId="03CAE98E" w14:textId="77777777" w:rsidR="002134B6" w:rsidRPr="00C32D03" w:rsidRDefault="002134B6" w:rsidP="002134B6">
            <w:r w:rsidRPr="00FC23B2">
              <w:t>rnti</w:t>
            </w:r>
          </w:p>
        </w:tc>
        <w:tc>
          <w:tcPr>
            <w:tcW w:w="3685" w:type="dxa"/>
          </w:tcPr>
          <w:p w14:paraId="1A6EAAEE" w14:textId="77777777" w:rsidR="002134B6" w:rsidRPr="00C32D03" w:rsidRDefault="002134B6" w:rsidP="002134B6">
            <w:r w:rsidRPr="008B63A6">
              <w:t xml:space="preserve">uint16_t </w:t>
            </w:r>
          </w:p>
        </w:tc>
        <w:tc>
          <w:tcPr>
            <w:tcW w:w="2126" w:type="dxa"/>
            <w:vMerge/>
          </w:tcPr>
          <w:p w14:paraId="22A024BC" w14:textId="77777777" w:rsidR="002134B6" w:rsidRDefault="002134B6" w:rsidP="002134B6">
            <w:pPr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74AE0394" w14:textId="77777777" w:rsidR="002134B6" w:rsidRDefault="002134B6" w:rsidP="002134B6">
            <w:pPr>
              <w:jc w:val="center"/>
              <w:rPr>
                <w:rFonts w:cs="Times New Roman"/>
              </w:rPr>
            </w:pPr>
          </w:p>
        </w:tc>
      </w:tr>
      <w:tr w:rsidR="002134B6" w14:paraId="50EC66D6" w14:textId="77777777" w:rsidTr="00945FC0">
        <w:trPr>
          <w:jc w:val="center"/>
        </w:trPr>
        <w:tc>
          <w:tcPr>
            <w:tcW w:w="2689" w:type="dxa"/>
          </w:tcPr>
          <w:p w14:paraId="02256858" w14:textId="77777777" w:rsidR="002134B6" w:rsidRPr="00C32D03" w:rsidRDefault="002134B6" w:rsidP="002134B6">
            <w:r w:rsidRPr="00FC23B2">
              <w:t>physicalConfigDedicated</w:t>
            </w:r>
          </w:p>
        </w:tc>
        <w:tc>
          <w:tcPr>
            <w:tcW w:w="3685" w:type="dxa"/>
          </w:tcPr>
          <w:p w14:paraId="7020A91E" w14:textId="77777777" w:rsidR="002134B6" w:rsidRPr="00C32D03" w:rsidRDefault="002134B6" w:rsidP="002134B6">
            <w:r w:rsidRPr="008B63A6">
              <w:t xml:space="preserve">struct PhysicalConfigDedicated </w:t>
            </w:r>
          </w:p>
        </w:tc>
        <w:tc>
          <w:tcPr>
            <w:tcW w:w="2126" w:type="dxa"/>
            <w:vMerge/>
          </w:tcPr>
          <w:p w14:paraId="3004EA19" w14:textId="77777777" w:rsidR="002134B6" w:rsidRDefault="002134B6" w:rsidP="002134B6">
            <w:pPr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479597C6" w14:textId="77777777" w:rsidR="002134B6" w:rsidRDefault="002134B6" w:rsidP="002134B6">
            <w:pPr>
              <w:jc w:val="center"/>
              <w:rPr>
                <w:rFonts w:cs="Times New Roman"/>
              </w:rPr>
            </w:pPr>
          </w:p>
        </w:tc>
      </w:tr>
    </w:tbl>
    <w:p w14:paraId="18320CC4" w14:textId="77777777" w:rsidR="002134B6" w:rsidRPr="005F467C" w:rsidRDefault="002134B6" w:rsidP="002134B6">
      <w:pPr>
        <w:jc w:val="center"/>
      </w:pPr>
    </w:p>
    <w:p w14:paraId="532079B1" w14:textId="594785D1" w:rsidR="002134B6" w:rsidRDefault="002134B6" w:rsidP="002134B6">
      <w:pPr>
        <w:pStyle w:val="4"/>
      </w:pPr>
      <w:r>
        <w:lastRenderedPageBreak/>
        <w:t>7.4</w:t>
      </w:r>
      <w:r w:rsidR="00671522">
        <w:t>.1.7</w:t>
      </w:r>
      <w:r>
        <w:t xml:space="preserve"> </w:t>
      </w:r>
      <w:r w:rsidRPr="005F467C">
        <w:t>phy_config_sib1</w:t>
      </w:r>
      <w:r>
        <w:t>3</w:t>
      </w:r>
      <w:r w:rsidRPr="005F467C">
        <w:t>_eNB</w:t>
      </w:r>
    </w:p>
    <w:p w14:paraId="1FE967E0" w14:textId="415135B8" w:rsidR="002134B6" w:rsidRDefault="002134B6" w:rsidP="002134B6">
      <w:r>
        <w:rPr>
          <w:noProof/>
        </w:rPr>
        <w:drawing>
          <wp:inline distT="0" distB="0" distL="0" distR="0" wp14:anchorId="6CF5FBCB" wp14:editId="536ABFE9">
            <wp:extent cx="5257800" cy="6075680"/>
            <wp:effectExtent l="0" t="0" r="0" b="1270"/>
            <wp:docPr id="162" name="圖片 162" descr="C__Users_KroEmPa_Desktop_NB_IoT_eNB_Reference_NB_IoT_eNB_ReferenceProcedurephy_config_sib13_eN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 descr="C__Users_KroEmPa_Desktop_NB_IoT_eNB_Reference_NB_IoT_eNB_ReferenceProcedurephy_config_sib13_eNB1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B76B" w14:textId="100E7CB9" w:rsidR="002134B6" w:rsidRDefault="00604DB3" w:rsidP="00604DB3">
      <w:pPr>
        <w:pStyle w:val="Figure"/>
      </w:pPr>
      <w:r>
        <w:t xml:space="preserve">Figure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>
        <w:rPr>
          <w:noProof/>
        </w:rPr>
        <w:t>7</w:t>
      </w:r>
      <w:r w:rsidR="00A53881">
        <w:rPr>
          <w:noProof/>
        </w:rPr>
        <w:fldChar w:fldCharType="end"/>
      </w:r>
      <w:r>
        <w:noBreakHyphen/>
      </w:r>
      <w:r w:rsidR="00A53881">
        <w:fldChar w:fldCharType="begin"/>
      </w:r>
      <w:r w:rsidR="00A53881">
        <w:instrText xml:space="preserve"> SEQ Figure \* ARABIC \s 1 </w:instrText>
      </w:r>
      <w:r w:rsidR="00A53881">
        <w:fldChar w:fldCharType="separate"/>
      </w:r>
      <w:r>
        <w:rPr>
          <w:noProof/>
        </w:rPr>
        <w:t>126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Proceudre level of </w:t>
      </w:r>
      <w:r w:rsidR="002134B6" w:rsidRPr="005F467C">
        <w:t>phy_config_sib</w:t>
      </w:r>
      <w:r w:rsidR="002134B6">
        <w:t>13</w:t>
      </w:r>
      <w:r w:rsidR="002134B6" w:rsidRPr="005F467C">
        <w:t>_eNB</w:t>
      </w:r>
    </w:p>
    <w:p w14:paraId="19C1BFF7" w14:textId="77777777" w:rsidR="00604DB3" w:rsidRDefault="00604DB3" w:rsidP="00604DB3">
      <w:pPr>
        <w:pStyle w:val="Table"/>
      </w:pPr>
    </w:p>
    <w:p w14:paraId="557257FE" w14:textId="6CEEA1CA" w:rsidR="002134B6" w:rsidRPr="0011258D" w:rsidRDefault="00604DB3" w:rsidP="00604DB3">
      <w:pPr>
        <w:pStyle w:val="Table"/>
      </w:pPr>
      <w:r>
        <w:t xml:space="preserve">Table </w:t>
      </w:r>
      <w:r w:rsidR="00A53881">
        <w:fldChar w:fldCharType="begin"/>
      </w:r>
      <w:r w:rsidR="00A53881">
        <w:instrText xml:space="preserve"> STYLEREF 1 \s </w:instrText>
      </w:r>
      <w:r w:rsidR="00A53881">
        <w:fldChar w:fldCharType="separate"/>
      </w:r>
      <w:r>
        <w:rPr>
          <w:noProof/>
        </w:rPr>
        <w:t>7</w:t>
      </w:r>
      <w:r w:rsidR="00A53881">
        <w:rPr>
          <w:noProof/>
        </w:rPr>
        <w:fldChar w:fldCharType="end"/>
      </w:r>
      <w:r>
        <w:noBreakHyphen/>
      </w:r>
      <w:r w:rsidR="00A53881">
        <w:fldChar w:fldCharType="begin"/>
      </w:r>
      <w:r w:rsidR="00A53881">
        <w:instrText xml:space="preserve"> SEQ Table \* ARABIC \s 1 </w:instrText>
      </w:r>
      <w:r w:rsidR="00A53881">
        <w:fldChar w:fldCharType="separate"/>
      </w:r>
      <w:r>
        <w:rPr>
          <w:noProof/>
        </w:rPr>
        <w:t>126</w:t>
      </w:r>
      <w:r w:rsidR="00A53881">
        <w:rPr>
          <w:noProof/>
        </w:rPr>
        <w:fldChar w:fldCharType="end"/>
      </w:r>
      <w:r>
        <w:t xml:space="preserve"> </w:t>
      </w:r>
      <w:r w:rsidR="002134B6">
        <w:t xml:space="preserve">Parameters of </w:t>
      </w:r>
      <w:r w:rsidR="002134B6" w:rsidRPr="005F467C">
        <w:t>phy_config_sib</w:t>
      </w:r>
      <w:r w:rsidR="002134B6">
        <w:t>13</w:t>
      </w:r>
      <w:r w:rsidR="002134B6" w:rsidRPr="005F467C">
        <w:t>_eNB</w:t>
      </w:r>
    </w:p>
    <w:tbl>
      <w:tblPr>
        <w:tblStyle w:val="a3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3685"/>
        <w:gridCol w:w="2126"/>
        <w:gridCol w:w="1418"/>
      </w:tblGrid>
      <w:tr w:rsidR="00604DB3" w14:paraId="4D49420B" w14:textId="77777777" w:rsidTr="00A2097E">
        <w:trPr>
          <w:jc w:val="center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5C68B136" w14:textId="77777777" w:rsidR="00604DB3" w:rsidRPr="000A00EB" w:rsidRDefault="00604DB3" w:rsidP="00A2097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Input Parameter</w:t>
            </w:r>
          </w:p>
        </w:tc>
        <w:tc>
          <w:tcPr>
            <w:tcW w:w="3685" w:type="dxa"/>
            <w:shd w:val="clear" w:color="auto" w:fill="D9D9D9" w:themeFill="background1" w:themeFillShade="D9"/>
            <w:vAlign w:val="center"/>
          </w:tcPr>
          <w:p w14:paraId="376340B4" w14:textId="77777777" w:rsidR="00604DB3" w:rsidRPr="000A00EB" w:rsidRDefault="00604DB3" w:rsidP="00A2097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Data Type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5B61C4B" w14:textId="77777777" w:rsidR="00604DB3" w:rsidRPr="000A00EB" w:rsidRDefault="00604DB3" w:rsidP="00A2097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Output Parameter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66686074" w14:textId="77777777" w:rsidR="00604DB3" w:rsidRDefault="00604DB3" w:rsidP="00A2097E">
            <w:pPr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604DB3" w14:paraId="051DF4DA" w14:textId="77777777" w:rsidTr="00A2097E">
        <w:trPr>
          <w:jc w:val="center"/>
        </w:trPr>
        <w:tc>
          <w:tcPr>
            <w:tcW w:w="2689" w:type="dxa"/>
            <w:vAlign w:val="center"/>
          </w:tcPr>
          <w:p w14:paraId="0E777C29" w14:textId="77777777" w:rsidR="00604DB3" w:rsidRDefault="00604DB3" w:rsidP="00A2097E">
            <w:pPr>
              <w:jc w:val="both"/>
              <w:rPr>
                <w:rFonts w:cs="Times New Roman"/>
              </w:rPr>
            </w:pPr>
            <w:r w:rsidRPr="00490B0A">
              <w:t>Mod_id</w:t>
            </w:r>
          </w:p>
        </w:tc>
        <w:tc>
          <w:tcPr>
            <w:tcW w:w="3685" w:type="dxa"/>
            <w:vAlign w:val="center"/>
          </w:tcPr>
          <w:p w14:paraId="18E2F468" w14:textId="77777777" w:rsidR="00604DB3" w:rsidRDefault="00604DB3" w:rsidP="00A2097E">
            <w:pPr>
              <w:jc w:val="both"/>
              <w:rPr>
                <w:rFonts w:cs="Times New Roman"/>
              </w:rPr>
            </w:pPr>
            <w:r w:rsidRPr="00C62FC0">
              <w:t>uint8_t</w:t>
            </w:r>
          </w:p>
        </w:tc>
        <w:tc>
          <w:tcPr>
            <w:tcW w:w="2126" w:type="dxa"/>
            <w:vMerge w:val="restart"/>
            <w:vAlign w:val="center"/>
          </w:tcPr>
          <w:p w14:paraId="55C70682" w14:textId="77777777" w:rsidR="00604DB3" w:rsidRDefault="00604DB3" w:rsidP="00A2097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  <w:tc>
          <w:tcPr>
            <w:tcW w:w="1418" w:type="dxa"/>
            <w:vMerge w:val="restart"/>
            <w:vAlign w:val="center"/>
          </w:tcPr>
          <w:p w14:paraId="4F518311" w14:textId="77777777" w:rsidR="00604DB3" w:rsidRDefault="00604DB3" w:rsidP="00A2097E">
            <w:pPr>
              <w:jc w:val="both"/>
              <w:rPr>
                <w:rFonts w:cs="Times New Roman"/>
              </w:rPr>
            </w:pPr>
            <w:r>
              <w:rPr>
                <w:rFonts w:cs="Times New Roman" w:hint="eastAsia"/>
              </w:rPr>
              <w:t>N/A</w:t>
            </w:r>
          </w:p>
        </w:tc>
      </w:tr>
      <w:tr w:rsidR="00604DB3" w:rsidRPr="00E701CA" w14:paraId="491BA4E8" w14:textId="77777777" w:rsidTr="00A2097E">
        <w:trPr>
          <w:jc w:val="center"/>
        </w:trPr>
        <w:tc>
          <w:tcPr>
            <w:tcW w:w="2689" w:type="dxa"/>
            <w:vAlign w:val="center"/>
          </w:tcPr>
          <w:p w14:paraId="69470238" w14:textId="77777777" w:rsidR="00604DB3" w:rsidRDefault="00604DB3" w:rsidP="00A2097E">
            <w:pPr>
              <w:jc w:val="both"/>
              <w:rPr>
                <w:rFonts w:cs="Times New Roman"/>
              </w:rPr>
            </w:pPr>
            <w:r w:rsidRPr="00490B0A">
              <w:t>CC_id</w:t>
            </w:r>
          </w:p>
        </w:tc>
        <w:tc>
          <w:tcPr>
            <w:tcW w:w="3685" w:type="dxa"/>
            <w:vAlign w:val="center"/>
          </w:tcPr>
          <w:p w14:paraId="642D12EE" w14:textId="77777777" w:rsidR="00604DB3" w:rsidRDefault="00604DB3" w:rsidP="00A2097E">
            <w:pPr>
              <w:jc w:val="both"/>
              <w:rPr>
                <w:rFonts w:cs="Times New Roman"/>
              </w:rPr>
            </w:pPr>
            <w:r w:rsidRPr="00C62FC0">
              <w:t xml:space="preserve">int </w:t>
            </w:r>
          </w:p>
        </w:tc>
        <w:tc>
          <w:tcPr>
            <w:tcW w:w="2126" w:type="dxa"/>
            <w:vMerge/>
            <w:vAlign w:val="center"/>
          </w:tcPr>
          <w:p w14:paraId="303C2694" w14:textId="77777777" w:rsidR="00604DB3" w:rsidRDefault="00604DB3" w:rsidP="00A2097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0EA0C7BF" w14:textId="77777777" w:rsidR="00604DB3" w:rsidRPr="00E701CA" w:rsidRDefault="00604DB3" w:rsidP="00A2097E">
            <w:pPr>
              <w:jc w:val="both"/>
              <w:rPr>
                <w:rFonts w:cs="Times New Roman"/>
              </w:rPr>
            </w:pPr>
          </w:p>
        </w:tc>
      </w:tr>
      <w:tr w:rsidR="00604DB3" w:rsidRPr="00E701CA" w14:paraId="529DF7CF" w14:textId="77777777" w:rsidTr="00A2097E">
        <w:trPr>
          <w:jc w:val="center"/>
        </w:trPr>
        <w:tc>
          <w:tcPr>
            <w:tcW w:w="2689" w:type="dxa"/>
            <w:vAlign w:val="center"/>
          </w:tcPr>
          <w:p w14:paraId="44922CCD" w14:textId="77777777" w:rsidR="00604DB3" w:rsidRPr="00CB150B" w:rsidRDefault="00604DB3" w:rsidP="00A2097E">
            <w:pPr>
              <w:jc w:val="both"/>
            </w:pPr>
            <w:r w:rsidRPr="00490B0A">
              <w:t>mbsfn_Area_idx</w:t>
            </w:r>
          </w:p>
        </w:tc>
        <w:tc>
          <w:tcPr>
            <w:tcW w:w="3685" w:type="dxa"/>
            <w:vAlign w:val="center"/>
          </w:tcPr>
          <w:p w14:paraId="36CD8A1E" w14:textId="77777777" w:rsidR="00604DB3" w:rsidRPr="002271EE" w:rsidRDefault="00604DB3" w:rsidP="00A2097E">
            <w:pPr>
              <w:jc w:val="both"/>
            </w:pPr>
            <w:r w:rsidRPr="00C62FC0">
              <w:t xml:space="preserve">int </w:t>
            </w:r>
          </w:p>
        </w:tc>
        <w:tc>
          <w:tcPr>
            <w:tcW w:w="2126" w:type="dxa"/>
            <w:vMerge/>
            <w:vAlign w:val="center"/>
          </w:tcPr>
          <w:p w14:paraId="06386BFB" w14:textId="77777777" w:rsidR="00604DB3" w:rsidRDefault="00604DB3" w:rsidP="00A2097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3D932FCF" w14:textId="77777777" w:rsidR="00604DB3" w:rsidRDefault="00604DB3" w:rsidP="00A2097E">
            <w:pPr>
              <w:jc w:val="both"/>
              <w:rPr>
                <w:rFonts w:cs="Times New Roman"/>
              </w:rPr>
            </w:pPr>
          </w:p>
        </w:tc>
      </w:tr>
      <w:tr w:rsidR="00604DB3" w:rsidRPr="00E701CA" w14:paraId="2AE2800F" w14:textId="77777777" w:rsidTr="00A2097E">
        <w:trPr>
          <w:jc w:val="center"/>
        </w:trPr>
        <w:tc>
          <w:tcPr>
            <w:tcW w:w="2689" w:type="dxa"/>
            <w:vAlign w:val="center"/>
          </w:tcPr>
          <w:p w14:paraId="1138915A" w14:textId="77777777" w:rsidR="00604DB3" w:rsidRPr="00CB150B" w:rsidRDefault="00604DB3" w:rsidP="00A2097E">
            <w:pPr>
              <w:jc w:val="both"/>
            </w:pPr>
            <w:r w:rsidRPr="00490B0A">
              <w:t>mbsfn_AreaId_r9</w:t>
            </w:r>
          </w:p>
        </w:tc>
        <w:tc>
          <w:tcPr>
            <w:tcW w:w="3685" w:type="dxa"/>
            <w:vAlign w:val="center"/>
          </w:tcPr>
          <w:p w14:paraId="422CD24F" w14:textId="77777777" w:rsidR="00604DB3" w:rsidRPr="002271EE" w:rsidRDefault="00604DB3" w:rsidP="00A2097E">
            <w:pPr>
              <w:jc w:val="both"/>
            </w:pPr>
            <w:r w:rsidRPr="00C62FC0">
              <w:t xml:space="preserve">long </w:t>
            </w:r>
          </w:p>
        </w:tc>
        <w:tc>
          <w:tcPr>
            <w:tcW w:w="2126" w:type="dxa"/>
            <w:vMerge/>
            <w:vAlign w:val="center"/>
          </w:tcPr>
          <w:p w14:paraId="4C8CE568" w14:textId="77777777" w:rsidR="00604DB3" w:rsidRDefault="00604DB3" w:rsidP="00A2097E">
            <w:pPr>
              <w:jc w:val="both"/>
              <w:rPr>
                <w:rFonts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5449B646" w14:textId="77777777" w:rsidR="00604DB3" w:rsidRDefault="00604DB3" w:rsidP="00A2097E">
            <w:pPr>
              <w:jc w:val="both"/>
              <w:rPr>
                <w:rFonts w:cs="Times New Roman"/>
              </w:rPr>
            </w:pPr>
          </w:p>
        </w:tc>
      </w:tr>
    </w:tbl>
    <w:p w14:paraId="31F56540" w14:textId="5511B2E2" w:rsidR="002134B6" w:rsidRPr="002134B6" w:rsidRDefault="002134B6" w:rsidP="00604DB3"/>
    <w:sectPr w:rsidR="002134B6" w:rsidRPr="002134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謝秉志" w:date="2017-01-13T15:34:00Z" w:initials="謝秉志">
    <w:p w14:paraId="5BEC2DF8" w14:textId="147C9D7E" w:rsidR="006031E4" w:rsidRDefault="006031E4">
      <w:pPr>
        <w:pStyle w:val="ae"/>
      </w:pPr>
      <w:r>
        <w:rPr>
          <w:rStyle w:val="ad"/>
        </w:rPr>
        <w:annotationRef/>
      </w:r>
      <w:r>
        <w:rPr>
          <w:rFonts w:hint="eastAsia"/>
        </w:rPr>
        <w:t>缺的再補進去</w:t>
      </w:r>
    </w:p>
  </w:comment>
  <w:comment w:id="11" w:author="謝秉志" w:date="2016-11-14T14:21:00Z" w:initials="謝秉志">
    <w:p w14:paraId="00C0BCCB" w14:textId="77777777" w:rsidR="006031E4" w:rsidRPr="00BA7D30" w:rsidRDefault="006031E4" w:rsidP="006D2F06">
      <w:pPr>
        <w:pStyle w:val="ae"/>
      </w:pPr>
      <w:r w:rsidRPr="00BA7D30">
        <w:rPr>
          <w:rStyle w:val="ad"/>
          <w:b/>
        </w:rPr>
        <w:annotationRef/>
      </w:r>
      <w:r w:rsidRPr="00BA7D30">
        <w:rPr>
          <w:rFonts w:cs="Times New Roman" w:hint="eastAsia"/>
          <w:color w:val="000000" w:themeColor="text1"/>
        </w:rPr>
        <w:t>寫實際</w:t>
      </w:r>
      <w:r w:rsidRPr="00BA7D30">
        <w:rPr>
          <w:rFonts w:cs="Times New Roman" w:hint="eastAsia"/>
          <w:color w:val="000000" w:themeColor="text1"/>
        </w:rPr>
        <w:t>P</w:t>
      </w:r>
      <w:r w:rsidRPr="00BA7D30">
        <w:rPr>
          <w:rFonts w:cs="Times New Roman"/>
          <w:color w:val="000000" w:themeColor="text1"/>
        </w:rPr>
        <w:t>rimitive</w:t>
      </w:r>
      <w:r w:rsidRPr="00BA7D30">
        <w:rPr>
          <w:rFonts w:cs="Times New Roman" w:hint="eastAsia"/>
          <w:color w:val="000000" w:themeColor="text1"/>
        </w:rPr>
        <w:t>輸入的參數</w:t>
      </w:r>
    </w:p>
  </w:comment>
  <w:comment w:id="12" w:author="謝秉志" w:date="2016-11-14T14:18:00Z" w:initials="謝秉志">
    <w:p w14:paraId="7D1759FC" w14:textId="77777777" w:rsidR="006031E4" w:rsidRDefault="006031E4" w:rsidP="006D2F06">
      <w:pPr>
        <w:pStyle w:val="ae"/>
      </w:pPr>
      <w:r>
        <w:rPr>
          <w:rStyle w:val="ad"/>
        </w:rPr>
        <w:annotationRef/>
      </w:r>
      <w:r>
        <w:rPr>
          <w:rFonts w:hint="eastAsia"/>
        </w:rPr>
        <w:t>透過</w:t>
      </w:r>
      <w:r>
        <w:rPr>
          <w:rFonts w:hint="eastAsia"/>
        </w:rPr>
        <w:t>Primitives</w:t>
      </w:r>
      <w:r>
        <w:rPr>
          <w:rFonts w:hint="eastAsia"/>
        </w:rPr>
        <w:t>產生的重要輸出參數</w:t>
      </w:r>
    </w:p>
  </w:comment>
  <w:comment w:id="15" w:author="謝秉志" w:date="2016-11-14T14:21:00Z" w:initials="謝秉志">
    <w:p w14:paraId="0B8AE4D0" w14:textId="77777777" w:rsidR="006031E4" w:rsidRPr="00BA7D30" w:rsidRDefault="006031E4" w:rsidP="006549E8">
      <w:pPr>
        <w:pStyle w:val="ae"/>
      </w:pPr>
      <w:r w:rsidRPr="00BA7D30">
        <w:rPr>
          <w:rStyle w:val="ad"/>
          <w:b/>
        </w:rPr>
        <w:annotationRef/>
      </w:r>
      <w:r w:rsidRPr="00BA7D30">
        <w:rPr>
          <w:rFonts w:cs="Times New Roman" w:hint="eastAsia"/>
          <w:color w:val="000000" w:themeColor="text1"/>
        </w:rPr>
        <w:t>寫實際</w:t>
      </w:r>
      <w:r w:rsidRPr="00BA7D30">
        <w:rPr>
          <w:rFonts w:cs="Times New Roman" w:hint="eastAsia"/>
          <w:color w:val="000000" w:themeColor="text1"/>
        </w:rPr>
        <w:t>P</w:t>
      </w:r>
      <w:r w:rsidRPr="00BA7D30">
        <w:rPr>
          <w:rFonts w:cs="Times New Roman"/>
          <w:color w:val="000000" w:themeColor="text1"/>
        </w:rPr>
        <w:t>rimitive</w:t>
      </w:r>
      <w:r w:rsidRPr="00BA7D30">
        <w:rPr>
          <w:rFonts w:cs="Times New Roman" w:hint="eastAsia"/>
          <w:color w:val="000000" w:themeColor="text1"/>
        </w:rPr>
        <w:t>輸入的參數</w:t>
      </w:r>
    </w:p>
  </w:comment>
  <w:comment w:id="16" w:author="謝秉志" w:date="2016-11-14T14:18:00Z" w:initials="謝秉志">
    <w:p w14:paraId="6A78A45A" w14:textId="77777777" w:rsidR="006031E4" w:rsidRDefault="006031E4" w:rsidP="006549E8">
      <w:pPr>
        <w:pStyle w:val="ae"/>
      </w:pPr>
      <w:r>
        <w:rPr>
          <w:rStyle w:val="ad"/>
        </w:rPr>
        <w:annotationRef/>
      </w:r>
      <w:r>
        <w:rPr>
          <w:rFonts w:hint="eastAsia"/>
        </w:rPr>
        <w:t>透過</w:t>
      </w:r>
      <w:r>
        <w:rPr>
          <w:rFonts w:hint="eastAsia"/>
        </w:rPr>
        <w:t>Primitives</w:t>
      </w:r>
      <w:r>
        <w:rPr>
          <w:rFonts w:hint="eastAsia"/>
        </w:rPr>
        <w:t>產生的重要輸出參數</w:t>
      </w:r>
    </w:p>
  </w:comment>
  <w:comment w:id="18" w:author="謝秉志" w:date="2016-12-04T16:10:00Z" w:initials="謝秉志">
    <w:p w14:paraId="4BD9E433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>
        <w:t>phy_procedures_eNB_T</w:t>
      </w:r>
      <w:r w:rsidRPr="00064008">
        <w:t>X</w:t>
      </w:r>
      <w:r>
        <w:t>(),</w:t>
      </w:r>
    </w:p>
    <w:p w14:paraId="0114519F" w14:textId="77777777" w:rsidR="006031E4" w:rsidRDefault="006031E4" w:rsidP="001D1509">
      <w:pPr>
        <w:pStyle w:val="ae"/>
      </w:pPr>
      <w:r>
        <w:t>[</w:t>
      </w:r>
      <w:r w:rsidRPr="00064008">
        <w:t>eNB] Max user count reached</w:t>
      </w:r>
    </w:p>
  </w:comment>
  <w:comment w:id="19" w:author="謝秉志" w:date="2016-12-04T16:10:00Z" w:initials="謝秉志">
    <w:p w14:paraId="038BF31E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>
        <w:t>phy_procedures_eNB_T</w:t>
      </w:r>
      <w:r w:rsidRPr="00064008">
        <w:t>X</w:t>
      </w:r>
      <w:r>
        <w:t>(),</w:t>
      </w:r>
    </w:p>
    <w:p w14:paraId="2AFA7BC6" w14:textId="77777777" w:rsidR="006031E4" w:rsidRDefault="006031E4" w:rsidP="001D1509">
      <w:pPr>
        <w:pStyle w:val="ae"/>
      </w:pPr>
      <w:r>
        <w:t>[</w:t>
      </w:r>
      <w:r w:rsidRPr="00064008">
        <w:t>eNB] Max user count reached</w:t>
      </w:r>
    </w:p>
  </w:comment>
  <w:comment w:id="20" w:author="謝秉志" w:date="2016-12-04T16:10:00Z" w:initials="謝秉志">
    <w:p w14:paraId="3CA72D2C" w14:textId="77777777" w:rsidR="00C7109A" w:rsidRDefault="00C7109A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>
        <w:t>phy_procedures_eNB_T</w:t>
      </w:r>
      <w:r w:rsidRPr="00064008">
        <w:t>X</w:t>
      </w:r>
      <w:r>
        <w:t>(),</w:t>
      </w:r>
    </w:p>
    <w:p w14:paraId="747CCA4C" w14:textId="77777777" w:rsidR="00C7109A" w:rsidRDefault="00C7109A" w:rsidP="001D1509">
      <w:pPr>
        <w:pStyle w:val="ae"/>
      </w:pPr>
      <w:r>
        <w:t>[</w:t>
      </w:r>
      <w:r w:rsidRPr="00064008">
        <w:t>eNB] Max user count reached</w:t>
      </w:r>
    </w:p>
  </w:comment>
  <w:comment w:id="21" w:author="謝秉志" w:date="2016-12-08T12:24:00Z" w:initials="謝秉志">
    <w:p w14:paraId="5A2C52EA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 w:rsidRPr="008F1835">
        <w:t>rrc_mac_config_req</w:t>
      </w:r>
      <w:r>
        <w:t>(),especially for tdd config</w:t>
      </w:r>
    </w:p>
    <w:p w14:paraId="7175BDFC" w14:textId="77777777" w:rsidR="006031E4" w:rsidRDefault="006031E4" w:rsidP="001D1509">
      <w:pPr>
        <w:pStyle w:val="ae"/>
        <w:numPr>
          <w:ilvl w:val="0"/>
          <w:numId w:val="7"/>
        </w:numPr>
      </w:pPr>
      <w:r w:rsidRPr="0014265C">
        <w:t>tdd_Config-&gt;subframeAssignment;</w:t>
      </w:r>
    </w:p>
    <w:p w14:paraId="4D066ABA" w14:textId="77777777" w:rsidR="006031E4" w:rsidRDefault="006031E4" w:rsidP="001D1509">
      <w:pPr>
        <w:pStyle w:val="ae"/>
        <w:numPr>
          <w:ilvl w:val="0"/>
          <w:numId w:val="7"/>
        </w:numPr>
      </w:pPr>
      <w:r w:rsidRPr="0014265C">
        <w:t>tdd_Config-&gt;specialSubframePatterns;</w:t>
      </w:r>
    </w:p>
  </w:comment>
  <w:comment w:id="22" w:author="謝秉志" w:date="2016-12-04T16:34:00Z" w:initials="謝秉志">
    <w:p w14:paraId="0A3936EB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 w:rsidRPr="008F1835">
        <w:t>rrc_mac_config_req</w:t>
      </w:r>
      <w:r>
        <w:t>()</w:t>
      </w:r>
    </w:p>
  </w:comment>
  <w:comment w:id="30" w:author="謝秉志" w:date="2016-12-04T16:34:00Z" w:initials="謝秉志">
    <w:p w14:paraId="79964CC3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 w:rsidRPr="008F1835">
        <w:t>rrc_mac_config_req</w:t>
      </w:r>
      <w:r>
        <w:t>()</w:t>
      </w:r>
    </w:p>
  </w:comment>
  <w:comment w:id="31" w:author="謝秉志" w:date="2016-12-04T16:27:00Z" w:initials="謝秉志">
    <w:p w14:paraId="33461D66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 w:rsidRPr="007365FA">
        <w:t>phy_procedures_eNB_TX</w:t>
      </w:r>
      <w:r>
        <w:t>(),</w:t>
      </w:r>
    </w:p>
    <w:p w14:paraId="23E2AFF1" w14:textId="77777777" w:rsidR="006031E4" w:rsidRDefault="006031E4" w:rsidP="001D1509">
      <w:pPr>
        <w:pStyle w:val="ae"/>
      </w:pPr>
      <w:r w:rsidRPr="007365FA">
        <w:t>Parse DCI received from MAC</w:t>
      </w:r>
    </w:p>
  </w:comment>
  <w:comment w:id="32" w:author="謝秉志" w:date="2016-12-04T16:23:00Z" w:initials="謝秉志">
    <w:p w14:paraId="15F6259B" w14:textId="784F3480" w:rsidR="006031E4" w:rsidRDefault="006031E4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 w:rsidRPr="00692D85">
        <w:t>pdsch_procedures</w:t>
      </w:r>
      <w:r>
        <w:rPr>
          <w:rFonts w:hint="eastAsia"/>
        </w:rPr>
        <w:t>()</w:t>
      </w:r>
    </w:p>
  </w:comment>
  <w:comment w:id="33" w:author="謝秉志" w:date="2017-01-12T19:03:00Z" w:initials="謝秉志">
    <w:p w14:paraId="13644CA4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>寫程式的變數名稱</w:t>
      </w:r>
    </w:p>
  </w:comment>
  <w:comment w:id="34" w:author="謝秉志" w:date="2016-12-04T15:45:00Z" w:initials="謝秉志">
    <w:p w14:paraId="24AE16CB" w14:textId="77777777" w:rsidR="006031E4" w:rsidRDefault="006031E4" w:rsidP="00023778">
      <w:pPr>
        <w:pStyle w:val="ae"/>
      </w:pPr>
      <w:r>
        <w:rPr>
          <w:rStyle w:val="ad"/>
        </w:rPr>
        <w:annotationRef/>
      </w:r>
      <w:r w:rsidRPr="008E259C">
        <w:t>get the frame parameters from the PHY</w:t>
      </w:r>
    </w:p>
  </w:comment>
  <w:comment w:id="35" w:author="謝秉志" w:date="2016-12-04T15:39:00Z" w:initials="謝秉志">
    <w:p w14:paraId="492B6C23" w14:textId="77777777" w:rsidR="006031E4" w:rsidRDefault="006031E4" w:rsidP="00023778">
      <w:pPr>
        <w:pStyle w:val="ae"/>
      </w:pPr>
      <w:r>
        <w:rPr>
          <w:rStyle w:val="ad"/>
        </w:rPr>
        <w:annotationRef/>
      </w:r>
      <w:r>
        <w:rPr>
          <w:rFonts w:hint="eastAsia"/>
        </w:rPr>
        <w:t>RIV</w:t>
      </w:r>
      <w:r>
        <w:t xml:space="preserve"> Concept not used in NB-IoT,</w:t>
      </w:r>
    </w:p>
    <w:p w14:paraId="21E04B0A" w14:textId="77777777" w:rsidR="006031E4" w:rsidRDefault="006031E4" w:rsidP="00023778">
      <w:pPr>
        <w:pStyle w:val="ae"/>
      </w:pPr>
      <w:r w:rsidRPr="008E259C">
        <w:t>RIV computation from PHY</w:t>
      </w:r>
    </w:p>
  </w:comment>
  <w:comment w:id="36" w:author="謝秉志" w:date="2016-12-04T15:32:00Z" w:initials="謝秉志">
    <w:p w14:paraId="13EB535A" w14:textId="77777777" w:rsidR="006031E4" w:rsidRDefault="006031E4" w:rsidP="00023778">
      <w:pPr>
        <w:pStyle w:val="ae"/>
      </w:pPr>
      <w:r>
        <w:rPr>
          <w:rStyle w:val="ad"/>
        </w:rPr>
        <w:annotationRef/>
      </w:r>
      <w:r>
        <w:rPr>
          <w:rFonts w:cs="Times New Roman"/>
          <w:sz w:val="28"/>
          <w:szCs w:val="29"/>
        </w:rPr>
        <w:t>Continuously Allocated Number of RBs</w:t>
      </w:r>
    </w:p>
  </w:comment>
  <w:comment w:id="37" w:author="謝秉志" w:date="2016-12-04T15:37:00Z" w:initials="謝秉志">
    <w:p w14:paraId="23A825D2" w14:textId="77777777" w:rsidR="006031E4" w:rsidRDefault="006031E4" w:rsidP="00023778">
      <w:pPr>
        <w:pStyle w:val="ae"/>
      </w:pPr>
      <w:r>
        <w:rPr>
          <w:rStyle w:val="ad"/>
        </w:rPr>
        <w:annotationRef/>
      </w:r>
      <w:r>
        <w:rPr>
          <w:rFonts w:hint="eastAsia"/>
        </w:rPr>
        <w:t>C</w:t>
      </w:r>
      <w:r>
        <w:t>ompute by N_RB_DL, first_rb, 4</w:t>
      </w:r>
    </w:p>
  </w:comment>
  <w:comment w:id="38" w:author="謝秉志" w:date="2016-12-08T12:38:00Z" w:initials="謝秉志">
    <w:p w14:paraId="09462517" w14:textId="77777777" w:rsidR="006031E4" w:rsidRDefault="006031E4" w:rsidP="00023778">
      <w:pPr>
        <w:pStyle w:val="ae"/>
      </w:pPr>
      <w:r>
        <w:rPr>
          <w:rStyle w:val="ad"/>
        </w:rPr>
        <w:annotationRef/>
      </w:r>
      <w:r>
        <w:rPr>
          <w:rFonts w:hint="eastAsia"/>
        </w:rPr>
        <w:t xml:space="preserve">In </w:t>
      </w:r>
      <w:r>
        <w:t>allocate_CCEs(), eNB_scheduler.c</w:t>
      </w:r>
    </w:p>
    <w:p w14:paraId="63098658" w14:textId="77777777" w:rsidR="006031E4" w:rsidRDefault="006031E4" w:rsidP="00023778">
      <w:pPr>
        <w:pStyle w:val="ae"/>
      </w:pPr>
      <w:r>
        <w:t>Call get_nCCE_max and triger get_NCCE_mac()-&gt;</w:t>
      </w:r>
      <w:r w:rsidRPr="0024363D">
        <w:t>get_nCCE</w:t>
      </w:r>
      <w:r>
        <w:t>()  t</w:t>
      </w:r>
      <w:r w:rsidRPr="0024363D">
        <w:t>o retrieve number of CCE</w:t>
      </w:r>
    </w:p>
  </w:comment>
  <w:comment w:id="39" w:author="謝秉志" w:date="2016-12-04T16:12:00Z" w:initials="謝秉志">
    <w:p w14:paraId="5C2E9B4E" w14:textId="77777777" w:rsidR="006031E4" w:rsidRDefault="006031E4" w:rsidP="001D1509">
      <w:pPr>
        <w:pStyle w:val="ae"/>
      </w:pPr>
      <w:r>
        <w:rPr>
          <w:rStyle w:val="ad"/>
        </w:rPr>
        <w:annotationRef/>
      </w:r>
      <w:r>
        <w:rPr>
          <w:rFonts w:hint="eastAsia"/>
        </w:rPr>
        <w:t>I</w:t>
      </w:r>
      <w:r>
        <w:t xml:space="preserve">n </w:t>
      </w:r>
      <w:r w:rsidRPr="00064008">
        <w:t>phy_procedures_eNB_RX</w:t>
      </w:r>
      <w:r>
        <w:t>(),</w:t>
      </w:r>
    </w:p>
    <w:p w14:paraId="0308ECE3" w14:textId="77777777" w:rsidR="006031E4" w:rsidRDefault="006031E4" w:rsidP="001D1509">
      <w:pPr>
        <w:pStyle w:val="ae"/>
      </w:pPr>
      <w:r w:rsidRPr="007365FA">
        <w:t>indicate error to MAC</w:t>
      </w:r>
    </w:p>
  </w:comment>
  <w:comment w:id="54" w:author="謝秉志" w:date="2009-12-09T12:31:00Z" w:initials="謝秉志">
    <w:p w14:paraId="2EC9C9FE" w14:textId="6B3D7F97" w:rsidR="006031E4" w:rsidRDefault="006031E4">
      <w:pPr>
        <w:pStyle w:val="ae"/>
      </w:pPr>
      <w:r>
        <w:rPr>
          <w:rStyle w:val="ad"/>
        </w:rPr>
        <w:annotationRef/>
      </w:r>
      <w:r>
        <w:rPr>
          <w:rFonts w:cs="Times New Roman"/>
        </w:rPr>
        <w:t>Primitives Parameters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</w:t>
      </w:r>
      <w:r>
        <w:rPr>
          <w:rFonts w:cs="Times New Roman" w:hint="eastAsia"/>
        </w:rPr>
        <w:t xml:space="preserve">efine in </w:t>
      </w:r>
      <w:r>
        <w:rPr>
          <w:rFonts w:cs="Times New Roman"/>
        </w:rPr>
        <w:t>To_PHY Channel</w:t>
      </w:r>
      <w:r>
        <w:rPr>
          <w:rStyle w:val="ad"/>
        </w:rPr>
        <w:annotationRef/>
      </w:r>
    </w:p>
  </w:comment>
  <w:comment w:id="55" w:author="謝秉志" w:date="2009-12-09T12:31:00Z" w:initials="謝秉志">
    <w:p w14:paraId="711ABFB7" w14:textId="77777777" w:rsidR="006031E4" w:rsidRDefault="006031E4" w:rsidP="0083156D">
      <w:pPr>
        <w:pStyle w:val="ae"/>
      </w:pPr>
      <w:r>
        <w:rPr>
          <w:rStyle w:val="ad"/>
        </w:rPr>
        <w:annotationRef/>
      </w:r>
      <w:r>
        <w:rPr>
          <w:rFonts w:cs="Times New Roman"/>
        </w:rPr>
        <w:t>Primitives Parameters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</w:t>
      </w:r>
      <w:r>
        <w:rPr>
          <w:rFonts w:cs="Times New Roman" w:hint="eastAsia"/>
        </w:rPr>
        <w:t xml:space="preserve">efine in </w:t>
      </w:r>
      <w:r>
        <w:rPr>
          <w:rFonts w:cs="Times New Roman"/>
        </w:rPr>
        <w:t>To_PHY Channel</w:t>
      </w:r>
      <w:r>
        <w:rPr>
          <w:rStyle w:val="ad"/>
        </w:rPr>
        <w:annotationRef/>
      </w:r>
    </w:p>
  </w:comment>
  <w:comment w:id="73" w:author="user" w:date="2017-01-15T15:09:00Z" w:initials="u">
    <w:p w14:paraId="61DFFED6" w14:textId="21D72427" w:rsidR="006031E4" w:rsidRDefault="006031E4">
      <w:pPr>
        <w:pStyle w:val="ae"/>
      </w:pPr>
      <w:r>
        <w:rPr>
          <w:rStyle w:val="ad"/>
        </w:rPr>
        <w:annotationRef/>
      </w:r>
      <w:r>
        <w:rPr>
          <w:rFonts w:hint="eastAsia"/>
        </w:rPr>
        <w:t>Calvin:</w:t>
      </w:r>
      <w:r>
        <w:rPr>
          <w:rFonts w:hint="eastAsia"/>
        </w:rPr>
        <w:t>新增</w:t>
      </w:r>
      <w:r>
        <w:rPr>
          <w:rFonts w:hint="eastAsia"/>
        </w:rPr>
        <w:t>event block</w:t>
      </w:r>
    </w:p>
  </w:comment>
  <w:comment w:id="210" w:author="binju_X240" w:date="2017-01-02T21:37:00Z" w:initials="b">
    <w:p w14:paraId="4C3E0742" w14:textId="77777777" w:rsidR="006031E4" w:rsidRDefault="006031E4" w:rsidP="00167849">
      <w:pPr>
        <w:pStyle w:val="ae"/>
      </w:pPr>
      <w:r>
        <w:rPr>
          <w:rStyle w:val="ad"/>
        </w:rPr>
        <w:annotationRef/>
      </w:r>
      <w:r>
        <w:t>I</w:t>
      </w:r>
      <w:r>
        <w:rPr>
          <w:rFonts w:hint="eastAsia"/>
        </w:rPr>
        <w:t>nput</w:t>
      </w:r>
      <w:r>
        <w:t xml:space="preserve"> parameters</w:t>
      </w:r>
    </w:p>
    <w:p w14:paraId="02A93F61" w14:textId="77777777" w:rsidR="006031E4" w:rsidRDefault="006031E4" w:rsidP="00167849">
      <w:pPr>
        <w:pStyle w:val="ae"/>
      </w:pPr>
      <w:r>
        <w:t>Header_Para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BEC2DF8" w15:done="0"/>
  <w15:commentEx w15:paraId="00C0BCCB" w15:done="0"/>
  <w15:commentEx w15:paraId="7D1759FC" w15:done="0"/>
  <w15:commentEx w15:paraId="0B8AE4D0" w15:done="0"/>
  <w15:commentEx w15:paraId="6A78A45A" w15:done="0"/>
  <w15:commentEx w15:paraId="0114519F" w15:done="0"/>
  <w15:commentEx w15:paraId="2AFA7BC6" w15:done="0"/>
  <w15:commentEx w15:paraId="747CCA4C" w15:done="0"/>
  <w15:commentEx w15:paraId="4D066ABA" w15:done="0"/>
  <w15:commentEx w15:paraId="0A3936EB" w15:done="0"/>
  <w15:commentEx w15:paraId="79964CC3" w15:done="0"/>
  <w15:commentEx w15:paraId="23E2AFF1" w15:done="0"/>
  <w15:commentEx w15:paraId="15F6259B" w15:done="0"/>
  <w15:commentEx w15:paraId="13644CA4" w15:done="0"/>
  <w15:commentEx w15:paraId="24AE16CB" w15:done="0"/>
  <w15:commentEx w15:paraId="21E04B0A" w15:done="0"/>
  <w15:commentEx w15:paraId="13EB535A" w15:done="0"/>
  <w15:commentEx w15:paraId="23A825D2" w15:done="0"/>
  <w15:commentEx w15:paraId="63098658" w15:done="0"/>
  <w15:commentEx w15:paraId="0308ECE3" w15:done="0"/>
  <w15:commentEx w15:paraId="2EC9C9FE" w15:done="0"/>
  <w15:commentEx w15:paraId="711ABFB7" w15:done="0"/>
  <w15:commentEx w15:paraId="61DFFED6" w15:done="0"/>
  <w15:commentEx w15:paraId="02A93F6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1597A6" w14:textId="77777777" w:rsidR="00A53881" w:rsidRDefault="00A53881" w:rsidP="00792DF1">
      <w:r>
        <w:separator/>
      </w:r>
    </w:p>
  </w:endnote>
  <w:endnote w:type="continuationSeparator" w:id="0">
    <w:p w14:paraId="770B2709" w14:textId="77777777" w:rsidR="00A53881" w:rsidRDefault="00A53881" w:rsidP="00792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6456981"/>
      <w:docPartObj>
        <w:docPartGallery w:val="Page Numbers (Bottom of Page)"/>
        <w:docPartUnique/>
      </w:docPartObj>
    </w:sdtPr>
    <w:sdtEndPr/>
    <w:sdtContent>
      <w:p w14:paraId="5661E5F8" w14:textId="46EDF334" w:rsidR="006031E4" w:rsidRDefault="006031E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6EAB" w:rsidRPr="002D6EAB">
          <w:rPr>
            <w:noProof/>
            <w:lang w:val="zh-TW"/>
          </w:rPr>
          <w:t>1</w:t>
        </w:r>
        <w:r>
          <w:fldChar w:fldCharType="end"/>
        </w:r>
      </w:p>
    </w:sdtContent>
  </w:sdt>
  <w:p w14:paraId="3DCDD14C" w14:textId="77777777" w:rsidR="006031E4" w:rsidRDefault="006031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725E19" w14:textId="77777777" w:rsidR="00A53881" w:rsidRDefault="00A53881" w:rsidP="00792DF1">
      <w:r>
        <w:separator/>
      </w:r>
    </w:p>
  </w:footnote>
  <w:footnote w:type="continuationSeparator" w:id="0">
    <w:p w14:paraId="7B10345E" w14:textId="77777777" w:rsidR="00A53881" w:rsidRDefault="00A53881" w:rsidP="00792D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41C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91129EE"/>
    <w:multiLevelType w:val="hybridMultilevel"/>
    <w:tmpl w:val="3474BFC8"/>
    <w:lvl w:ilvl="0" w:tplc="8FD45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1EA182C"/>
    <w:multiLevelType w:val="hybridMultilevel"/>
    <w:tmpl w:val="B2003EB6"/>
    <w:lvl w:ilvl="0" w:tplc="F618B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F87418"/>
    <w:multiLevelType w:val="hybridMultilevel"/>
    <w:tmpl w:val="FE80075C"/>
    <w:lvl w:ilvl="0" w:tplc="1AE64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6F508E8"/>
    <w:multiLevelType w:val="hybridMultilevel"/>
    <w:tmpl w:val="5DBC8432"/>
    <w:lvl w:ilvl="0" w:tplc="B79C86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7C06EED"/>
    <w:multiLevelType w:val="hybridMultilevel"/>
    <w:tmpl w:val="ABF699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1720573"/>
    <w:multiLevelType w:val="hybridMultilevel"/>
    <w:tmpl w:val="7A34AAE2"/>
    <w:lvl w:ilvl="0" w:tplc="38F45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B97BDC"/>
    <w:multiLevelType w:val="hybridMultilevel"/>
    <w:tmpl w:val="5F5246C6"/>
    <w:lvl w:ilvl="0" w:tplc="7C345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F4E7E2A"/>
    <w:multiLevelType w:val="hybridMultilevel"/>
    <w:tmpl w:val="A29E0090"/>
    <w:lvl w:ilvl="0" w:tplc="1C56767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62B5492"/>
    <w:multiLevelType w:val="hybridMultilevel"/>
    <w:tmpl w:val="F8883382"/>
    <w:lvl w:ilvl="0" w:tplc="E7461F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0827DD9"/>
    <w:multiLevelType w:val="hybridMultilevel"/>
    <w:tmpl w:val="913E59AE"/>
    <w:lvl w:ilvl="0" w:tplc="ADFE5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8E6159"/>
    <w:multiLevelType w:val="hybridMultilevel"/>
    <w:tmpl w:val="F1A85F04"/>
    <w:lvl w:ilvl="0" w:tplc="D1D09F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2"/>
  </w:num>
  <w:num w:numId="5">
    <w:abstractNumId w:val="11"/>
  </w:num>
  <w:num w:numId="6">
    <w:abstractNumId w:val="1"/>
  </w:num>
  <w:num w:numId="7">
    <w:abstractNumId w:val="4"/>
  </w:num>
  <w:num w:numId="8">
    <w:abstractNumId w:val="10"/>
  </w:num>
  <w:num w:numId="9">
    <w:abstractNumId w:val="3"/>
  </w:num>
  <w:num w:numId="10">
    <w:abstractNumId w:val="7"/>
  </w:num>
  <w:num w:numId="11">
    <w:abstractNumId w:val="0"/>
  </w:num>
  <w:num w:numId="1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謝秉志">
    <w15:presenceInfo w15:providerId="Windows Live" w15:userId="3a63dd9f8b9dfae1"/>
  </w15:person>
  <w15:person w15:author="KroEmPa">
    <w15:presenceInfo w15:providerId="None" w15:userId="KroEmPa"/>
  </w15:person>
  <w15:person w15:author="user">
    <w15:presenceInfo w15:providerId="None" w15:userId="user"/>
  </w15:person>
  <w15:person w15:author="Nick">
    <w15:presenceInfo w15:providerId="None" w15:userId="Nick"/>
  </w15:person>
  <w15:person w15:author="binju_X240">
    <w15:presenceInfo w15:providerId="None" w15:userId="binju_X2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064"/>
    <w:rsid w:val="00003E09"/>
    <w:rsid w:val="00004FBC"/>
    <w:rsid w:val="000074B2"/>
    <w:rsid w:val="00007F02"/>
    <w:rsid w:val="00011288"/>
    <w:rsid w:val="00011A97"/>
    <w:rsid w:val="00012F33"/>
    <w:rsid w:val="00015251"/>
    <w:rsid w:val="0001575F"/>
    <w:rsid w:val="0001661F"/>
    <w:rsid w:val="00020A5D"/>
    <w:rsid w:val="00023778"/>
    <w:rsid w:val="000253D6"/>
    <w:rsid w:val="00031899"/>
    <w:rsid w:val="00031A67"/>
    <w:rsid w:val="00031A8B"/>
    <w:rsid w:val="00032E46"/>
    <w:rsid w:val="000402B3"/>
    <w:rsid w:val="0004250E"/>
    <w:rsid w:val="00043DF8"/>
    <w:rsid w:val="00045DAB"/>
    <w:rsid w:val="000479D7"/>
    <w:rsid w:val="000502BC"/>
    <w:rsid w:val="000503A5"/>
    <w:rsid w:val="00051175"/>
    <w:rsid w:val="000548E4"/>
    <w:rsid w:val="00056817"/>
    <w:rsid w:val="00064008"/>
    <w:rsid w:val="00071128"/>
    <w:rsid w:val="00074611"/>
    <w:rsid w:val="00080780"/>
    <w:rsid w:val="0008093A"/>
    <w:rsid w:val="00084495"/>
    <w:rsid w:val="00085EB4"/>
    <w:rsid w:val="0009064A"/>
    <w:rsid w:val="00090FAA"/>
    <w:rsid w:val="00090FAE"/>
    <w:rsid w:val="0009762F"/>
    <w:rsid w:val="00097ED7"/>
    <w:rsid w:val="000A03A2"/>
    <w:rsid w:val="000A1B9C"/>
    <w:rsid w:val="000A21A4"/>
    <w:rsid w:val="000A3584"/>
    <w:rsid w:val="000A3AB4"/>
    <w:rsid w:val="000A6022"/>
    <w:rsid w:val="000B1E9A"/>
    <w:rsid w:val="000B1ECD"/>
    <w:rsid w:val="000B207E"/>
    <w:rsid w:val="000B2182"/>
    <w:rsid w:val="000B346B"/>
    <w:rsid w:val="000B364C"/>
    <w:rsid w:val="000B4DD8"/>
    <w:rsid w:val="000B5F8F"/>
    <w:rsid w:val="000B6F65"/>
    <w:rsid w:val="000C119F"/>
    <w:rsid w:val="000C24B1"/>
    <w:rsid w:val="000C24F8"/>
    <w:rsid w:val="000C4605"/>
    <w:rsid w:val="000C46A8"/>
    <w:rsid w:val="000C6006"/>
    <w:rsid w:val="000C7FA8"/>
    <w:rsid w:val="000D2CF9"/>
    <w:rsid w:val="000E02E2"/>
    <w:rsid w:val="000E39F0"/>
    <w:rsid w:val="000E3A3F"/>
    <w:rsid w:val="000E4477"/>
    <w:rsid w:val="000E4966"/>
    <w:rsid w:val="000F58AF"/>
    <w:rsid w:val="000F648E"/>
    <w:rsid w:val="00102E53"/>
    <w:rsid w:val="00103EF0"/>
    <w:rsid w:val="00105788"/>
    <w:rsid w:val="00107B57"/>
    <w:rsid w:val="00111EF5"/>
    <w:rsid w:val="00111F2F"/>
    <w:rsid w:val="00114130"/>
    <w:rsid w:val="001150B8"/>
    <w:rsid w:val="00115155"/>
    <w:rsid w:val="00120229"/>
    <w:rsid w:val="00121959"/>
    <w:rsid w:val="00121E2A"/>
    <w:rsid w:val="0012217E"/>
    <w:rsid w:val="001227AD"/>
    <w:rsid w:val="00124E55"/>
    <w:rsid w:val="00124F7F"/>
    <w:rsid w:val="0012527A"/>
    <w:rsid w:val="00125FBB"/>
    <w:rsid w:val="0013023A"/>
    <w:rsid w:val="001308CB"/>
    <w:rsid w:val="00130E61"/>
    <w:rsid w:val="001312B0"/>
    <w:rsid w:val="001336AA"/>
    <w:rsid w:val="00135E12"/>
    <w:rsid w:val="0013653C"/>
    <w:rsid w:val="001407B6"/>
    <w:rsid w:val="00140F86"/>
    <w:rsid w:val="00141730"/>
    <w:rsid w:val="0014265C"/>
    <w:rsid w:val="0014493A"/>
    <w:rsid w:val="00156668"/>
    <w:rsid w:val="00157AC3"/>
    <w:rsid w:val="001627DC"/>
    <w:rsid w:val="001658C9"/>
    <w:rsid w:val="00167849"/>
    <w:rsid w:val="001705DE"/>
    <w:rsid w:val="00173C2D"/>
    <w:rsid w:val="001743FC"/>
    <w:rsid w:val="0018168F"/>
    <w:rsid w:val="00183282"/>
    <w:rsid w:val="00185CD1"/>
    <w:rsid w:val="001900D2"/>
    <w:rsid w:val="00192333"/>
    <w:rsid w:val="001931DF"/>
    <w:rsid w:val="00194004"/>
    <w:rsid w:val="00194782"/>
    <w:rsid w:val="00194ADF"/>
    <w:rsid w:val="00195501"/>
    <w:rsid w:val="00197547"/>
    <w:rsid w:val="001A0DDB"/>
    <w:rsid w:val="001A38CB"/>
    <w:rsid w:val="001A4553"/>
    <w:rsid w:val="001A54E1"/>
    <w:rsid w:val="001A66F9"/>
    <w:rsid w:val="001A742B"/>
    <w:rsid w:val="001A7AB2"/>
    <w:rsid w:val="001B3E69"/>
    <w:rsid w:val="001B6DAC"/>
    <w:rsid w:val="001C1EEA"/>
    <w:rsid w:val="001C24B8"/>
    <w:rsid w:val="001C5D01"/>
    <w:rsid w:val="001C7797"/>
    <w:rsid w:val="001D1509"/>
    <w:rsid w:val="001D5873"/>
    <w:rsid w:val="001D6E66"/>
    <w:rsid w:val="001D7186"/>
    <w:rsid w:val="001E08C3"/>
    <w:rsid w:val="001E12C0"/>
    <w:rsid w:val="001E1716"/>
    <w:rsid w:val="001E1A74"/>
    <w:rsid w:val="001E301C"/>
    <w:rsid w:val="001E341B"/>
    <w:rsid w:val="001E363F"/>
    <w:rsid w:val="001E4145"/>
    <w:rsid w:val="001E490B"/>
    <w:rsid w:val="001E513D"/>
    <w:rsid w:val="001F073F"/>
    <w:rsid w:val="001F14E7"/>
    <w:rsid w:val="002023B6"/>
    <w:rsid w:val="00204BBB"/>
    <w:rsid w:val="00206EBB"/>
    <w:rsid w:val="002113D3"/>
    <w:rsid w:val="002134B6"/>
    <w:rsid w:val="002135D4"/>
    <w:rsid w:val="00213775"/>
    <w:rsid w:val="00213B65"/>
    <w:rsid w:val="002143F0"/>
    <w:rsid w:val="002149D1"/>
    <w:rsid w:val="00215DE1"/>
    <w:rsid w:val="00222663"/>
    <w:rsid w:val="00225310"/>
    <w:rsid w:val="00227EE4"/>
    <w:rsid w:val="0023545E"/>
    <w:rsid w:val="00235922"/>
    <w:rsid w:val="002368C9"/>
    <w:rsid w:val="002407FF"/>
    <w:rsid w:val="0024363D"/>
    <w:rsid w:val="002464BA"/>
    <w:rsid w:val="00251E55"/>
    <w:rsid w:val="0025330C"/>
    <w:rsid w:val="00253B19"/>
    <w:rsid w:val="00253F67"/>
    <w:rsid w:val="0026201A"/>
    <w:rsid w:val="002657B6"/>
    <w:rsid w:val="00265872"/>
    <w:rsid w:val="00266F25"/>
    <w:rsid w:val="00270F11"/>
    <w:rsid w:val="002743ED"/>
    <w:rsid w:val="0027578D"/>
    <w:rsid w:val="00277A0B"/>
    <w:rsid w:val="002818CB"/>
    <w:rsid w:val="00282B1B"/>
    <w:rsid w:val="00287B3B"/>
    <w:rsid w:val="0029009F"/>
    <w:rsid w:val="0029147F"/>
    <w:rsid w:val="00292FA8"/>
    <w:rsid w:val="002950C0"/>
    <w:rsid w:val="002964E7"/>
    <w:rsid w:val="00297023"/>
    <w:rsid w:val="002A23D2"/>
    <w:rsid w:val="002A307A"/>
    <w:rsid w:val="002A3C6C"/>
    <w:rsid w:val="002A41AE"/>
    <w:rsid w:val="002A4E8B"/>
    <w:rsid w:val="002A515E"/>
    <w:rsid w:val="002A6B52"/>
    <w:rsid w:val="002B06BF"/>
    <w:rsid w:val="002B1001"/>
    <w:rsid w:val="002B1E7C"/>
    <w:rsid w:val="002B25BA"/>
    <w:rsid w:val="002B3E54"/>
    <w:rsid w:val="002B5302"/>
    <w:rsid w:val="002B7AD5"/>
    <w:rsid w:val="002C080F"/>
    <w:rsid w:val="002C1FF8"/>
    <w:rsid w:val="002C2F5F"/>
    <w:rsid w:val="002C4E14"/>
    <w:rsid w:val="002C6E6E"/>
    <w:rsid w:val="002C7098"/>
    <w:rsid w:val="002D301B"/>
    <w:rsid w:val="002D6282"/>
    <w:rsid w:val="002D6D89"/>
    <w:rsid w:val="002D6EAB"/>
    <w:rsid w:val="002E140C"/>
    <w:rsid w:val="002E2AF7"/>
    <w:rsid w:val="002E3D04"/>
    <w:rsid w:val="002E544E"/>
    <w:rsid w:val="002E66B3"/>
    <w:rsid w:val="002F1241"/>
    <w:rsid w:val="002F50C3"/>
    <w:rsid w:val="002F531E"/>
    <w:rsid w:val="002F7C54"/>
    <w:rsid w:val="00300109"/>
    <w:rsid w:val="003033C0"/>
    <w:rsid w:val="003057CF"/>
    <w:rsid w:val="003065C8"/>
    <w:rsid w:val="00307585"/>
    <w:rsid w:val="00312224"/>
    <w:rsid w:val="003141E8"/>
    <w:rsid w:val="003157D4"/>
    <w:rsid w:val="00315EDE"/>
    <w:rsid w:val="00320AA8"/>
    <w:rsid w:val="00320E4C"/>
    <w:rsid w:val="00323185"/>
    <w:rsid w:val="003240CB"/>
    <w:rsid w:val="00324B84"/>
    <w:rsid w:val="003257F7"/>
    <w:rsid w:val="00334C91"/>
    <w:rsid w:val="00336A03"/>
    <w:rsid w:val="00337F66"/>
    <w:rsid w:val="00340282"/>
    <w:rsid w:val="0034047E"/>
    <w:rsid w:val="0034446C"/>
    <w:rsid w:val="0035165A"/>
    <w:rsid w:val="00352849"/>
    <w:rsid w:val="00352E15"/>
    <w:rsid w:val="003577E8"/>
    <w:rsid w:val="003602CA"/>
    <w:rsid w:val="00362409"/>
    <w:rsid w:val="00362809"/>
    <w:rsid w:val="0036438D"/>
    <w:rsid w:val="00366361"/>
    <w:rsid w:val="00370815"/>
    <w:rsid w:val="00373E7B"/>
    <w:rsid w:val="0037472E"/>
    <w:rsid w:val="003770D5"/>
    <w:rsid w:val="00377AEE"/>
    <w:rsid w:val="00377E18"/>
    <w:rsid w:val="00380509"/>
    <w:rsid w:val="0038177B"/>
    <w:rsid w:val="003843CF"/>
    <w:rsid w:val="003844B0"/>
    <w:rsid w:val="003844EF"/>
    <w:rsid w:val="00385738"/>
    <w:rsid w:val="00387843"/>
    <w:rsid w:val="003908D0"/>
    <w:rsid w:val="00394C50"/>
    <w:rsid w:val="003973C2"/>
    <w:rsid w:val="00397F99"/>
    <w:rsid w:val="003A0897"/>
    <w:rsid w:val="003A389D"/>
    <w:rsid w:val="003A422B"/>
    <w:rsid w:val="003A4A99"/>
    <w:rsid w:val="003A52F4"/>
    <w:rsid w:val="003A5AA0"/>
    <w:rsid w:val="003A5D17"/>
    <w:rsid w:val="003A6E62"/>
    <w:rsid w:val="003A7C3D"/>
    <w:rsid w:val="003B13AA"/>
    <w:rsid w:val="003B159A"/>
    <w:rsid w:val="003B2F68"/>
    <w:rsid w:val="003B6202"/>
    <w:rsid w:val="003B655C"/>
    <w:rsid w:val="003C01B8"/>
    <w:rsid w:val="003C089A"/>
    <w:rsid w:val="003C1EDE"/>
    <w:rsid w:val="003C29FD"/>
    <w:rsid w:val="003C3895"/>
    <w:rsid w:val="003C72F8"/>
    <w:rsid w:val="003D7131"/>
    <w:rsid w:val="003D7A5D"/>
    <w:rsid w:val="003D7DD3"/>
    <w:rsid w:val="003E16D7"/>
    <w:rsid w:val="003E2A3A"/>
    <w:rsid w:val="003E4032"/>
    <w:rsid w:val="003E532D"/>
    <w:rsid w:val="003E5A49"/>
    <w:rsid w:val="003E694C"/>
    <w:rsid w:val="003F119D"/>
    <w:rsid w:val="003F1993"/>
    <w:rsid w:val="003F3019"/>
    <w:rsid w:val="003F65B5"/>
    <w:rsid w:val="003F7087"/>
    <w:rsid w:val="003F7714"/>
    <w:rsid w:val="0040793A"/>
    <w:rsid w:val="00410099"/>
    <w:rsid w:val="004145ED"/>
    <w:rsid w:val="00415F78"/>
    <w:rsid w:val="00425CBE"/>
    <w:rsid w:val="00426B8B"/>
    <w:rsid w:val="0042750D"/>
    <w:rsid w:val="00430A23"/>
    <w:rsid w:val="004310C4"/>
    <w:rsid w:val="00431606"/>
    <w:rsid w:val="0043360E"/>
    <w:rsid w:val="00433988"/>
    <w:rsid w:val="00433B85"/>
    <w:rsid w:val="00433BF1"/>
    <w:rsid w:val="00434924"/>
    <w:rsid w:val="00434C52"/>
    <w:rsid w:val="00437018"/>
    <w:rsid w:val="00442437"/>
    <w:rsid w:val="0044378D"/>
    <w:rsid w:val="00447FE7"/>
    <w:rsid w:val="004515CF"/>
    <w:rsid w:val="00451CD1"/>
    <w:rsid w:val="0045284D"/>
    <w:rsid w:val="004540B3"/>
    <w:rsid w:val="00455E2A"/>
    <w:rsid w:val="00457153"/>
    <w:rsid w:val="00461179"/>
    <w:rsid w:val="00464F03"/>
    <w:rsid w:val="004655C3"/>
    <w:rsid w:val="00465B9E"/>
    <w:rsid w:val="004671FC"/>
    <w:rsid w:val="004675A5"/>
    <w:rsid w:val="004736DE"/>
    <w:rsid w:val="00475129"/>
    <w:rsid w:val="00475D07"/>
    <w:rsid w:val="004764D9"/>
    <w:rsid w:val="0048013F"/>
    <w:rsid w:val="00481242"/>
    <w:rsid w:val="00481546"/>
    <w:rsid w:val="0048204C"/>
    <w:rsid w:val="00485D75"/>
    <w:rsid w:val="00486C39"/>
    <w:rsid w:val="00487993"/>
    <w:rsid w:val="004908EA"/>
    <w:rsid w:val="004913DC"/>
    <w:rsid w:val="00493268"/>
    <w:rsid w:val="00497C58"/>
    <w:rsid w:val="004A1420"/>
    <w:rsid w:val="004B247E"/>
    <w:rsid w:val="004B3FE8"/>
    <w:rsid w:val="004B489E"/>
    <w:rsid w:val="004B5596"/>
    <w:rsid w:val="004B6787"/>
    <w:rsid w:val="004B7967"/>
    <w:rsid w:val="004C2737"/>
    <w:rsid w:val="004C3B65"/>
    <w:rsid w:val="004C5FC3"/>
    <w:rsid w:val="004C7AB8"/>
    <w:rsid w:val="004D1BAC"/>
    <w:rsid w:val="004D2A3E"/>
    <w:rsid w:val="004E1FA5"/>
    <w:rsid w:val="004E2D80"/>
    <w:rsid w:val="004E3567"/>
    <w:rsid w:val="004E40EB"/>
    <w:rsid w:val="004E477D"/>
    <w:rsid w:val="004F1DD5"/>
    <w:rsid w:val="004F3F55"/>
    <w:rsid w:val="004F4022"/>
    <w:rsid w:val="004F4BBE"/>
    <w:rsid w:val="004F5374"/>
    <w:rsid w:val="004F70C7"/>
    <w:rsid w:val="00500A41"/>
    <w:rsid w:val="005041B3"/>
    <w:rsid w:val="00504735"/>
    <w:rsid w:val="00504B40"/>
    <w:rsid w:val="0050638C"/>
    <w:rsid w:val="00506BF6"/>
    <w:rsid w:val="00511064"/>
    <w:rsid w:val="005118CC"/>
    <w:rsid w:val="00512D40"/>
    <w:rsid w:val="005139DE"/>
    <w:rsid w:val="005220C9"/>
    <w:rsid w:val="00524EAD"/>
    <w:rsid w:val="0052501B"/>
    <w:rsid w:val="005254BA"/>
    <w:rsid w:val="005260CD"/>
    <w:rsid w:val="0052687E"/>
    <w:rsid w:val="005268EA"/>
    <w:rsid w:val="00530CBA"/>
    <w:rsid w:val="005330B3"/>
    <w:rsid w:val="005351E5"/>
    <w:rsid w:val="00535E33"/>
    <w:rsid w:val="0053622A"/>
    <w:rsid w:val="0053782B"/>
    <w:rsid w:val="0054095F"/>
    <w:rsid w:val="00541DA4"/>
    <w:rsid w:val="005424F6"/>
    <w:rsid w:val="00551682"/>
    <w:rsid w:val="005527E1"/>
    <w:rsid w:val="005564EA"/>
    <w:rsid w:val="005656F6"/>
    <w:rsid w:val="00566964"/>
    <w:rsid w:val="005756E5"/>
    <w:rsid w:val="00577640"/>
    <w:rsid w:val="00580435"/>
    <w:rsid w:val="00580F9A"/>
    <w:rsid w:val="005823A4"/>
    <w:rsid w:val="005868C5"/>
    <w:rsid w:val="00590BED"/>
    <w:rsid w:val="00591971"/>
    <w:rsid w:val="005933F6"/>
    <w:rsid w:val="0059585F"/>
    <w:rsid w:val="00596A53"/>
    <w:rsid w:val="005B0399"/>
    <w:rsid w:val="005B0656"/>
    <w:rsid w:val="005B33EB"/>
    <w:rsid w:val="005B51EA"/>
    <w:rsid w:val="005B5F17"/>
    <w:rsid w:val="005C3587"/>
    <w:rsid w:val="005C4C95"/>
    <w:rsid w:val="005C73D0"/>
    <w:rsid w:val="005C78BF"/>
    <w:rsid w:val="005D1A2D"/>
    <w:rsid w:val="005D2197"/>
    <w:rsid w:val="005D25C6"/>
    <w:rsid w:val="005D29BB"/>
    <w:rsid w:val="005E5BBE"/>
    <w:rsid w:val="005E6513"/>
    <w:rsid w:val="005E7FE4"/>
    <w:rsid w:val="005F0996"/>
    <w:rsid w:val="005F5EA4"/>
    <w:rsid w:val="005F7F1A"/>
    <w:rsid w:val="006006F2"/>
    <w:rsid w:val="006028D0"/>
    <w:rsid w:val="006031E4"/>
    <w:rsid w:val="00604DB3"/>
    <w:rsid w:val="006059F7"/>
    <w:rsid w:val="00606580"/>
    <w:rsid w:val="00611347"/>
    <w:rsid w:val="00611A8A"/>
    <w:rsid w:val="00612D04"/>
    <w:rsid w:val="00614938"/>
    <w:rsid w:val="00615EDB"/>
    <w:rsid w:val="0061730A"/>
    <w:rsid w:val="006255B2"/>
    <w:rsid w:val="00625D65"/>
    <w:rsid w:val="00630093"/>
    <w:rsid w:val="00630AD4"/>
    <w:rsid w:val="00632C27"/>
    <w:rsid w:val="00633F35"/>
    <w:rsid w:val="00633FFA"/>
    <w:rsid w:val="006363EE"/>
    <w:rsid w:val="00636B0E"/>
    <w:rsid w:val="00642431"/>
    <w:rsid w:val="00642F7C"/>
    <w:rsid w:val="0064646C"/>
    <w:rsid w:val="006466CA"/>
    <w:rsid w:val="00654430"/>
    <w:rsid w:val="006549E8"/>
    <w:rsid w:val="00654AEB"/>
    <w:rsid w:val="00655240"/>
    <w:rsid w:val="00655516"/>
    <w:rsid w:val="00655AA8"/>
    <w:rsid w:val="00656DB7"/>
    <w:rsid w:val="00657D8E"/>
    <w:rsid w:val="0066077A"/>
    <w:rsid w:val="006628B1"/>
    <w:rsid w:val="00663015"/>
    <w:rsid w:val="00664B0D"/>
    <w:rsid w:val="0066707D"/>
    <w:rsid w:val="00670411"/>
    <w:rsid w:val="00670EB9"/>
    <w:rsid w:val="00671522"/>
    <w:rsid w:val="00672557"/>
    <w:rsid w:val="0067589D"/>
    <w:rsid w:val="00676EC7"/>
    <w:rsid w:val="00677F71"/>
    <w:rsid w:val="00682DD3"/>
    <w:rsid w:val="00682E0B"/>
    <w:rsid w:val="00683B6E"/>
    <w:rsid w:val="00684E98"/>
    <w:rsid w:val="00686E30"/>
    <w:rsid w:val="00692D85"/>
    <w:rsid w:val="00695D87"/>
    <w:rsid w:val="006961C2"/>
    <w:rsid w:val="006A33D0"/>
    <w:rsid w:val="006A50C1"/>
    <w:rsid w:val="006B11BB"/>
    <w:rsid w:val="006B30D6"/>
    <w:rsid w:val="006B4537"/>
    <w:rsid w:val="006B463B"/>
    <w:rsid w:val="006B535E"/>
    <w:rsid w:val="006C105E"/>
    <w:rsid w:val="006C15F5"/>
    <w:rsid w:val="006C2663"/>
    <w:rsid w:val="006C3B7E"/>
    <w:rsid w:val="006C3D38"/>
    <w:rsid w:val="006C576B"/>
    <w:rsid w:val="006C79E5"/>
    <w:rsid w:val="006C7BA7"/>
    <w:rsid w:val="006D2F06"/>
    <w:rsid w:val="006D34A7"/>
    <w:rsid w:val="006D411C"/>
    <w:rsid w:val="006D4357"/>
    <w:rsid w:val="006D4704"/>
    <w:rsid w:val="006D5074"/>
    <w:rsid w:val="006D58C8"/>
    <w:rsid w:val="006D5D86"/>
    <w:rsid w:val="006D6AE1"/>
    <w:rsid w:val="006D728F"/>
    <w:rsid w:val="006D7B80"/>
    <w:rsid w:val="006D7DF8"/>
    <w:rsid w:val="006E2489"/>
    <w:rsid w:val="006E270D"/>
    <w:rsid w:val="006E4972"/>
    <w:rsid w:val="006F0972"/>
    <w:rsid w:val="006F153D"/>
    <w:rsid w:val="006F398F"/>
    <w:rsid w:val="006F3ABD"/>
    <w:rsid w:val="00700AFD"/>
    <w:rsid w:val="007039D3"/>
    <w:rsid w:val="007046B6"/>
    <w:rsid w:val="00710702"/>
    <w:rsid w:val="00713258"/>
    <w:rsid w:val="00714341"/>
    <w:rsid w:val="00716F2B"/>
    <w:rsid w:val="00717D6E"/>
    <w:rsid w:val="00720FF3"/>
    <w:rsid w:val="00724171"/>
    <w:rsid w:val="007316B7"/>
    <w:rsid w:val="007365FA"/>
    <w:rsid w:val="007373F5"/>
    <w:rsid w:val="00740A52"/>
    <w:rsid w:val="00741AC9"/>
    <w:rsid w:val="007424FD"/>
    <w:rsid w:val="00742EA7"/>
    <w:rsid w:val="00743606"/>
    <w:rsid w:val="00743653"/>
    <w:rsid w:val="00744F57"/>
    <w:rsid w:val="00745732"/>
    <w:rsid w:val="0075018E"/>
    <w:rsid w:val="00756C84"/>
    <w:rsid w:val="007571AD"/>
    <w:rsid w:val="00762281"/>
    <w:rsid w:val="00762D4E"/>
    <w:rsid w:val="00763CE2"/>
    <w:rsid w:val="00764483"/>
    <w:rsid w:val="007646D7"/>
    <w:rsid w:val="00765401"/>
    <w:rsid w:val="00765D28"/>
    <w:rsid w:val="00766451"/>
    <w:rsid w:val="00770E1E"/>
    <w:rsid w:val="0077157D"/>
    <w:rsid w:val="00771FC8"/>
    <w:rsid w:val="007724EC"/>
    <w:rsid w:val="00773805"/>
    <w:rsid w:val="007739E0"/>
    <w:rsid w:val="00774603"/>
    <w:rsid w:val="007766DE"/>
    <w:rsid w:val="00780DE3"/>
    <w:rsid w:val="00781423"/>
    <w:rsid w:val="007816EB"/>
    <w:rsid w:val="00783AFE"/>
    <w:rsid w:val="0078494A"/>
    <w:rsid w:val="00785098"/>
    <w:rsid w:val="007863D4"/>
    <w:rsid w:val="00787BC8"/>
    <w:rsid w:val="00792DF1"/>
    <w:rsid w:val="007A1214"/>
    <w:rsid w:val="007A260E"/>
    <w:rsid w:val="007A2CC6"/>
    <w:rsid w:val="007A6638"/>
    <w:rsid w:val="007A6687"/>
    <w:rsid w:val="007B1E79"/>
    <w:rsid w:val="007B1FC8"/>
    <w:rsid w:val="007B339C"/>
    <w:rsid w:val="007B57EF"/>
    <w:rsid w:val="007B62B4"/>
    <w:rsid w:val="007C0074"/>
    <w:rsid w:val="007C0682"/>
    <w:rsid w:val="007C068A"/>
    <w:rsid w:val="007C0B2E"/>
    <w:rsid w:val="007C3F19"/>
    <w:rsid w:val="007C4C0D"/>
    <w:rsid w:val="007C5B5F"/>
    <w:rsid w:val="007C77C5"/>
    <w:rsid w:val="007D1873"/>
    <w:rsid w:val="007D1BE4"/>
    <w:rsid w:val="007D3D0E"/>
    <w:rsid w:val="007D619A"/>
    <w:rsid w:val="007D655C"/>
    <w:rsid w:val="007D70DD"/>
    <w:rsid w:val="007D75DD"/>
    <w:rsid w:val="007E1B5E"/>
    <w:rsid w:val="007E39B5"/>
    <w:rsid w:val="007E4CA1"/>
    <w:rsid w:val="007E53C5"/>
    <w:rsid w:val="007E54C1"/>
    <w:rsid w:val="007E5984"/>
    <w:rsid w:val="007E66C0"/>
    <w:rsid w:val="007E7E36"/>
    <w:rsid w:val="007F0A27"/>
    <w:rsid w:val="007F0C82"/>
    <w:rsid w:val="007F5530"/>
    <w:rsid w:val="007F5DE3"/>
    <w:rsid w:val="007F75F6"/>
    <w:rsid w:val="007F7C31"/>
    <w:rsid w:val="008051BC"/>
    <w:rsid w:val="008106E0"/>
    <w:rsid w:val="008116A1"/>
    <w:rsid w:val="00813103"/>
    <w:rsid w:val="00813B20"/>
    <w:rsid w:val="00815A85"/>
    <w:rsid w:val="00815B4E"/>
    <w:rsid w:val="00822D7D"/>
    <w:rsid w:val="008270BE"/>
    <w:rsid w:val="00827806"/>
    <w:rsid w:val="0083156D"/>
    <w:rsid w:val="00833743"/>
    <w:rsid w:val="00843A0F"/>
    <w:rsid w:val="00844DD6"/>
    <w:rsid w:val="00845EDB"/>
    <w:rsid w:val="00846EB3"/>
    <w:rsid w:val="00853730"/>
    <w:rsid w:val="008539A4"/>
    <w:rsid w:val="008605B2"/>
    <w:rsid w:val="00861F3A"/>
    <w:rsid w:val="00863CA1"/>
    <w:rsid w:val="008647D2"/>
    <w:rsid w:val="00865182"/>
    <w:rsid w:val="00872EC9"/>
    <w:rsid w:val="00875872"/>
    <w:rsid w:val="00875FDD"/>
    <w:rsid w:val="008764B2"/>
    <w:rsid w:val="00880432"/>
    <w:rsid w:val="00881FC9"/>
    <w:rsid w:val="00882DF5"/>
    <w:rsid w:val="00884CCC"/>
    <w:rsid w:val="00886296"/>
    <w:rsid w:val="00893397"/>
    <w:rsid w:val="00893B15"/>
    <w:rsid w:val="0089474D"/>
    <w:rsid w:val="00894FAB"/>
    <w:rsid w:val="00895F6B"/>
    <w:rsid w:val="00896DAF"/>
    <w:rsid w:val="008A425D"/>
    <w:rsid w:val="008B020E"/>
    <w:rsid w:val="008B05F1"/>
    <w:rsid w:val="008B1517"/>
    <w:rsid w:val="008B2D4E"/>
    <w:rsid w:val="008B3A6A"/>
    <w:rsid w:val="008C31B1"/>
    <w:rsid w:val="008C36F6"/>
    <w:rsid w:val="008C55BD"/>
    <w:rsid w:val="008C65E7"/>
    <w:rsid w:val="008C6CD7"/>
    <w:rsid w:val="008D4E53"/>
    <w:rsid w:val="008D57B6"/>
    <w:rsid w:val="008D5B21"/>
    <w:rsid w:val="008D7426"/>
    <w:rsid w:val="008D7B6B"/>
    <w:rsid w:val="008E259C"/>
    <w:rsid w:val="008E389B"/>
    <w:rsid w:val="008E4963"/>
    <w:rsid w:val="008F014B"/>
    <w:rsid w:val="008F1835"/>
    <w:rsid w:val="008F7625"/>
    <w:rsid w:val="009002EC"/>
    <w:rsid w:val="00904BE7"/>
    <w:rsid w:val="00906D3F"/>
    <w:rsid w:val="0090714D"/>
    <w:rsid w:val="009121B6"/>
    <w:rsid w:val="00912D17"/>
    <w:rsid w:val="009131ED"/>
    <w:rsid w:val="00915EBD"/>
    <w:rsid w:val="00923A14"/>
    <w:rsid w:val="00925F5E"/>
    <w:rsid w:val="009306AF"/>
    <w:rsid w:val="00932097"/>
    <w:rsid w:val="009335DA"/>
    <w:rsid w:val="00936F59"/>
    <w:rsid w:val="0094232C"/>
    <w:rsid w:val="0094372F"/>
    <w:rsid w:val="00943763"/>
    <w:rsid w:val="00945FC0"/>
    <w:rsid w:val="009465AE"/>
    <w:rsid w:val="009472D7"/>
    <w:rsid w:val="0095076B"/>
    <w:rsid w:val="00951A1F"/>
    <w:rsid w:val="00956D42"/>
    <w:rsid w:val="0096169E"/>
    <w:rsid w:val="009629BC"/>
    <w:rsid w:val="00962A17"/>
    <w:rsid w:val="0096471F"/>
    <w:rsid w:val="009660FE"/>
    <w:rsid w:val="009702D1"/>
    <w:rsid w:val="009710EA"/>
    <w:rsid w:val="00972058"/>
    <w:rsid w:val="00983215"/>
    <w:rsid w:val="00990680"/>
    <w:rsid w:val="009913D1"/>
    <w:rsid w:val="009927DF"/>
    <w:rsid w:val="009A179D"/>
    <w:rsid w:val="009A3A18"/>
    <w:rsid w:val="009A7192"/>
    <w:rsid w:val="009B5434"/>
    <w:rsid w:val="009B6861"/>
    <w:rsid w:val="009B6B20"/>
    <w:rsid w:val="009C0B18"/>
    <w:rsid w:val="009C20F5"/>
    <w:rsid w:val="009C5BC2"/>
    <w:rsid w:val="009C5C80"/>
    <w:rsid w:val="009C7816"/>
    <w:rsid w:val="009D0A86"/>
    <w:rsid w:val="009D6ADD"/>
    <w:rsid w:val="009D6DF5"/>
    <w:rsid w:val="009E012C"/>
    <w:rsid w:val="009E0B32"/>
    <w:rsid w:val="009E185D"/>
    <w:rsid w:val="009E2BC4"/>
    <w:rsid w:val="009E2DB5"/>
    <w:rsid w:val="009F5C8C"/>
    <w:rsid w:val="009F61D0"/>
    <w:rsid w:val="009F7679"/>
    <w:rsid w:val="00A004BB"/>
    <w:rsid w:val="00A0298A"/>
    <w:rsid w:val="00A0617F"/>
    <w:rsid w:val="00A062C9"/>
    <w:rsid w:val="00A0662F"/>
    <w:rsid w:val="00A07E45"/>
    <w:rsid w:val="00A146C6"/>
    <w:rsid w:val="00A14D33"/>
    <w:rsid w:val="00A15346"/>
    <w:rsid w:val="00A156F4"/>
    <w:rsid w:val="00A2097E"/>
    <w:rsid w:val="00A219B9"/>
    <w:rsid w:val="00A225B2"/>
    <w:rsid w:val="00A2263E"/>
    <w:rsid w:val="00A23EB6"/>
    <w:rsid w:val="00A265E7"/>
    <w:rsid w:val="00A26704"/>
    <w:rsid w:val="00A30FFE"/>
    <w:rsid w:val="00A322E5"/>
    <w:rsid w:val="00A3676A"/>
    <w:rsid w:val="00A411F5"/>
    <w:rsid w:val="00A412A2"/>
    <w:rsid w:val="00A422A0"/>
    <w:rsid w:val="00A438C6"/>
    <w:rsid w:val="00A43A33"/>
    <w:rsid w:val="00A517BA"/>
    <w:rsid w:val="00A53350"/>
    <w:rsid w:val="00A53881"/>
    <w:rsid w:val="00A5488C"/>
    <w:rsid w:val="00A5721E"/>
    <w:rsid w:val="00A61863"/>
    <w:rsid w:val="00A61F83"/>
    <w:rsid w:val="00A62F7F"/>
    <w:rsid w:val="00A660AA"/>
    <w:rsid w:val="00A67286"/>
    <w:rsid w:val="00A67905"/>
    <w:rsid w:val="00A72314"/>
    <w:rsid w:val="00A769E7"/>
    <w:rsid w:val="00A825AC"/>
    <w:rsid w:val="00A85248"/>
    <w:rsid w:val="00A87B5C"/>
    <w:rsid w:val="00A91609"/>
    <w:rsid w:val="00A927DF"/>
    <w:rsid w:val="00A93D50"/>
    <w:rsid w:val="00A96510"/>
    <w:rsid w:val="00A9666F"/>
    <w:rsid w:val="00A97AD2"/>
    <w:rsid w:val="00AA4404"/>
    <w:rsid w:val="00AA4875"/>
    <w:rsid w:val="00AA6F85"/>
    <w:rsid w:val="00AB27DC"/>
    <w:rsid w:val="00AC2AD5"/>
    <w:rsid w:val="00AC2BD4"/>
    <w:rsid w:val="00AC38BB"/>
    <w:rsid w:val="00AC4391"/>
    <w:rsid w:val="00AC5275"/>
    <w:rsid w:val="00AC779B"/>
    <w:rsid w:val="00AC7E15"/>
    <w:rsid w:val="00AD0FC1"/>
    <w:rsid w:val="00AD3E63"/>
    <w:rsid w:val="00AD493C"/>
    <w:rsid w:val="00AD5E11"/>
    <w:rsid w:val="00AD5F07"/>
    <w:rsid w:val="00AD6031"/>
    <w:rsid w:val="00AD6835"/>
    <w:rsid w:val="00AE373D"/>
    <w:rsid w:val="00AE4300"/>
    <w:rsid w:val="00AE488B"/>
    <w:rsid w:val="00AE4B46"/>
    <w:rsid w:val="00AE5A86"/>
    <w:rsid w:val="00AE5CE8"/>
    <w:rsid w:val="00AF1484"/>
    <w:rsid w:val="00AF2BB9"/>
    <w:rsid w:val="00B0062B"/>
    <w:rsid w:val="00B0100E"/>
    <w:rsid w:val="00B01A6A"/>
    <w:rsid w:val="00B02BF5"/>
    <w:rsid w:val="00B060B9"/>
    <w:rsid w:val="00B121B6"/>
    <w:rsid w:val="00B154E2"/>
    <w:rsid w:val="00B179BC"/>
    <w:rsid w:val="00B17DA4"/>
    <w:rsid w:val="00B20EDF"/>
    <w:rsid w:val="00B24A18"/>
    <w:rsid w:val="00B27720"/>
    <w:rsid w:val="00B33ADC"/>
    <w:rsid w:val="00B33F0A"/>
    <w:rsid w:val="00B36478"/>
    <w:rsid w:val="00B4043B"/>
    <w:rsid w:val="00B420CB"/>
    <w:rsid w:val="00B44906"/>
    <w:rsid w:val="00B44A92"/>
    <w:rsid w:val="00B45BA3"/>
    <w:rsid w:val="00B4743E"/>
    <w:rsid w:val="00B504C8"/>
    <w:rsid w:val="00B53647"/>
    <w:rsid w:val="00B546AF"/>
    <w:rsid w:val="00B57538"/>
    <w:rsid w:val="00B63F09"/>
    <w:rsid w:val="00B65B69"/>
    <w:rsid w:val="00B71CA6"/>
    <w:rsid w:val="00B74B8A"/>
    <w:rsid w:val="00B74FF5"/>
    <w:rsid w:val="00B7510D"/>
    <w:rsid w:val="00B7626E"/>
    <w:rsid w:val="00B764A7"/>
    <w:rsid w:val="00B76902"/>
    <w:rsid w:val="00B76C43"/>
    <w:rsid w:val="00B838E1"/>
    <w:rsid w:val="00B83CAB"/>
    <w:rsid w:val="00B85160"/>
    <w:rsid w:val="00B8698D"/>
    <w:rsid w:val="00B900A0"/>
    <w:rsid w:val="00B92321"/>
    <w:rsid w:val="00B9407F"/>
    <w:rsid w:val="00B942AB"/>
    <w:rsid w:val="00B94ED7"/>
    <w:rsid w:val="00B96AD3"/>
    <w:rsid w:val="00B97E91"/>
    <w:rsid w:val="00BA1692"/>
    <w:rsid w:val="00BA2482"/>
    <w:rsid w:val="00BA655B"/>
    <w:rsid w:val="00BA6AFA"/>
    <w:rsid w:val="00BA7D30"/>
    <w:rsid w:val="00BB1D26"/>
    <w:rsid w:val="00BB671E"/>
    <w:rsid w:val="00BC0B99"/>
    <w:rsid w:val="00BC23C1"/>
    <w:rsid w:val="00BC29F8"/>
    <w:rsid w:val="00BC7E9A"/>
    <w:rsid w:val="00BC7FD6"/>
    <w:rsid w:val="00BD1684"/>
    <w:rsid w:val="00BD1BD2"/>
    <w:rsid w:val="00BD28E0"/>
    <w:rsid w:val="00BD7B00"/>
    <w:rsid w:val="00BE0121"/>
    <w:rsid w:val="00BE41CC"/>
    <w:rsid w:val="00BF5188"/>
    <w:rsid w:val="00BF5B0B"/>
    <w:rsid w:val="00C004AA"/>
    <w:rsid w:val="00C00CE6"/>
    <w:rsid w:val="00C04167"/>
    <w:rsid w:val="00C0496F"/>
    <w:rsid w:val="00C0609C"/>
    <w:rsid w:val="00C11320"/>
    <w:rsid w:val="00C11F67"/>
    <w:rsid w:val="00C1224B"/>
    <w:rsid w:val="00C124E7"/>
    <w:rsid w:val="00C130DE"/>
    <w:rsid w:val="00C134C7"/>
    <w:rsid w:val="00C13D58"/>
    <w:rsid w:val="00C176B9"/>
    <w:rsid w:val="00C17E2C"/>
    <w:rsid w:val="00C214AF"/>
    <w:rsid w:val="00C26757"/>
    <w:rsid w:val="00C27FCA"/>
    <w:rsid w:val="00C31A1F"/>
    <w:rsid w:val="00C33CBF"/>
    <w:rsid w:val="00C348E9"/>
    <w:rsid w:val="00C349C2"/>
    <w:rsid w:val="00C352C1"/>
    <w:rsid w:val="00C36F27"/>
    <w:rsid w:val="00C371F4"/>
    <w:rsid w:val="00C37828"/>
    <w:rsid w:val="00C41237"/>
    <w:rsid w:val="00C41B16"/>
    <w:rsid w:val="00C4602C"/>
    <w:rsid w:val="00C46BEF"/>
    <w:rsid w:val="00C54AF5"/>
    <w:rsid w:val="00C54DA1"/>
    <w:rsid w:val="00C616E1"/>
    <w:rsid w:val="00C66513"/>
    <w:rsid w:val="00C66B7E"/>
    <w:rsid w:val="00C70741"/>
    <w:rsid w:val="00C70A3F"/>
    <w:rsid w:val="00C70C8F"/>
    <w:rsid w:val="00C70E8E"/>
    <w:rsid w:val="00C70EEB"/>
    <w:rsid w:val="00C7109A"/>
    <w:rsid w:val="00C738CA"/>
    <w:rsid w:val="00C73FF5"/>
    <w:rsid w:val="00C745C4"/>
    <w:rsid w:val="00C80D63"/>
    <w:rsid w:val="00C8120C"/>
    <w:rsid w:val="00C82537"/>
    <w:rsid w:val="00C8682D"/>
    <w:rsid w:val="00C9178F"/>
    <w:rsid w:val="00CA03BB"/>
    <w:rsid w:val="00CA355F"/>
    <w:rsid w:val="00CA7CCC"/>
    <w:rsid w:val="00CA7CFB"/>
    <w:rsid w:val="00CB0B43"/>
    <w:rsid w:val="00CB0F84"/>
    <w:rsid w:val="00CB469D"/>
    <w:rsid w:val="00CB4D45"/>
    <w:rsid w:val="00CB6486"/>
    <w:rsid w:val="00CB7C4E"/>
    <w:rsid w:val="00CC0012"/>
    <w:rsid w:val="00CC0845"/>
    <w:rsid w:val="00CC127E"/>
    <w:rsid w:val="00CC1B8E"/>
    <w:rsid w:val="00CC1C03"/>
    <w:rsid w:val="00CC350D"/>
    <w:rsid w:val="00CC78A3"/>
    <w:rsid w:val="00CD1961"/>
    <w:rsid w:val="00CD46E0"/>
    <w:rsid w:val="00CE0420"/>
    <w:rsid w:val="00CE0B03"/>
    <w:rsid w:val="00CE187F"/>
    <w:rsid w:val="00CE1B5F"/>
    <w:rsid w:val="00CE1C62"/>
    <w:rsid w:val="00CF0589"/>
    <w:rsid w:val="00CF2990"/>
    <w:rsid w:val="00CF3E96"/>
    <w:rsid w:val="00CF40A0"/>
    <w:rsid w:val="00D02B3D"/>
    <w:rsid w:val="00D032E5"/>
    <w:rsid w:val="00D037F6"/>
    <w:rsid w:val="00D05A54"/>
    <w:rsid w:val="00D06C69"/>
    <w:rsid w:val="00D06DC8"/>
    <w:rsid w:val="00D076B7"/>
    <w:rsid w:val="00D118E1"/>
    <w:rsid w:val="00D14AA7"/>
    <w:rsid w:val="00D151B6"/>
    <w:rsid w:val="00D17D8E"/>
    <w:rsid w:val="00D22391"/>
    <w:rsid w:val="00D2346E"/>
    <w:rsid w:val="00D24CC5"/>
    <w:rsid w:val="00D263DC"/>
    <w:rsid w:val="00D27644"/>
    <w:rsid w:val="00D30F74"/>
    <w:rsid w:val="00D31A82"/>
    <w:rsid w:val="00D3628C"/>
    <w:rsid w:val="00D365F2"/>
    <w:rsid w:val="00D3734F"/>
    <w:rsid w:val="00D37D7E"/>
    <w:rsid w:val="00D41170"/>
    <w:rsid w:val="00D419C7"/>
    <w:rsid w:val="00D42894"/>
    <w:rsid w:val="00D4430B"/>
    <w:rsid w:val="00D44E80"/>
    <w:rsid w:val="00D45084"/>
    <w:rsid w:val="00D501E7"/>
    <w:rsid w:val="00D60070"/>
    <w:rsid w:val="00D616CB"/>
    <w:rsid w:val="00D6506B"/>
    <w:rsid w:val="00D661EC"/>
    <w:rsid w:val="00D70164"/>
    <w:rsid w:val="00D718E7"/>
    <w:rsid w:val="00D71B5C"/>
    <w:rsid w:val="00D730BF"/>
    <w:rsid w:val="00D74F7A"/>
    <w:rsid w:val="00D7510F"/>
    <w:rsid w:val="00D819D9"/>
    <w:rsid w:val="00D8215E"/>
    <w:rsid w:val="00D86C0F"/>
    <w:rsid w:val="00D87F48"/>
    <w:rsid w:val="00D94242"/>
    <w:rsid w:val="00DA01A3"/>
    <w:rsid w:val="00DA0879"/>
    <w:rsid w:val="00DA0C9D"/>
    <w:rsid w:val="00DA0D7F"/>
    <w:rsid w:val="00DA0EB8"/>
    <w:rsid w:val="00DA262F"/>
    <w:rsid w:val="00DA3880"/>
    <w:rsid w:val="00DA62A4"/>
    <w:rsid w:val="00DA705C"/>
    <w:rsid w:val="00DB18F9"/>
    <w:rsid w:val="00DB23D9"/>
    <w:rsid w:val="00DB32EC"/>
    <w:rsid w:val="00DB3886"/>
    <w:rsid w:val="00DC0C44"/>
    <w:rsid w:val="00DC1EC3"/>
    <w:rsid w:val="00DD19DC"/>
    <w:rsid w:val="00DD281D"/>
    <w:rsid w:val="00DD3B61"/>
    <w:rsid w:val="00DD5B6C"/>
    <w:rsid w:val="00DE391F"/>
    <w:rsid w:val="00DF0D4C"/>
    <w:rsid w:val="00DF2FEB"/>
    <w:rsid w:val="00E00C35"/>
    <w:rsid w:val="00E017AA"/>
    <w:rsid w:val="00E036D3"/>
    <w:rsid w:val="00E041B3"/>
    <w:rsid w:val="00E04C8E"/>
    <w:rsid w:val="00E04DFA"/>
    <w:rsid w:val="00E05053"/>
    <w:rsid w:val="00E1070D"/>
    <w:rsid w:val="00E1141A"/>
    <w:rsid w:val="00E14A7B"/>
    <w:rsid w:val="00E155B6"/>
    <w:rsid w:val="00E16551"/>
    <w:rsid w:val="00E26B20"/>
    <w:rsid w:val="00E27902"/>
    <w:rsid w:val="00E27912"/>
    <w:rsid w:val="00E27AB1"/>
    <w:rsid w:val="00E4340A"/>
    <w:rsid w:val="00E45E69"/>
    <w:rsid w:val="00E45EEA"/>
    <w:rsid w:val="00E464E5"/>
    <w:rsid w:val="00E5105D"/>
    <w:rsid w:val="00E529CF"/>
    <w:rsid w:val="00E52D9B"/>
    <w:rsid w:val="00E531BB"/>
    <w:rsid w:val="00E53500"/>
    <w:rsid w:val="00E54B8F"/>
    <w:rsid w:val="00E57434"/>
    <w:rsid w:val="00E62AC1"/>
    <w:rsid w:val="00E662ED"/>
    <w:rsid w:val="00E701CA"/>
    <w:rsid w:val="00E70589"/>
    <w:rsid w:val="00E70F0A"/>
    <w:rsid w:val="00E72CEC"/>
    <w:rsid w:val="00E740FA"/>
    <w:rsid w:val="00E74ADE"/>
    <w:rsid w:val="00E74B06"/>
    <w:rsid w:val="00E7687D"/>
    <w:rsid w:val="00E77CB3"/>
    <w:rsid w:val="00E815AE"/>
    <w:rsid w:val="00E8193D"/>
    <w:rsid w:val="00E83091"/>
    <w:rsid w:val="00E84C31"/>
    <w:rsid w:val="00E84E36"/>
    <w:rsid w:val="00E864DE"/>
    <w:rsid w:val="00E875F9"/>
    <w:rsid w:val="00E90691"/>
    <w:rsid w:val="00E94499"/>
    <w:rsid w:val="00E97205"/>
    <w:rsid w:val="00EA0A49"/>
    <w:rsid w:val="00EA29B4"/>
    <w:rsid w:val="00EA4313"/>
    <w:rsid w:val="00EA6382"/>
    <w:rsid w:val="00EA6533"/>
    <w:rsid w:val="00EA69AC"/>
    <w:rsid w:val="00EB2551"/>
    <w:rsid w:val="00EB2DD6"/>
    <w:rsid w:val="00EB3298"/>
    <w:rsid w:val="00EB469C"/>
    <w:rsid w:val="00EB5E1A"/>
    <w:rsid w:val="00EB69DE"/>
    <w:rsid w:val="00EB6DA0"/>
    <w:rsid w:val="00EC05D7"/>
    <w:rsid w:val="00EC7318"/>
    <w:rsid w:val="00EC7466"/>
    <w:rsid w:val="00ED131B"/>
    <w:rsid w:val="00ED2275"/>
    <w:rsid w:val="00ED22FB"/>
    <w:rsid w:val="00ED315D"/>
    <w:rsid w:val="00ED323D"/>
    <w:rsid w:val="00ED465F"/>
    <w:rsid w:val="00ED78D2"/>
    <w:rsid w:val="00EE055F"/>
    <w:rsid w:val="00EE2F18"/>
    <w:rsid w:val="00EE36C8"/>
    <w:rsid w:val="00EE5F91"/>
    <w:rsid w:val="00EE6E33"/>
    <w:rsid w:val="00EF0365"/>
    <w:rsid w:val="00EF46FC"/>
    <w:rsid w:val="00EF507F"/>
    <w:rsid w:val="00EF580F"/>
    <w:rsid w:val="00EF6406"/>
    <w:rsid w:val="00EF67D9"/>
    <w:rsid w:val="00EF6AB8"/>
    <w:rsid w:val="00F01357"/>
    <w:rsid w:val="00F03256"/>
    <w:rsid w:val="00F040A6"/>
    <w:rsid w:val="00F11F77"/>
    <w:rsid w:val="00F12DC6"/>
    <w:rsid w:val="00F13A9A"/>
    <w:rsid w:val="00F14BE9"/>
    <w:rsid w:val="00F16DD6"/>
    <w:rsid w:val="00F20BA7"/>
    <w:rsid w:val="00F23E4B"/>
    <w:rsid w:val="00F25589"/>
    <w:rsid w:val="00F25B88"/>
    <w:rsid w:val="00F2687C"/>
    <w:rsid w:val="00F2692D"/>
    <w:rsid w:val="00F319EB"/>
    <w:rsid w:val="00F3794F"/>
    <w:rsid w:val="00F43950"/>
    <w:rsid w:val="00F4525B"/>
    <w:rsid w:val="00F50B3E"/>
    <w:rsid w:val="00F54EB9"/>
    <w:rsid w:val="00F57A28"/>
    <w:rsid w:val="00F62063"/>
    <w:rsid w:val="00F634F0"/>
    <w:rsid w:val="00F65437"/>
    <w:rsid w:val="00F70C61"/>
    <w:rsid w:val="00F72E5F"/>
    <w:rsid w:val="00F766A8"/>
    <w:rsid w:val="00F773CB"/>
    <w:rsid w:val="00F80263"/>
    <w:rsid w:val="00F81D3D"/>
    <w:rsid w:val="00F81D57"/>
    <w:rsid w:val="00F821B8"/>
    <w:rsid w:val="00F83DBC"/>
    <w:rsid w:val="00F84685"/>
    <w:rsid w:val="00F84D14"/>
    <w:rsid w:val="00F90F39"/>
    <w:rsid w:val="00F918D9"/>
    <w:rsid w:val="00F91A14"/>
    <w:rsid w:val="00F9245F"/>
    <w:rsid w:val="00F928D1"/>
    <w:rsid w:val="00F9486F"/>
    <w:rsid w:val="00F954EC"/>
    <w:rsid w:val="00FA412A"/>
    <w:rsid w:val="00FB128A"/>
    <w:rsid w:val="00FB12C5"/>
    <w:rsid w:val="00FB3312"/>
    <w:rsid w:val="00FB5436"/>
    <w:rsid w:val="00FC4B7F"/>
    <w:rsid w:val="00FC5450"/>
    <w:rsid w:val="00FC614C"/>
    <w:rsid w:val="00FD10FE"/>
    <w:rsid w:val="00FD47A9"/>
    <w:rsid w:val="00FD4C7B"/>
    <w:rsid w:val="00FE7211"/>
    <w:rsid w:val="00FF40E0"/>
    <w:rsid w:val="00FF54CB"/>
    <w:rsid w:val="00FF6008"/>
    <w:rsid w:val="00FF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BF6F0"/>
  <w15:docId w15:val="{E6E1D88A-B985-4F1F-AC04-76CC70DC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6C6"/>
    <w:pPr>
      <w:widowControl w:val="0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663015"/>
    <w:pPr>
      <w:keepNext/>
      <w:spacing w:before="180" w:after="180" w:line="720" w:lineRule="auto"/>
      <w:outlineLvl w:val="0"/>
    </w:pPr>
    <w:rPr>
      <w:rFonts w:eastAsiaTheme="majorEastAsia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63015"/>
    <w:pPr>
      <w:keepNext/>
      <w:spacing w:line="720" w:lineRule="auto"/>
      <w:outlineLvl w:val="1"/>
    </w:pPr>
    <w:rPr>
      <w:rFonts w:eastAsiaTheme="majorEastAsia" w:cstheme="majorBidi"/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63015"/>
    <w:pPr>
      <w:keepNext/>
      <w:spacing w:line="720" w:lineRule="auto"/>
      <w:outlineLvl w:val="2"/>
    </w:pPr>
    <w:rPr>
      <w:rFonts w:eastAsiaTheme="majorEastAsia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663015"/>
    <w:pPr>
      <w:keepNext/>
      <w:spacing w:line="720" w:lineRule="auto"/>
      <w:outlineLvl w:val="3"/>
    </w:pPr>
    <w:rPr>
      <w:rFonts w:eastAsiaTheme="majorEastAsia"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663015"/>
    <w:pPr>
      <w:keepNext/>
      <w:spacing w:line="720" w:lineRule="auto"/>
      <w:ind w:leftChars="200" w:left="200"/>
      <w:outlineLvl w:val="4"/>
    </w:pPr>
    <w:rPr>
      <w:rFonts w:eastAsiaTheme="majorEastAsia" w:cstheme="majorBidi"/>
      <w:b/>
      <w:bCs/>
      <w:sz w:val="32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663015"/>
    <w:pPr>
      <w:keepNext/>
      <w:spacing w:line="720" w:lineRule="auto"/>
      <w:ind w:leftChars="200" w:left="200"/>
      <w:outlineLvl w:val="5"/>
    </w:pPr>
    <w:rPr>
      <w:rFonts w:eastAsiaTheme="majorEastAsia" w:cstheme="majorBidi"/>
      <w:b/>
      <w:sz w:val="32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663015"/>
    <w:pPr>
      <w:keepNext/>
      <w:spacing w:line="720" w:lineRule="auto"/>
      <w:ind w:leftChars="400" w:left="400"/>
      <w:outlineLvl w:val="6"/>
    </w:pPr>
    <w:rPr>
      <w:rFonts w:eastAsiaTheme="majorEastAsia" w:cstheme="majorBidi"/>
      <w:b/>
      <w:bCs/>
      <w:sz w:val="32"/>
      <w:szCs w:val="36"/>
    </w:rPr>
  </w:style>
  <w:style w:type="paragraph" w:styleId="8">
    <w:name w:val="heading 8"/>
    <w:basedOn w:val="a"/>
    <w:next w:val="a"/>
    <w:link w:val="80"/>
    <w:uiPriority w:val="9"/>
    <w:unhideWhenUsed/>
    <w:qFormat/>
    <w:rsid w:val="00945FC0"/>
    <w:pPr>
      <w:keepNext/>
      <w:spacing w:line="720" w:lineRule="auto"/>
      <w:ind w:leftChars="400" w:left="400"/>
      <w:outlineLvl w:val="7"/>
    </w:pPr>
    <w:rPr>
      <w:rFonts w:eastAsiaTheme="majorEastAsia" w:cstheme="majorBidi"/>
      <w:b/>
      <w:sz w:val="32"/>
      <w:szCs w:val="36"/>
    </w:rPr>
  </w:style>
  <w:style w:type="paragraph" w:styleId="9">
    <w:name w:val="heading 9"/>
    <w:basedOn w:val="a"/>
    <w:next w:val="a"/>
    <w:link w:val="90"/>
    <w:uiPriority w:val="9"/>
    <w:unhideWhenUsed/>
    <w:qFormat/>
    <w:rsid w:val="00945FC0"/>
    <w:pPr>
      <w:keepNext/>
      <w:spacing w:line="720" w:lineRule="auto"/>
      <w:ind w:leftChars="400" w:left="400"/>
      <w:outlineLvl w:val="8"/>
    </w:pPr>
    <w:rPr>
      <w:rFonts w:eastAsiaTheme="majorEastAsia" w:cstheme="majorBidi"/>
      <w:b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0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92D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92DF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92D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92DF1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5B039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B0399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5B0399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63015"/>
    <w:rPr>
      <w:rFonts w:ascii="Times New Roman" w:eastAsiaTheme="majorEastAsia" w:hAnsi="Times New Roman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63015"/>
    <w:rPr>
      <w:rFonts w:ascii="Times New Roman" w:eastAsiaTheme="majorEastAsia" w:hAnsi="Times New Roman" w:cstheme="majorBidi"/>
      <w:b/>
      <w:bCs/>
      <w:sz w:val="44"/>
      <w:szCs w:val="48"/>
    </w:rPr>
  </w:style>
  <w:style w:type="character" w:customStyle="1" w:styleId="30">
    <w:name w:val="標題 3 字元"/>
    <w:basedOn w:val="a0"/>
    <w:link w:val="3"/>
    <w:uiPriority w:val="9"/>
    <w:rsid w:val="00663015"/>
    <w:rPr>
      <w:rFonts w:ascii="Times New Roman" w:eastAsiaTheme="majorEastAsia" w:hAnsi="Times New Roman" w:cstheme="majorBidi"/>
      <w:b/>
      <w:bCs/>
      <w:sz w:val="36"/>
      <w:szCs w:val="36"/>
    </w:rPr>
  </w:style>
  <w:style w:type="paragraph" w:styleId="ab">
    <w:name w:val="TOC Heading"/>
    <w:basedOn w:val="1"/>
    <w:next w:val="a"/>
    <w:uiPriority w:val="39"/>
    <w:unhideWhenUsed/>
    <w:qFormat/>
    <w:rsid w:val="00524EAD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24EAD"/>
  </w:style>
  <w:style w:type="paragraph" w:styleId="21">
    <w:name w:val="toc 2"/>
    <w:basedOn w:val="a"/>
    <w:next w:val="a"/>
    <w:autoRedefine/>
    <w:uiPriority w:val="39"/>
    <w:unhideWhenUsed/>
    <w:rsid w:val="00524EAD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504C8"/>
    <w:pPr>
      <w:tabs>
        <w:tab w:val="right" w:leader="dot" w:pos="8296"/>
      </w:tabs>
      <w:ind w:leftChars="400" w:left="960"/>
      <w:jc w:val="right"/>
    </w:pPr>
  </w:style>
  <w:style w:type="character" w:styleId="ac">
    <w:name w:val="Hyperlink"/>
    <w:basedOn w:val="a0"/>
    <w:uiPriority w:val="99"/>
    <w:unhideWhenUsed/>
    <w:rsid w:val="00524EAD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7C3F19"/>
    <w:rPr>
      <w:sz w:val="18"/>
      <w:szCs w:val="18"/>
    </w:rPr>
  </w:style>
  <w:style w:type="paragraph" w:styleId="ae">
    <w:name w:val="annotation text"/>
    <w:basedOn w:val="a"/>
    <w:link w:val="af"/>
    <w:uiPriority w:val="99"/>
    <w:unhideWhenUsed/>
    <w:rsid w:val="007C3F19"/>
  </w:style>
  <w:style w:type="character" w:customStyle="1" w:styleId="af">
    <w:name w:val="註解文字 字元"/>
    <w:basedOn w:val="a0"/>
    <w:link w:val="ae"/>
    <w:uiPriority w:val="99"/>
    <w:rsid w:val="007C3F19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7C3F19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7C3F19"/>
    <w:rPr>
      <w:b/>
      <w:bCs/>
    </w:rPr>
  </w:style>
  <w:style w:type="paragraph" w:styleId="af2">
    <w:name w:val="Date"/>
    <w:basedOn w:val="a"/>
    <w:next w:val="a"/>
    <w:link w:val="af3"/>
    <w:uiPriority w:val="99"/>
    <w:semiHidden/>
    <w:unhideWhenUsed/>
    <w:rsid w:val="00121E2A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121E2A"/>
  </w:style>
  <w:style w:type="character" w:customStyle="1" w:styleId="40">
    <w:name w:val="標題 4 字元"/>
    <w:basedOn w:val="a0"/>
    <w:link w:val="4"/>
    <w:uiPriority w:val="9"/>
    <w:rsid w:val="00663015"/>
    <w:rPr>
      <w:rFonts w:ascii="Times New Roman" w:eastAsiaTheme="majorEastAsia" w:hAnsi="Times New Roman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663015"/>
    <w:rPr>
      <w:rFonts w:ascii="Times New Roman" w:eastAsiaTheme="majorEastAsia" w:hAnsi="Times New Roman" w:cstheme="majorBidi"/>
      <w:b/>
      <w:bCs/>
      <w:sz w:val="32"/>
      <w:szCs w:val="36"/>
    </w:rPr>
  </w:style>
  <w:style w:type="paragraph" w:customStyle="1" w:styleId="Default">
    <w:name w:val="Default"/>
    <w:rsid w:val="0041009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60">
    <w:name w:val="標題 6 字元"/>
    <w:basedOn w:val="a0"/>
    <w:link w:val="6"/>
    <w:uiPriority w:val="9"/>
    <w:rsid w:val="00663015"/>
    <w:rPr>
      <w:rFonts w:ascii="Times New Roman" w:eastAsiaTheme="majorEastAsia" w:hAnsi="Times New Roman" w:cstheme="majorBidi"/>
      <w:b/>
      <w:sz w:val="32"/>
      <w:szCs w:val="36"/>
    </w:rPr>
  </w:style>
  <w:style w:type="character" w:customStyle="1" w:styleId="70">
    <w:name w:val="標題 7 字元"/>
    <w:basedOn w:val="a0"/>
    <w:link w:val="7"/>
    <w:uiPriority w:val="9"/>
    <w:rsid w:val="00663015"/>
    <w:rPr>
      <w:rFonts w:ascii="Times New Roman" w:eastAsiaTheme="majorEastAsia" w:hAnsi="Times New Roman" w:cstheme="majorBidi"/>
      <w:b/>
      <w:bCs/>
      <w:sz w:val="32"/>
      <w:szCs w:val="36"/>
    </w:rPr>
  </w:style>
  <w:style w:type="table" w:customStyle="1" w:styleId="12">
    <w:name w:val="表格格線1"/>
    <w:basedOn w:val="a1"/>
    <w:next w:val="a3"/>
    <w:uiPriority w:val="39"/>
    <w:rsid w:val="00122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80">
    <w:name w:val="標題 8 字元"/>
    <w:basedOn w:val="a0"/>
    <w:link w:val="8"/>
    <w:uiPriority w:val="9"/>
    <w:rsid w:val="00945FC0"/>
    <w:rPr>
      <w:rFonts w:ascii="Times New Roman" w:eastAsiaTheme="majorEastAsia" w:hAnsi="Times New Roman" w:cstheme="majorBidi"/>
      <w:b/>
      <w:sz w:val="32"/>
      <w:szCs w:val="36"/>
    </w:rPr>
  </w:style>
  <w:style w:type="character" w:customStyle="1" w:styleId="90">
    <w:name w:val="標題 9 字元"/>
    <w:basedOn w:val="a0"/>
    <w:link w:val="9"/>
    <w:uiPriority w:val="9"/>
    <w:rsid w:val="00945FC0"/>
    <w:rPr>
      <w:rFonts w:ascii="Times New Roman" w:eastAsiaTheme="majorEastAsia" w:hAnsi="Times New Roman" w:cstheme="majorBidi"/>
      <w:b/>
      <w:sz w:val="32"/>
      <w:szCs w:val="36"/>
    </w:rPr>
  </w:style>
  <w:style w:type="paragraph" w:styleId="af4">
    <w:name w:val="No Spacing"/>
    <w:uiPriority w:val="1"/>
    <w:qFormat/>
    <w:rsid w:val="00845EDB"/>
    <w:pPr>
      <w:widowControl w:val="0"/>
    </w:pPr>
  </w:style>
  <w:style w:type="paragraph" w:styleId="af5">
    <w:name w:val="caption"/>
    <w:basedOn w:val="a"/>
    <w:next w:val="a"/>
    <w:uiPriority w:val="35"/>
    <w:unhideWhenUsed/>
    <w:qFormat/>
    <w:rsid w:val="00B0062B"/>
    <w:rPr>
      <w:sz w:val="20"/>
      <w:szCs w:val="20"/>
    </w:rPr>
  </w:style>
  <w:style w:type="paragraph" w:customStyle="1" w:styleId="Table">
    <w:name w:val="Table"/>
    <w:basedOn w:val="a"/>
    <w:link w:val="Table0"/>
    <w:qFormat/>
    <w:rsid w:val="00CE187F"/>
    <w:pPr>
      <w:jc w:val="center"/>
    </w:pPr>
    <w:rPr>
      <w:rFonts w:cs="Times New Roman"/>
      <w:szCs w:val="40"/>
    </w:rPr>
  </w:style>
  <w:style w:type="paragraph" w:customStyle="1" w:styleId="Figure">
    <w:name w:val="Figure"/>
    <w:basedOn w:val="Table"/>
    <w:link w:val="Figure0"/>
    <w:qFormat/>
    <w:rsid w:val="00CE187F"/>
  </w:style>
  <w:style w:type="character" w:customStyle="1" w:styleId="Table0">
    <w:name w:val="Table 字元"/>
    <w:basedOn w:val="a0"/>
    <w:link w:val="Table"/>
    <w:rsid w:val="00CE187F"/>
    <w:rPr>
      <w:rFonts w:ascii="Times New Roman" w:hAnsi="Times New Roman" w:cs="Times New Roman"/>
      <w:szCs w:val="40"/>
    </w:rPr>
  </w:style>
  <w:style w:type="character" w:customStyle="1" w:styleId="Figure0">
    <w:name w:val="Figure 字元"/>
    <w:basedOn w:val="Table0"/>
    <w:link w:val="Figure"/>
    <w:rsid w:val="00CE187F"/>
    <w:rPr>
      <w:rFonts w:ascii="Times New Roman" w:hAnsi="Times New Roman" w:cs="Times New Roman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emf"/><Relationship Id="rId21" Type="http://schemas.openxmlformats.org/officeDocument/2006/relationships/image" Target="media/image11.png"/><Relationship Id="rId42" Type="http://schemas.openxmlformats.org/officeDocument/2006/relationships/image" Target="media/image32.emf"/><Relationship Id="rId63" Type="http://schemas.openxmlformats.org/officeDocument/2006/relationships/image" Target="media/image53.emf"/><Relationship Id="rId84" Type="http://schemas.openxmlformats.org/officeDocument/2006/relationships/image" Target="media/image74.emf"/><Relationship Id="rId138" Type="http://schemas.openxmlformats.org/officeDocument/2006/relationships/image" Target="media/image128.emf"/><Relationship Id="rId159" Type="http://schemas.openxmlformats.org/officeDocument/2006/relationships/image" Target="media/image149.emf"/><Relationship Id="rId170" Type="http://schemas.openxmlformats.org/officeDocument/2006/relationships/fontTable" Target="fontTable.xml"/><Relationship Id="rId107" Type="http://schemas.openxmlformats.org/officeDocument/2006/relationships/image" Target="media/image97.emf"/><Relationship Id="rId11" Type="http://schemas.microsoft.com/office/2011/relationships/commentsExtended" Target="commentsExtended.xml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emf"/><Relationship Id="rId128" Type="http://schemas.openxmlformats.org/officeDocument/2006/relationships/image" Target="media/image118.png"/><Relationship Id="rId149" Type="http://schemas.openxmlformats.org/officeDocument/2006/relationships/image" Target="media/image139.emf"/><Relationship Id="rId5" Type="http://schemas.openxmlformats.org/officeDocument/2006/relationships/webSettings" Target="webSettings.xml"/><Relationship Id="rId95" Type="http://schemas.openxmlformats.org/officeDocument/2006/relationships/image" Target="media/image85.emf"/><Relationship Id="rId160" Type="http://schemas.openxmlformats.org/officeDocument/2006/relationships/image" Target="media/image150.emf"/><Relationship Id="rId22" Type="http://schemas.openxmlformats.org/officeDocument/2006/relationships/image" Target="media/image12.emf"/><Relationship Id="rId43" Type="http://schemas.openxmlformats.org/officeDocument/2006/relationships/image" Target="media/image33.emf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emf"/><Relationship Id="rId85" Type="http://schemas.openxmlformats.org/officeDocument/2006/relationships/image" Target="media/image75.emf"/><Relationship Id="rId150" Type="http://schemas.openxmlformats.org/officeDocument/2006/relationships/image" Target="media/image140.png"/><Relationship Id="rId171" Type="http://schemas.microsoft.com/office/2011/relationships/people" Target="people.xml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emf"/><Relationship Id="rId129" Type="http://schemas.openxmlformats.org/officeDocument/2006/relationships/image" Target="media/image119.png"/><Relationship Id="rId54" Type="http://schemas.openxmlformats.org/officeDocument/2006/relationships/image" Target="media/image44.emf"/><Relationship Id="rId70" Type="http://schemas.openxmlformats.org/officeDocument/2006/relationships/image" Target="media/image60.emf"/><Relationship Id="rId75" Type="http://schemas.openxmlformats.org/officeDocument/2006/relationships/image" Target="media/image65.emf"/><Relationship Id="rId91" Type="http://schemas.openxmlformats.org/officeDocument/2006/relationships/image" Target="media/image81.emf"/><Relationship Id="rId96" Type="http://schemas.openxmlformats.org/officeDocument/2006/relationships/image" Target="media/image86.png"/><Relationship Id="rId140" Type="http://schemas.openxmlformats.org/officeDocument/2006/relationships/image" Target="media/image130.emf"/><Relationship Id="rId145" Type="http://schemas.openxmlformats.org/officeDocument/2006/relationships/image" Target="media/image135.emf"/><Relationship Id="rId161" Type="http://schemas.openxmlformats.org/officeDocument/2006/relationships/image" Target="media/image151.emf"/><Relationship Id="rId166" Type="http://schemas.openxmlformats.org/officeDocument/2006/relationships/image" Target="media/image15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emf"/><Relationship Id="rId119" Type="http://schemas.openxmlformats.org/officeDocument/2006/relationships/image" Target="media/image109.emf"/><Relationship Id="rId44" Type="http://schemas.openxmlformats.org/officeDocument/2006/relationships/image" Target="media/image34.emf"/><Relationship Id="rId60" Type="http://schemas.openxmlformats.org/officeDocument/2006/relationships/image" Target="media/image50.emf"/><Relationship Id="rId65" Type="http://schemas.openxmlformats.org/officeDocument/2006/relationships/image" Target="media/image55.emf"/><Relationship Id="rId81" Type="http://schemas.openxmlformats.org/officeDocument/2006/relationships/image" Target="media/image71.emf"/><Relationship Id="rId86" Type="http://schemas.openxmlformats.org/officeDocument/2006/relationships/image" Target="media/image76.emf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51" Type="http://schemas.openxmlformats.org/officeDocument/2006/relationships/image" Target="media/image141.emf"/><Relationship Id="rId156" Type="http://schemas.openxmlformats.org/officeDocument/2006/relationships/image" Target="media/image146.emf"/><Relationship Id="rId172" Type="http://schemas.openxmlformats.org/officeDocument/2006/relationships/theme" Target="theme/them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emf"/><Relationship Id="rId34" Type="http://schemas.openxmlformats.org/officeDocument/2006/relationships/image" Target="media/image24.png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image" Target="media/image87.emf"/><Relationship Id="rId104" Type="http://schemas.openxmlformats.org/officeDocument/2006/relationships/image" Target="media/image94.emf"/><Relationship Id="rId120" Type="http://schemas.openxmlformats.org/officeDocument/2006/relationships/image" Target="media/image110.emf"/><Relationship Id="rId125" Type="http://schemas.openxmlformats.org/officeDocument/2006/relationships/image" Target="media/image115.emf"/><Relationship Id="rId141" Type="http://schemas.openxmlformats.org/officeDocument/2006/relationships/image" Target="media/image131.emf"/><Relationship Id="rId146" Type="http://schemas.openxmlformats.org/officeDocument/2006/relationships/image" Target="media/image136.emf"/><Relationship Id="rId167" Type="http://schemas.openxmlformats.org/officeDocument/2006/relationships/image" Target="media/image157.emf"/><Relationship Id="rId7" Type="http://schemas.openxmlformats.org/officeDocument/2006/relationships/endnotes" Target="endnotes.xml"/><Relationship Id="rId71" Type="http://schemas.openxmlformats.org/officeDocument/2006/relationships/image" Target="media/image61.emf"/><Relationship Id="rId92" Type="http://schemas.openxmlformats.org/officeDocument/2006/relationships/image" Target="media/image82.emf"/><Relationship Id="rId162" Type="http://schemas.openxmlformats.org/officeDocument/2006/relationships/image" Target="media/image152.emf"/><Relationship Id="rId2" Type="http://schemas.openxmlformats.org/officeDocument/2006/relationships/numbering" Target="numbering.xml"/><Relationship Id="rId29" Type="http://schemas.openxmlformats.org/officeDocument/2006/relationships/image" Target="media/image19.emf"/><Relationship Id="rId24" Type="http://schemas.openxmlformats.org/officeDocument/2006/relationships/image" Target="media/image14.png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66" Type="http://schemas.openxmlformats.org/officeDocument/2006/relationships/image" Target="media/image56.emf"/><Relationship Id="rId87" Type="http://schemas.openxmlformats.org/officeDocument/2006/relationships/image" Target="media/image77.emf"/><Relationship Id="rId110" Type="http://schemas.openxmlformats.org/officeDocument/2006/relationships/image" Target="media/image100.png"/><Relationship Id="rId115" Type="http://schemas.openxmlformats.org/officeDocument/2006/relationships/image" Target="media/image105.emf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emf"/><Relationship Id="rId61" Type="http://schemas.openxmlformats.org/officeDocument/2006/relationships/image" Target="media/image51.png"/><Relationship Id="rId82" Type="http://schemas.openxmlformats.org/officeDocument/2006/relationships/image" Target="media/image72.emf"/><Relationship Id="rId152" Type="http://schemas.openxmlformats.org/officeDocument/2006/relationships/image" Target="media/image142.emf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56" Type="http://schemas.openxmlformats.org/officeDocument/2006/relationships/image" Target="media/image46.emf"/><Relationship Id="rId77" Type="http://schemas.openxmlformats.org/officeDocument/2006/relationships/image" Target="media/image67.emf"/><Relationship Id="rId100" Type="http://schemas.openxmlformats.org/officeDocument/2006/relationships/image" Target="media/image90.emf"/><Relationship Id="rId105" Type="http://schemas.openxmlformats.org/officeDocument/2006/relationships/image" Target="media/image95.emf"/><Relationship Id="rId126" Type="http://schemas.openxmlformats.org/officeDocument/2006/relationships/image" Target="media/image116.png"/><Relationship Id="rId147" Type="http://schemas.openxmlformats.org/officeDocument/2006/relationships/image" Target="media/image137.emf"/><Relationship Id="rId168" Type="http://schemas.openxmlformats.org/officeDocument/2006/relationships/image" Target="media/image158.emf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emf"/><Relationship Id="rId93" Type="http://schemas.openxmlformats.org/officeDocument/2006/relationships/image" Target="media/image83.emf"/><Relationship Id="rId98" Type="http://schemas.openxmlformats.org/officeDocument/2006/relationships/image" Target="media/image88.emf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emf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emf"/><Relationship Id="rId67" Type="http://schemas.openxmlformats.org/officeDocument/2006/relationships/image" Target="media/image57.emf"/><Relationship Id="rId116" Type="http://schemas.openxmlformats.org/officeDocument/2006/relationships/image" Target="media/image106.png"/><Relationship Id="rId137" Type="http://schemas.openxmlformats.org/officeDocument/2006/relationships/image" Target="media/image127.emf"/><Relationship Id="rId158" Type="http://schemas.openxmlformats.org/officeDocument/2006/relationships/image" Target="media/image148.emf"/><Relationship Id="rId20" Type="http://schemas.openxmlformats.org/officeDocument/2006/relationships/image" Target="media/image10.emf"/><Relationship Id="rId41" Type="http://schemas.openxmlformats.org/officeDocument/2006/relationships/image" Target="media/image31.emf"/><Relationship Id="rId62" Type="http://schemas.openxmlformats.org/officeDocument/2006/relationships/image" Target="media/image52.emf"/><Relationship Id="rId83" Type="http://schemas.openxmlformats.org/officeDocument/2006/relationships/image" Target="media/image73.emf"/><Relationship Id="rId88" Type="http://schemas.openxmlformats.org/officeDocument/2006/relationships/image" Target="media/image78.png"/><Relationship Id="rId111" Type="http://schemas.openxmlformats.org/officeDocument/2006/relationships/image" Target="media/image101.emf"/><Relationship Id="rId132" Type="http://schemas.openxmlformats.org/officeDocument/2006/relationships/image" Target="media/image122.emf"/><Relationship Id="rId153" Type="http://schemas.openxmlformats.org/officeDocument/2006/relationships/image" Target="media/image143.emf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emf"/><Relationship Id="rId127" Type="http://schemas.openxmlformats.org/officeDocument/2006/relationships/image" Target="media/image117.emf"/><Relationship Id="rId10" Type="http://schemas.openxmlformats.org/officeDocument/2006/relationships/comments" Target="comments.xml"/><Relationship Id="rId31" Type="http://schemas.openxmlformats.org/officeDocument/2006/relationships/image" Target="media/image21.emf"/><Relationship Id="rId52" Type="http://schemas.openxmlformats.org/officeDocument/2006/relationships/image" Target="media/image42.emf"/><Relationship Id="rId73" Type="http://schemas.openxmlformats.org/officeDocument/2006/relationships/image" Target="media/image63.emf"/><Relationship Id="rId78" Type="http://schemas.openxmlformats.org/officeDocument/2006/relationships/image" Target="media/image68.png"/><Relationship Id="rId94" Type="http://schemas.openxmlformats.org/officeDocument/2006/relationships/image" Target="media/image84.emf"/><Relationship Id="rId99" Type="http://schemas.openxmlformats.org/officeDocument/2006/relationships/image" Target="media/image89.emf"/><Relationship Id="rId101" Type="http://schemas.openxmlformats.org/officeDocument/2006/relationships/image" Target="media/image91.emf"/><Relationship Id="rId122" Type="http://schemas.openxmlformats.org/officeDocument/2006/relationships/image" Target="media/image112.png"/><Relationship Id="rId143" Type="http://schemas.openxmlformats.org/officeDocument/2006/relationships/image" Target="media/image133.emf"/><Relationship Id="rId148" Type="http://schemas.openxmlformats.org/officeDocument/2006/relationships/image" Target="media/image138.emf"/><Relationship Id="rId164" Type="http://schemas.openxmlformats.org/officeDocument/2006/relationships/image" Target="media/image154.emf"/><Relationship Id="rId169" Type="http://schemas.openxmlformats.org/officeDocument/2006/relationships/image" Target="media/image159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emf"/><Relationship Id="rId89" Type="http://schemas.openxmlformats.org/officeDocument/2006/relationships/image" Target="media/image79.emf"/><Relationship Id="rId112" Type="http://schemas.openxmlformats.org/officeDocument/2006/relationships/image" Target="media/image102.emf"/><Relationship Id="rId133" Type="http://schemas.openxmlformats.org/officeDocument/2006/relationships/image" Target="media/image123.emf"/><Relationship Id="rId154" Type="http://schemas.openxmlformats.org/officeDocument/2006/relationships/image" Target="media/image144.emf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emf"/><Relationship Id="rId102" Type="http://schemas.openxmlformats.org/officeDocument/2006/relationships/image" Target="media/image92.emf"/><Relationship Id="rId123" Type="http://schemas.openxmlformats.org/officeDocument/2006/relationships/image" Target="media/image113.emf"/><Relationship Id="rId144" Type="http://schemas.openxmlformats.org/officeDocument/2006/relationships/image" Target="media/image134.png"/><Relationship Id="rId90" Type="http://schemas.openxmlformats.org/officeDocument/2006/relationships/image" Target="media/image80.emf"/><Relationship Id="rId165" Type="http://schemas.openxmlformats.org/officeDocument/2006/relationships/image" Target="media/image155.emf"/><Relationship Id="rId27" Type="http://schemas.openxmlformats.org/officeDocument/2006/relationships/image" Target="media/image17.emf"/><Relationship Id="rId48" Type="http://schemas.openxmlformats.org/officeDocument/2006/relationships/image" Target="media/image38.png"/><Relationship Id="rId69" Type="http://schemas.openxmlformats.org/officeDocument/2006/relationships/image" Target="media/image59.emf"/><Relationship Id="rId113" Type="http://schemas.openxmlformats.org/officeDocument/2006/relationships/image" Target="media/image103.emf"/><Relationship Id="rId134" Type="http://schemas.openxmlformats.org/officeDocument/2006/relationships/image" Target="media/image124.emf"/><Relationship Id="rId80" Type="http://schemas.openxmlformats.org/officeDocument/2006/relationships/image" Target="media/image70.emf"/><Relationship Id="rId155" Type="http://schemas.openxmlformats.org/officeDocument/2006/relationships/image" Target="media/image145.emf"/><Relationship Id="rId17" Type="http://schemas.openxmlformats.org/officeDocument/2006/relationships/image" Target="media/image7.emf"/><Relationship Id="rId38" Type="http://schemas.openxmlformats.org/officeDocument/2006/relationships/image" Target="media/image28.emf"/><Relationship Id="rId59" Type="http://schemas.openxmlformats.org/officeDocument/2006/relationships/image" Target="media/image49.emf"/><Relationship Id="rId103" Type="http://schemas.openxmlformats.org/officeDocument/2006/relationships/image" Target="media/image93.emf"/><Relationship Id="rId124" Type="http://schemas.openxmlformats.org/officeDocument/2006/relationships/image" Target="media/image11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14E29-983F-4FF8-AC19-46AA8BB85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4273936634</TotalTime>
  <Pages>229</Pages>
  <Words>12509</Words>
  <Characters>71304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Tian-Ren</cp:lastModifiedBy>
  <cp:revision>163</cp:revision>
  <dcterms:created xsi:type="dcterms:W3CDTF">2009-11-10T08:04:00Z</dcterms:created>
  <dcterms:modified xsi:type="dcterms:W3CDTF">2017-02-15T05:29:00Z</dcterms:modified>
</cp:coreProperties>
</file>